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ind w:right="-4140"/>
        <w:rPr>
          <w:ins w:author="Anonymous" w:id="10" w:date="2022-10-31T12:35:10Z"/>
          <w:del w:author="Kort Danbert" w:id="9" w:date="2024-05-21T20:06:56Z"/>
        </w:rPr>
        <w:pPrChange w:author="Leonardo Dos Santos" w:id="0" w:date="2025-05-13T12:48:52Z">
          <w:pPr/>
        </w:pPrChange>
      </w:pPr>
      <w:ins w:author="Anonymous" w:id="2" w:date="2024-05-22T01:22:00Z">
        <w:del w:author="Pete Bloomfield" w:id="3" w:date="2025-02-23T18:29:05Z">
          <w:r w:rsidDel="00000000" w:rsidR="00000000" w:rsidRPr="00000000">
            <w:rPr>
              <w:rtl w:val="0"/>
            </w:rPr>
            <w:delText xml:space="preserve"> </w:delText>
          </w:r>
        </w:del>
      </w:ins>
      <w:del w:author="Pete Bloomfield" w:id="3" w:date="2025-02-23T18:29:05Z"/>
      <w:ins w:author="tommy" w:id="4" w:date="2025-01-20T06:27:49Z">
        <w:del w:author="Pete Bloomfield" w:id="3" w:date="2025-02-23T18:29:05Z">
          <w:r w:rsidDel="00000000" w:rsidR="00000000" w:rsidRPr="00000000">
            <w:rPr>
              <w:rtl w:val="0"/>
            </w:rPr>
            <w:delText xml:space="preserve">O</w:delText>
          </w:r>
        </w:del>
      </w:ins>
      <w:del w:author="Pete Bloomfield" w:id="3" w:date="2025-02-23T18:29:05Z"/>
      <w:ins w:author="Albert Baldwin" w:id="5" w:date="2023-07-24T20:14:07Z">
        <w:del w:author="Pete Bloomfield" w:id="3" w:date="2025-02-23T18:29:05Z">
          <w:r w:rsidDel="00000000" w:rsidR="00000000" w:rsidRPr="00000000">
            <w:rPr>
              <w:rtl w:val="0"/>
              <w:rPrChange w:author="Albert Baldwin" w:id="6" w:date="2023-07-24T20:14:07Z">
                <w:rPr/>
              </w:rPrChange>
            </w:rPr>
            <w:delText xml:space="preserve">o</w:delText>
          </w:r>
          <w:r w:rsidDel="00000000" w:rsidR="00000000" w:rsidRPr="00000000">
            <w:rPr>
              <w:rtl w:val="0"/>
              <w:rPrChange w:author="Albert Baldwin" w:id="6" w:date="2023-07-24T20:14:07Z">
                <w:rPr/>
              </w:rPrChange>
            </w:rPr>
            <w:delText xml:space="preserve">k</w:delText>
          </w:r>
        </w:del>
      </w:ins>
      <w:del w:author="Pete Bloomfield" w:id="3" w:date="2025-02-23T18:29:05Z"/>
      <w:ins w:author="tommy" w:id="7" w:date="2025-01-20T06:27:44Z">
        <w:del w:author="Pete Bloomfield" w:id="3" w:date="2025-02-23T18:29:05Z">
          <w:r w:rsidDel="00000000" w:rsidR="00000000" w:rsidRPr="00000000">
            <w:rPr>
              <w:rtl w:val="0"/>
            </w:rPr>
            <w:delText xml:space="preserve"> </w:delText>
          </w:r>
        </w:del>
      </w:ins>
      <w:ins w:author="Abdul-Aziz Talibah" w:id="8" w:date="2025-03-30T00:48:18Z">
        <w:del w:author="Kort Danbert" w:id="9" w:date="2024-05-21T20:06:56Z">
          <w:r w:rsidDel="00000000" w:rsidR="00000000" w:rsidRPr="00000000">
            <w:rPr>
              <w:rtl w:val="0"/>
            </w:rPr>
            <w:delText xml:space="preserve">rry potter</w:delText>
          </w:r>
        </w:del>
      </w:ins>
      <w:del w:author="Kort Danbert" w:id="9" w:date="2024-05-21T20:06:56Z"/>
      <w:ins w:author="Anonymous" w:id="10" w:date="2022-10-31T12:35:10Z">
        <w:del w:author="Kort Danbert" w:id="9" w:date="2024-05-21T20:06:56Z">
          <w:r w:rsidDel="00000000" w:rsidR="00000000" w:rsidRPr="00000000">
            <w:rPr>
              <w:rtl w:val="0"/>
            </w:rPr>
          </w:r>
        </w:del>
      </w:ins>
    </w:p>
    <w:tbl>
      <w:tblPr>
        <w:tblStyle w:val="Table1"/>
        <w:tblW w:w="8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6.9834594726562"/>
        <w:gridCol w:w="6753.016540527344"/>
        <w:tblGridChange w:id="0">
          <w:tblGrid>
            <w:gridCol w:w="1346.9834594726562"/>
            <w:gridCol w:w="6753.016540527344"/>
          </w:tblGrid>
        </w:tblGridChange>
      </w:tblGrid>
      <w:tr>
        <w:trPr>
          <w:cantSplit w:val="0"/>
          <w:tblHeader w:val="0"/>
          <w:ins w:author="Anonymous" w:id="10" w:date="2022-10-31T12:35:10Z"/>
          <w:del w:author="Kort Danbert" w:id="9" w:date="2024-05-21T20:06:56Z"/>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Anonymous" w:id="10" w:date="2022-10-31T12:35:10Z"/>
                <w:del w:author="Kort Danbert" w:id="9" w:date="2024-05-21T20:06:56Z"/>
                <w:rPrChange w:author="Anonymous" w:id="12" w:date="2022-10-31T12:35:10Z">
                  <w:rPr/>
                </w:rPrChange>
              </w:rPr>
            </w:pPr>
            <w:ins w:author="Anonymous" w:id="10" w:date="2022-10-31T12:35:10Z">
              <w:del w:author="Kort Danbert" w:id="9" w:date="2024-05-21T20:06:56Z">
                <w:r w:rsidDel="00000000" w:rsidR="00000000" w:rsidRPr="00000000">
                  <w:rPr>
                    <w:b w:val="1"/>
                    <w:rtl w:val="0"/>
                    <w:rPrChange w:author="Anonymous" w:id="12" w:date="2022-10-31T12:35:10Z">
                      <w:rPr/>
                    </w:rPrChange>
                  </w:rPr>
                  <w:delText xml:space="preserve">To</w:delText>
                </w:r>
                <w:r w:rsidDel="00000000" w:rsidR="00000000" w:rsidRPr="00000000">
                  <w:rPr>
                    <w:rtl w:val="0"/>
                  </w:rPr>
                </w:r>
              </w:del>
            </w:ins>
          </w:p>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10" w:date="2022-10-31T12:35:10Z"/>
                <w:del w:author="Kort Danbert" w:id="9" w:date="2024-05-21T20:06:56Z"/>
                <w:rPrChange w:author="Anonymous" w:id="12" w:date="2022-10-31T12:35:10Z">
                  <w:rPr/>
                </w:rPrChange>
              </w:rPr>
            </w:pPr>
            <w:ins w:author="Anonymous" w:id="10" w:date="2022-10-31T12:35:10Z">
              <w:del w:author="Kort Danbert" w:id="9" w:date="2024-05-21T20:06:56Z">
                <w:r w:rsidDel="00000000" w:rsidR="00000000" w:rsidRPr="00000000">
                  <w:rPr>
                    <w:rtl w:val="0"/>
                    <w:rPrChange w:author="Anonymous" w:id="12" w:date="2022-10-31T12:35:10Z">
                      <w:rPr/>
                    </w:rPrChange>
                  </w:rPr>
                  <w:delText xml:space="preserve">D</w:delText>
                </w:r>
                <w:r w:rsidDel="00000000" w:rsidR="00000000" w:rsidRPr="00000000">
                  <w:rPr>
                    <w:rtl w:val="0"/>
                  </w:rPr>
                </w:r>
              </w:del>
            </w:ins>
          </w:p>
        </w:tc>
      </w:tr>
      <w:tr>
        <w:trPr>
          <w:cantSplit w:val="0"/>
          <w:tblHeader w:val="0"/>
          <w:ins w:author="Anonymous" w:id="10" w:date="2022-10-31T12:35:10Z"/>
          <w:del w:author="Kort Danbert" w:id="9" w:date="2024-05-21T20:06:56Z"/>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Anonymous" w:id="10" w:date="2022-10-31T12:35:10Z"/>
                <w:del w:author="Kort Danbert" w:id="9" w:date="2024-05-21T20:06:56Z"/>
                <w:rPrChange w:author="Anonymous" w:id="12" w:date="2022-10-31T12:35:10Z">
                  <w:rPr/>
                </w:rPrChange>
              </w:rPr>
            </w:pPr>
            <w:ins w:author="Anonymous" w:id="10" w:date="2022-10-31T12:35:10Z">
              <w:del w:author="Kort Danbert" w:id="9" w:date="2024-05-21T20:06:56Z">
                <w:r w:rsidDel="00000000" w:rsidR="00000000" w:rsidRPr="00000000">
                  <w:rPr>
                    <w:b w:val="1"/>
                    <w:rtl w:val="0"/>
                    <w:rPrChange w:author="Anonymous" w:id="12" w:date="2022-10-31T12:35:10Z">
                      <w:rPr/>
                    </w:rPrChange>
                  </w:rPr>
                  <w:delText xml:space="preserve">Cc</w:delText>
                </w:r>
                <w:r w:rsidDel="00000000" w:rsidR="00000000" w:rsidRPr="00000000">
                  <w:rPr>
                    <w:rtl w:val="0"/>
                  </w:rPr>
                </w:r>
              </w:del>
            </w:ins>
          </w:p>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10" w:date="2022-10-31T12:35:10Z"/>
                <w:del w:author="Kort Danbert" w:id="9" w:date="2024-05-21T20:06:56Z"/>
                <w:rPrChange w:author="Anonymous" w:id="12" w:date="2022-10-31T12:35:10Z">
                  <w:rPr/>
                </w:rPrChange>
              </w:rPr>
            </w:pPr>
            <w:ins w:author="Anonymous" w:id="10" w:date="2022-10-31T12:35:10Z">
              <w:del w:author="Kort Danbert" w:id="9" w:date="2024-05-21T20:06:56Z">
                <w:r w:rsidDel="00000000" w:rsidR="00000000" w:rsidRPr="00000000">
                  <w:rPr>
                    <w:rtl w:val="0"/>
                  </w:rPr>
                </w:r>
              </w:del>
            </w:ins>
          </w:p>
        </w:tc>
      </w:tr>
      <w:tr>
        <w:trPr>
          <w:cantSplit w:val="0"/>
          <w:tblHeader w:val="0"/>
          <w:ins w:author="Anonymous" w:id="10" w:date="2022-10-31T12:35:10Z"/>
          <w:del w:author="Kort Danbert" w:id="9" w:date="2024-05-21T20:06:56Z"/>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Anonymous" w:id="10" w:date="2022-10-31T12:35:10Z"/>
                <w:del w:author="Kort Danbert" w:id="9" w:date="2024-05-21T20:06:56Z"/>
                <w:rPrChange w:author="Anonymous" w:id="12" w:date="2022-10-31T12:35:10Z">
                  <w:rPr/>
                </w:rPrChange>
              </w:rPr>
            </w:pPr>
            <w:ins w:author="Anonymous" w:id="10" w:date="2022-10-31T12:35:10Z">
              <w:del w:author="Kort Danbert" w:id="9" w:date="2024-05-21T20:06:56Z">
                <w:r w:rsidDel="00000000" w:rsidR="00000000" w:rsidRPr="00000000">
                  <w:rPr>
                    <w:b w:val="1"/>
                    <w:rtl w:val="0"/>
                    <w:rPrChange w:author="Anonymous" w:id="12" w:date="2022-10-31T12:35:10Z">
                      <w:rPr/>
                    </w:rPrChange>
                  </w:rPr>
                  <w:delText xml:space="preserve">Bcc</w:delText>
                </w:r>
                <w:r w:rsidDel="00000000" w:rsidR="00000000" w:rsidRPr="00000000">
                  <w:rPr>
                    <w:rtl w:val="0"/>
                  </w:rPr>
                </w:r>
              </w:del>
            </w:ins>
          </w:p>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10" w:date="2022-10-31T12:35:10Z"/>
                <w:del w:author="Kort Danbert" w:id="9" w:date="2024-05-21T20:06:56Z"/>
                <w:rPrChange w:author="Anonymous" w:id="12" w:date="2022-10-31T12:35:10Z">
                  <w:rPr/>
                </w:rPrChange>
              </w:rPr>
            </w:pPr>
            <w:ins w:author="Anonymous" w:id="10" w:date="2022-10-31T12:35:10Z">
              <w:del w:author="Kort Danbert" w:id="9" w:date="2024-05-21T20:06:56Z">
                <w:r w:rsidDel="00000000" w:rsidR="00000000" w:rsidRPr="00000000">
                  <w:rPr>
                    <w:rtl w:val="0"/>
                  </w:rPr>
                </w:r>
              </w:del>
            </w:ins>
          </w:p>
        </w:tc>
      </w:tr>
      <w:tr>
        <w:trPr>
          <w:cantSplit w:val="0"/>
          <w:tblHeader w:val="0"/>
          <w:ins w:author="Anonymous" w:id="10" w:date="2022-10-31T12:35:10Z"/>
          <w:del w:author="Kort Danbert" w:id="9" w:date="2024-05-21T20:06:56Z"/>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Anonymous" w:id="10" w:date="2022-10-31T12:35:10Z"/>
                <w:del w:author="Kort Danbert" w:id="9" w:date="2024-05-21T20:06:56Z"/>
                <w:rPrChange w:author="Anonymous" w:id="12" w:date="2022-10-31T12:35:10Z">
                  <w:rPr/>
                </w:rPrChange>
              </w:rPr>
            </w:pPr>
            <w:ins w:author="Anonymous" w:id="10" w:date="2022-10-31T12:35:10Z">
              <w:del w:author="Kort Danbert" w:id="9" w:date="2024-05-21T20:06:56Z">
                <w:r w:rsidDel="00000000" w:rsidR="00000000" w:rsidRPr="00000000">
                  <w:rPr>
                    <w:b w:val="1"/>
                    <w:rtl w:val="0"/>
                    <w:rPrChange w:author="Anonymous" w:id="12" w:date="2022-10-31T12:35:10Z">
                      <w:rPr/>
                    </w:rPrChange>
                  </w:rPr>
                  <w:delText xml:space="preserve">Subject</w:delText>
                </w:r>
                <w:r w:rsidDel="00000000" w:rsidR="00000000" w:rsidRPr="00000000">
                  <w:rPr>
                    <w:rtl w:val="0"/>
                  </w:rPr>
                </w:r>
              </w:del>
            </w:ins>
          </w:p>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10" w:date="2022-10-31T12:35:10Z"/>
                <w:del w:author="Kort Danbert" w:id="9" w:date="2024-05-21T20:06:56Z"/>
                <w:rPrChange w:author="Anonymous" w:id="12" w:date="2022-10-31T12:35:10Z">
                  <w:rPr/>
                </w:rPrChange>
              </w:rPr>
            </w:pPr>
            <w:ins w:author="Anonymous" w:id="10" w:date="2022-10-31T12:35:10Z">
              <w:del w:author="Kort Danbert" w:id="9" w:date="2024-05-21T20:06:56Z">
                <w:r w:rsidDel="00000000" w:rsidR="00000000" w:rsidRPr="00000000">
                  <w:rPr>
                    <w:rtl w:val="0"/>
                  </w:rPr>
                </w:r>
              </w:del>
            </w:ins>
          </w:p>
        </w:tc>
      </w:tr>
      <w:tr>
        <w:trPr>
          <w:cantSplit w:val="0"/>
          <w:trHeight w:val="2000" w:hRule="atLeast"/>
          <w:tblHeader w:val="0"/>
          <w:ins w:author="Anonymous" w:id="10" w:date="2022-10-31T12:35:10Z"/>
          <w:del w:author="Kort Danbert" w:id="9" w:date="2024-05-21T20:06:56Z"/>
        </w:trPr>
        <w:tc>
          <w:tcPr>
            <w:gridSpan w:val="2"/>
            <w:tcBorders>
              <w:top w:color="bdc1c6" w:space="0" w:sz="8" w:val="single"/>
              <w:left w:color="000000" w:space="0" w:sz="0" w:val="nil"/>
              <w:bottom w:color="bdc1c6" w:space="0" w:sz="8" w:val="single"/>
              <w:right w:color="bdc1c6" w:space="0" w:sz="8" w:val="single"/>
            </w:tcBorders>
            <w:shd w:fill="auto" w:val="clear"/>
            <w:tcMar>
              <w:top w:w="144.0" w:type="dxa"/>
              <w:left w:w="144.0" w:type="dxa"/>
              <w:bottom w:w="144.0" w:type="dxa"/>
              <w:right w:w="144.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10" w:date="2022-10-31T12:35:10Z"/>
                <w:del w:author="Kort Danbert" w:id="9" w:date="2024-05-21T20:06:56Z"/>
                <w:color w:val="222222"/>
                <w:sz w:val="20"/>
                <w:szCs w:val="20"/>
                <w:rPrChange w:author="Anonymous" w:id="12" w:date="2022-10-31T12:35:10Z">
                  <w:rPr/>
                </w:rPrChange>
              </w:rPr>
            </w:pPr>
            <w:ins w:author="Anonymous" w:id="10" w:date="2022-10-31T12:35:10Z">
              <w:del w:author="Kort Danbert" w:id="9" w:date="2024-05-21T20:06:56Z">
                <w:r w:rsidDel="00000000" w:rsidR="00000000" w:rsidRPr="00000000">
                  <w:rPr>
                    <w:rtl w:val="0"/>
                  </w:rPr>
                </w:r>
              </w:del>
            </w:ins>
          </w:p>
        </w:tc>
      </w:tr>
    </w:tbl>
    <w:p w:rsidR="00000000" w:rsidDel="00000000" w:rsidP="00000000" w:rsidRDefault="00000000" w:rsidRPr="00000000" w14:paraId="0000000C">
      <w:pPr>
        <w:rPr>
          <w:ins w:author="Mateus Belmond" w:id="13" w:date="2022-05-01T12:17:35Z"/>
          <w:del w:author="Kort Danbert" w:id="9" w:date="2024-05-21T20:06:56Z"/>
          <w:rPrChange w:author="Anonymous" w:id="12" w:date="2022-10-31T12:35:10Z">
            <w:rPr/>
          </w:rPrChange>
        </w:rPr>
        <w:pPrChange w:author="Anonymous" w:id="0" w:date="2022-10-31T12:35:10Z">
          <w:pPr>
            <w:pageBreakBefore w:val="0"/>
            <w:ind w:left="2880" w:firstLine="720"/>
            <w:jc w:val="center"/>
          </w:pPr>
        </w:pPrChange>
      </w:pPr>
      <w:ins w:author="Mateus Belmond" w:id="13" w:date="2022-05-01T12:17:35Z">
        <w:del w:author="Kort Danbert" w:id="9" w:date="2024-05-21T20:06:56Z">
          <w:r w:rsidDel="00000000" w:rsidR="00000000" w:rsidRPr="00000000">
            <w:rPr>
              <w:rtl w:val="0"/>
            </w:rPr>
          </w:r>
        </w:del>
      </w:ins>
    </w:p>
    <w:p w:rsidR="00000000" w:rsidDel="00000000" w:rsidP="00000000" w:rsidRDefault="00000000" w:rsidRPr="00000000" w14:paraId="0000000D">
      <w:pPr>
        <w:pageBreakBefore w:val="0"/>
        <w:ind w:left="2880" w:firstLine="720"/>
        <w:jc w:val="center"/>
        <w:rPr>
          <w:ins w:author="Zym Makinano" w:id="14" w:date="2022-02-21T12:38:21Z"/>
          <w:del w:author="Kort Danbert" w:id="9" w:date="2024-05-21T20:06:56Z"/>
          <w:b w:val="1"/>
          <w:rPrChange w:author="Zym Makinano" w:id="15" w:date="2022-02-21T12:38:21Z">
            <w:rPr/>
          </w:rPrChange>
        </w:rPr>
      </w:pPr>
      <w:ins w:author="Zym Makinano" w:id="14" w:date="2022-02-21T12:38:21Z">
        <w:del w:author="Kort Danbert" w:id="9" w:date="2024-05-21T20:06:56Z">
          <w:r w:rsidDel="00000000" w:rsidR="00000000" w:rsidRPr="00000000">
            <w:rPr>
              <w:rtl w:val="0"/>
            </w:rPr>
          </w:r>
        </w:del>
      </w:ins>
    </w:p>
    <w:p w:rsidR="00000000" w:rsidDel="00000000" w:rsidP="00000000" w:rsidRDefault="00000000" w:rsidRPr="00000000" w14:paraId="0000000E">
      <w:pPr>
        <w:pageBreakBefore w:val="0"/>
        <w:ind w:left="3600" w:firstLine="720"/>
        <w:jc w:val="center"/>
        <w:rPr>
          <w:b w:val="1"/>
        </w:rPr>
        <w:pPrChange w:author="Zym Makinano" w:id="0" w:date="2022-02-21T12:38:15Z">
          <w:pPr>
            <w:pageBreakBefore w:val="0"/>
          </w:pPr>
        </w:pPrChange>
      </w:pPr>
      <w:ins w:author="Caina Santana" w:id="16" w:date="2022-01-27T00:13:50Z">
        <w:r w:rsidDel="00000000" w:rsidR="00000000" w:rsidRPr="00000000">
          <w:rPr>
            <w:b w:val="1"/>
            <w:rtl w:val="0"/>
            <w:rPrChange w:author="Caina Santana" w:id="17" w:date="2022-01-27T00:13:50Z">
              <w:rPr/>
            </w:rPrChange>
          </w:rPr>
          <w:t xml:space="preserve">   </w:t>
        </w:r>
      </w:ins>
      <w:bookmarkStart w:colFirst="0" w:colLast="0" w:name="kix.pl4epvrjkswz" w:id="0"/>
      <w:bookmarkEnd w:id="0"/>
      <w:r w:rsidDel="00000000" w:rsidR="00000000" w:rsidRPr="00000000">
        <w:rPr>
          <w:b w:val="1"/>
          <w:rtl w:val="0"/>
        </w:rPr>
        <w:t xml:space="preserve">The Divine Hoard v2 (1195+ Perks)</w:t>
      </w:r>
    </w:p>
    <w:p w:rsidR="00000000" w:rsidDel="00000000" w:rsidP="00000000" w:rsidRDefault="00000000" w:rsidRPr="00000000" w14:paraId="0000000F">
      <w:pPr>
        <w:pageBreakBefore w:val="0"/>
        <w:ind w:left="720" w:right="-1440" w:firstLine="0"/>
        <w:rPr>
          <w:ins w:author="Mélanie Sotteau" w:id="19" w:date="2021-03-26T13:51:07Z"/>
          <w:rPrChange w:author="Mélanie Sotteau" w:id="20" w:date="2021-03-26T13:51:07Z">
            <w:rPr>
              <w:b w:val="1"/>
            </w:rPr>
          </w:rPrChange>
        </w:rPr>
        <w:pPrChange w:author="Dương VH" w:id="0" w:date="2021-09-01T03:13:16Z">
          <w:pPr>
            <w:pageBreakBefore w:val="0"/>
          </w:pPr>
        </w:pPrChange>
      </w:pPr>
      <w:ins w:author="Mélanie Sotteau" w:id="19" w:date="2021-03-26T13:51:07Z">
        <w:r w:rsidDel="00000000" w:rsidR="00000000" w:rsidRPr="00000000">
          <w:rPr>
            <w:rtl w:val="0"/>
            <w:rPrChange w:author="Mélanie Sotteau" w:id="20" w:date="2021-03-26T13:51:07Z">
              <w:rPr>
                <w:b w:val="1"/>
              </w:rPr>
            </w:rPrChange>
          </w:rPr>
          <w:tab/>
          <w:tab/>
          <w:tab/>
        </w:r>
      </w:ins>
    </w:p>
    <w:p w:rsidR="00000000" w:rsidDel="00000000" w:rsidP="00000000" w:rsidRDefault="00000000" w:rsidRPr="00000000" w14:paraId="00000010">
      <w:pPr>
        <w:pageBreakBefore w:val="0"/>
        <w:rPr/>
      </w:pPr>
      <w:ins w:author="Mélanie Sotteau" w:id="19" w:date="2021-03-26T13:51:07Z">
        <w:r w:rsidDel="00000000" w:rsidR="00000000" w:rsidRPr="00000000">
          <w:rPr>
            <w:rtl w:val="0"/>
            <w:rPrChange w:author="Mélanie Sotteau" w:id="20" w:date="2021-03-26T13:51:07Z">
              <w:rPr>
                <w:b w:val="1"/>
              </w:rPr>
            </w:rPrChange>
          </w:rPr>
          <w:tab/>
          <w:tab/>
          <w:tab/>
          <w:tab/>
          <w:tab/>
          <w:tab/>
          <w:tab/>
          <w:tab/>
          <w:tab/>
          <w:tab/>
          <w:tab/>
        </w:r>
      </w:ins>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t xml:space="preserve">Contents</w:t>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numPr>
          <w:ilvl w:val="0"/>
          <w:numId w:val="2"/>
        </w:numPr>
        <w:ind w:left="720" w:hanging="360"/>
        <w:rPr/>
      </w:pPr>
      <w:hyperlink w:anchor="kix.9ra5rm5fgdd5">
        <w:r w:rsidDel="00000000" w:rsidR="00000000" w:rsidRPr="00000000">
          <w:rPr>
            <w:color w:val="1155cc"/>
            <w:u w:val="single"/>
            <w:rtl w:val="0"/>
          </w:rPr>
          <w:t xml:space="preserve">Warehouse</w:t>
        </w:r>
      </w:hyperlink>
      <w:r w:rsidDel="00000000" w:rsidR="00000000" w:rsidRPr="00000000">
        <w:rPr>
          <w:rtl w:val="0"/>
        </w:rPr>
        <w:tab/>
        <w:tab/>
        <w:tab/>
        <w:br w:type="textWrapping"/>
        <w:t xml:space="preserve">(</w:t>
      </w:r>
      <w:ins w:author="Dương VH" w:id="22" w:date="2021-08-25T09:50:01Z">
        <w:r w:rsidDel="00000000" w:rsidR="00000000" w:rsidRPr="00000000">
          <w:rPr>
            <w:rtl w:val="0"/>
          </w:rPr>
          <w:t xml:space="preserve">10</w:t>
        </w:r>
      </w:ins>
      <w:ins w:author="Isaiah Perez" w:id="23" w:date="2021-10-20T05:13:53Z">
        <w:r w:rsidDel="00000000" w:rsidR="00000000" w:rsidRPr="00000000">
          <w:rPr>
            <w:rtl w:val="0"/>
          </w:rPr>
          <w:t xml:space="preserve">7</w:t>
        </w:r>
      </w:ins>
      <w:ins w:author="Dương VH" w:id="22" w:date="2021-08-25T09:50:01Z">
        <w:del w:author="Isaiah Perez" w:id="23" w:date="2021-10-20T05:13:53Z">
          <w:r w:rsidDel="00000000" w:rsidR="00000000" w:rsidRPr="00000000">
            <w:rPr>
              <w:rtl w:val="0"/>
            </w:rPr>
            <w:delText xml:space="preserve">6</w:delText>
          </w:r>
        </w:del>
      </w:ins>
      <w:del w:author="Dương VH" w:id="22" w:date="2021-08-25T09:50:01Z">
        <w:r w:rsidDel="00000000" w:rsidR="00000000" w:rsidRPr="00000000">
          <w:rPr>
            <w:rtl w:val="0"/>
          </w:rPr>
          <w:delText xml:space="preserve">104</w:delText>
        </w:r>
      </w:del>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14">
      <w:pPr>
        <w:pageBreakBefore w:val="0"/>
        <w:numPr>
          <w:ilvl w:val="0"/>
          <w:numId w:val="2"/>
        </w:numPr>
        <w:ind w:left="720" w:hanging="360"/>
        <w:rPr/>
      </w:pPr>
      <w:ins w:author="Pedro Gabriel Coutinho 2018" w:id="24" w:date="2025-09-21T23:25:38Z">
        <w:r w:rsidDel="00000000" w:rsidR="00000000" w:rsidRPr="00000000">
          <w:rPr>
            <w:color w:val="1155cc"/>
            <w:u w:val="single"/>
            <w:rtl w:val="0"/>
            <w:rPrChange w:author="Pedro Gabriel Coutinho 2018" w:id="25" w:date="2025-09-21T23:25:38Z">
              <w:rPr/>
            </w:rPrChange>
          </w:rPr>
          <w:t xml:space="preserve">8</w:t>
        </w:r>
      </w:ins>
      <w:hyperlink w:anchor="kix.yc2l98yliejr">
        <w:r w:rsidDel="00000000" w:rsidR="00000000" w:rsidRPr="00000000">
          <w:rPr>
            <w:color w:val="1155cc"/>
            <w:u w:val="single"/>
            <w:rtl w:val="0"/>
          </w:rPr>
          <w:t xml:space="preserve">Equipment</w:t>
        </w:r>
      </w:hyperlink>
      <w:r w:rsidDel="00000000" w:rsidR="00000000" w:rsidRPr="00000000">
        <w:rPr>
          <w:rtl w:val="0"/>
        </w:rPr>
        <w:tab/>
        <w:tab/>
        <w:tab/>
        <w:br w:type="textWrapping"/>
        <w:t xml:space="preserve">(1</w:t>
      </w:r>
      <w:ins w:author="Dương VH" w:id="26" w:date="2021-10-04T14:53:49Z">
        <w:r w:rsidDel="00000000" w:rsidR="00000000" w:rsidRPr="00000000">
          <w:rPr>
            <w:rtl w:val="0"/>
          </w:rPr>
          <w:t xml:space="preserve">3</w:t>
        </w:r>
      </w:ins>
      <w:ins w:author="Poqrik Helix" w:id="27" w:date="2022-01-23T22:08:23Z">
        <w:r w:rsidDel="00000000" w:rsidR="00000000" w:rsidRPr="00000000">
          <w:rPr>
            <w:rtl w:val="0"/>
          </w:rPr>
          <w:t xml:space="preserve">9</w:t>
        </w:r>
      </w:ins>
      <w:ins w:author="Dương VH" w:id="26" w:date="2021-10-04T14:53:49Z"/>
      <w:ins w:author="Isaiah Perez" w:id="28" w:date="2021-10-20T00:14:09Z">
        <w:del w:author="Poqrik Helix" w:id="27" w:date="2022-01-23T22:08:23Z">
          <w:r w:rsidDel="00000000" w:rsidR="00000000" w:rsidRPr="00000000">
            <w:rPr>
              <w:rtl w:val="0"/>
            </w:rPr>
            <w:delText xml:space="preserve">8</w:delText>
          </w:r>
        </w:del>
      </w:ins>
      <w:ins w:author="Dương VH" w:id="26" w:date="2021-10-04T14:53:49Z">
        <w:del w:author="Isaiah Perez" w:id="28" w:date="2021-10-20T00:14:09Z">
          <w:r w:rsidDel="00000000" w:rsidR="00000000" w:rsidRPr="00000000">
            <w:rPr>
              <w:rtl w:val="0"/>
            </w:rPr>
            <w:delText xml:space="preserve">0</w:delText>
          </w:r>
        </w:del>
      </w:ins>
      <w:del w:author="Dương VH" w:id="26" w:date="2021-10-04T14:53:49Z">
        <w:r w:rsidDel="00000000" w:rsidR="00000000" w:rsidRPr="00000000">
          <w:rPr>
            <w:rtl w:val="0"/>
          </w:rPr>
          <w:delText xml:space="preserve">28</w:delText>
        </w:r>
      </w:del>
      <w:r w:rsidDel="00000000" w:rsidR="00000000" w:rsidRPr="00000000">
        <w:rPr>
          <w:rtl w:val="0"/>
        </w:rPr>
        <w:t xml:space="preserve">)...................................................................................26</w:t>
      </w:r>
    </w:p>
    <w:p w:rsidR="00000000" w:rsidDel="00000000" w:rsidP="00000000" w:rsidRDefault="00000000" w:rsidRPr="00000000" w14:paraId="00000015">
      <w:pPr>
        <w:pageBreakBefore w:val="0"/>
        <w:numPr>
          <w:ilvl w:val="0"/>
          <w:numId w:val="2"/>
        </w:numPr>
        <w:ind w:left="720" w:hanging="360"/>
        <w:rPr/>
      </w:pPr>
      <w:hyperlink w:anchor="kix.w4421vrq8i53">
        <w:r w:rsidDel="00000000" w:rsidR="00000000" w:rsidRPr="00000000">
          <w:rPr>
            <w:color w:val="1155cc"/>
            <w:u w:val="single"/>
            <w:rtl w:val="0"/>
          </w:rPr>
          <w:t xml:space="preserve">Superpowers</w:t>
        </w:r>
      </w:hyperlink>
      <w:r w:rsidDel="00000000" w:rsidR="00000000" w:rsidRPr="00000000">
        <w:rPr>
          <w:rtl w:val="0"/>
        </w:rPr>
        <w:tab/>
        <w:tab/>
        <w:tab/>
        <w:br w:type="textWrapping"/>
        <w:t xml:space="preserve">(16</w:t>
      </w:r>
      <w:ins w:author="Dương VH" w:id="29" w:date="2022-03-03T09:17:17Z">
        <w:r w:rsidDel="00000000" w:rsidR="00000000" w:rsidRPr="00000000">
          <w:rPr>
            <w:rtl w:val="0"/>
          </w:rPr>
          <w:t xml:space="preserve">2</w:t>
        </w:r>
      </w:ins>
      <w:ins w:author="Isaiah Perez" w:id="30" w:date="2021-10-19T02:23:57Z">
        <w:del w:author="Dương VH" w:id="29" w:date="2022-03-03T09:17:17Z">
          <w:r w:rsidDel="00000000" w:rsidR="00000000" w:rsidRPr="00000000">
            <w:rPr>
              <w:rtl w:val="0"/>
            </w:rPr>
            <w:delText xml:space="preserve">1</w:delText>
          </w:r>
        </w:del>
      </w:ins>
      <w:del w:author="Isaiah Perez" w:id="30" w:date="2021-10-19T02:23:57Z">
        <w:r w:rsidDel="00000000" w:rsidR="00000000" w:rsidRPr="00000000">
          <w:rPr>
            <w:rtl w:val="0"/>
          </w:rPr>
          <w:delText xml:space="preserve">0</w:delText>
        </w:r>
      </w:del>
      <w:r w:rsidDel="00000000" w:rsidR="00000000" w:rsidRPr="00000000">
        <w:rPr>
          <w:rtl w:val="0"/>
        </w:rPr>
        <w:t xml:space="preserve">)...................................................................................49</w:t>
      </w:r>
    </w:p>
    <w:p w:rsidR="00000000" w:rsidDel="00000000" w:rsidP="00000000" w:rsidRDefault="00000000" w:rsidRPr="00000000" w14:paraId="00000016">
      <w:pPr>
        <w:pageBreakBefore w:val="0"/>
        <w:numPr>
          <w:ilvl w:val="0"/>
          <w:numId w:val="2"/>
        </w:numPr>
        <w:ind w:left="720" w:hanging="360"/>
        <w:rPr/>
      </w:pPr>
      <w:hyperlink w:anchor="kix.va76tnb53cze">
        <w:r w:rsidDel="00000000" w:rsidR="00000000" w:rsidRPr="00000000">
          <w:rPr>
            <w:color w:val="1155cc"/>
            <w:u w:val="single"/>
            <w:rtl w:val="0"/>
          </w:rPr>
          <w:t xml:space="preserve">Magic</w:t>
        </w:r>
      </w:hyperlink>
      <w:r w:rsidDel="00000000" w:rsidR="00000000" w:rsidRPr="00000000">
        <w:rPr>
          <w:rtl w:val="0"/>
        </w:rPr>
        <w:tab/>
        <w:tab/>
        <w:tab/>
        <w:tab/>
        <w:br w:type="textWrapping"/>
        <w:t xml:space="preserve">(1</w:t>
      </w:r>
      <w:ins w:author="Dương VH" w:id="31" w:date="2021-10-04T14:38:11Z">
        <w:r w:rsidDel="00000000" w:rsidR="00000000" w:rsidRPr="00000000">
          <w:rPr>
            <w:rtl w:val="0"/>
          </w:rPr>
          <w:t xml:space="preserve">55</w:t>
        </w:r>
      </w:ins>
      <w:del w:author="Dương VH" w:id="31" w:date="2021-10-04T14:38:11Z">
        <w:r w:rsidDel="00000000" w:rsidR="00000000" w:rsidRPr="00000000">
          <w:rPr>
            <w:rtl w:val="0"/>
          </w:rPr>
          <w:delText xml:space="preserve">40</w:delText>
        </w:r>
      </w:del>
      <w:r w:rsidDel="00000000" w:rsidR="00000000" w:rsidRPr="00000000">
        <w:rPr>
          <w:rtl w:val="0"/>
        </w:rPr>
        <w:t xml:space="preserve">)...................................................................................85</w:t>
      </w:r>
    </w:p>
    <w:p w:rsidR="00000000" w:rsidDel="00000000" w:rsidP="00000000" w:rsidRDefault="00000000" w:rsidRPr="00000000" w14:paraId="00000017">
      <w:pPr>
        <w:pageBreakBefore w:val="0"/>
        <w:numPr>
          <w:ilvl w:val="0"/>
          <w:numId w:val="2"/>
        </w:numPr>
        <w:ind w:left="720" w:hanging="360"/>
        <w:rPr>
          <w:ins w:author="Aldar" w:id="32" w:date="2021-06-29T19:33:56Z"/>
        </w:rPr>
      </w:pPr>
      <w:hyperlink w:anchor="kix.25urskf18698">
        <w:r w:rsidDel="00000000" w:rsidR="00000000" w:rsidRPr="00000000">
          <w:rPr>
            <w:color w:val="1155cc"/>
            <w:u w:val="single"/>
            <w:rtl w:val="0"/>
          </w:rPr>
          <w:t xml:space="preserve">Comfort</w:t>
        </w:r>
      </w:hyperlink>
      <w:r w:rsidDel="00000000" w:rsidR="00000000" w:rsidRPr="00000000">
        <w:rPr>
          <w:rtl w:val="0"/>
        </w:rPr>
        <w:tab/>
        <w:tab/>
        <w:tab/>
        <w:t xml:space="preserve"> </w:t>
      </w:r>
      <w:ins w:author="Aldar" w:id="32" w:date="2021-06-29T19:33:56Z">
        <w:r w:rsidDel="00000000" w:rsidR="00000000" w:rsidRPr="00000000">
          <w:rPr>
            <w:rtl w:val="0"/>
          </w:rPr>
        </w:r>
      </w:ins>
    </w:p>
    <w:p w:rsidR="00000000" w:rsidDel="00000000" w:rsidP="00000000" w:rsidRDefault="00000000" w:rsidRPr="00000000" w14:paraId="00000018">
      <w:pPr>
        <w:pageBreakBefore w:val="0"/>
        <w:ind w:left="720" w:firstLine="0"/>
        <w:rPr>
          <w:rFonts w:ascii="Arial" w:cs="Arial" w:eastAsia="Arial" w:hAnsi="Arial"/>
          <w:b w:val="0"/>
          <w:i w:val="0"/>
          <w:smallCaps w:val="0"/>
          <w:strike w:val="0"/>
          <w:color w:val="000000"/>
          <w:sz w:val="22"/>
          <w:szCs w:val="22"/>
          <w:u w:val="none"/>
          <w:shd w:fill="auto" w:val="clear"/>
          <w:vertAlign w:val="baseline"/>
          <w:rPrChange w:author="Aldar" w:id="35" w:date="2021-06-29T19:33:58Z">
            <w:rPr/>
          </w:rPrChange>
        </w:rPr>
        <w:pPrChange w:author="Aldar" w:id="0" w:date="2021-06-29T19:33:58Z">
          <w:pPr>
            <w:pageBreakBefore w:val="0"/>
            <w:numPr>
              <w:ilvl w:val="0"/>
              <w:numId w:val="2"/>
            </w:numPr>
            <w:ind w:left="720" w:hanging="360"/>
          </w:pPr>
        </w:pPrChange>
      </w:pPr>
      <w:r w:rsidDel="00000000" w:rsidR="00000000" w:rsidRPr="00000000">
        <w:rPr>
          <w:rtl w:val="0"/>
        </w:rPr>
        <w:t xml:space="preserve">(</w:t>
      </w:r>
      <w:ins w:author="Dương VH" w:id="33" w:date="2021-08-25T09:49:34Z">
        <w:r w:rsidDel="00000000" w:rsidR="00000000" w:rsidRPr="00000000">
          <w:rPr>
            <w:rtl w:val="0"/>
          </w:rPr>
          <w:t xml:space="preserve">5</w:t>
        </w:r>
      </w:ins>
      <w:ins w:author="Isaiah Perez" w:id="34" w:date="2021-10-19T05:59:55Z">
        <w:r w:rsidDel="00000000" w:rsidR="00000000" w:rsidRPr="00000000">
          <w:rPr>
            <w:rtl w:val="0"/>
          </w:rPr>
          <w:t xml:space="preserve">8</w:t>
        </w:r>
      </w:ins>
      <w:ins w:author="Dương VH" w:id="33" w:date="2021-08-25T09:49:34Z">
        <w:del w:author="Isaiah Perez" w:id="34" w:date="2021-10-19T05:59:55Z">
          <w:r w:rsidDel="00000000" w:rsidR="00000000" w:rsidRPr="00000000">
            <w:rPr>
              <w:rtl w:val="0"/>
            </w:rPr>
            <w:delText xml:space="preserve">2</w:delText>
          </w:r>
        </w:del>
      </w:ins>
      <w:del w:author="Dương VH" w:id="33" w:date="2021-08-25T09:49:34Z">
        <w:r w:rsidDel="00000000" w:rsidR="00000000" w:rsidRPr="00000000">
          <w:rPr>
            <w:rtl w:val="0"/>
          </w:rPr>
          <w:delText xml:space="preserve">47</w:delText>
        </w:r>
      </w:del>
      <w:r w:rsidDel="00000000" w:rsidR="00000000" w:rsidRPr="00000000">
        <w:rPr>
          <w:rtl w:val="0"/>
        </w:rPr>
        <w:t xml:space="preserve">)...................................................................................120</w:t>
      </w:r>
    </w:p>
    <w:p w:rsidR="00000000" w:rsidDel="00000000" w:rsidP="00000000" w:rsidRDefault="00000000" w:rsidRPr="00000000" w14:paraId="00000019">
      <w:pPr>
        <w:pageBreakBefore w:val="0"/>
        <w:numPr>
          <w:ilvl w:val="0"/>
          <w:numId w:val="2"/>
        </w:numPr>
        <w:ind w:left="720" w:hanging="360"/>
        <w:rPr>
          <w:ins w:author="Aldar" w:id="36" w:date="2021-06-29T19:34:02Z"/>
        </w:rPr>
      </w:pPr>
      <w:hyperlink w:anchor="kix.z4cvdwq98n50">
        <w:r w:rsidDel="00000000" w:rsidR="00000000" w:rsidRPr="00000000">
          <w:rPr>
            <w:color w:val="1155cc"/>
            <w:u w:val="single"/>
            <w:rtl w:val="0"/>
          </w:rPr>
          <w:t xml:space="preserve">Fate</w:t>
        </w:r>
      </w:hyperlink>
      <w:r w:rsidDel="00000000" w:rsidR="00000000" w:rsidRPr="00000000">
        <w:rPr>
          <w:rtl w:val="0"/>
        </w:rPr>
        <w:tab/>
        <w:tab/>
        <w:tab/>
        <w:tab/>
        <w:t xml:space="preserve"> </w:t>
      </w:r>
      <w:ins w:author="Aldar" w:id="36" w:date="2021-06-29T19:34:02Z">
        <w:r w:rsidDel="00000000" w:rsidR="00000000" w:rsidRPr="00000000">
          <w:rPr>
            <w:rtl w:val="0"/>
          </w:rPr>
        </w:r>
      </w:ins>
    </w:p>
    <w:p w:rsidR="00000000" w:rsidDel="00000000" w:rsidP="00000000" w:rsidRDefault="00000000" w:rsidRPr="00000000" w14:paraId="0000001A">
      <w:pPr>
        <w:pageBreakBefore w:val="0"/>
        <w:ind w:left="720" w:firstLine="0"/>
        <w:rPr>
          <w:rFonts w:ascii="Arial" w:cs="Arial" w:eastAsia="Arial" w:hAnsi="Arial"/>
          <w:b w:val="0"/>
          <w:i w:val="0"/>
          <w:smallCaps w:val="0"/>
          <w:strike w:val="0"/>
          <w:color w:val="000000"/>
          <w:sz w:val="22"/>
          <w:szCs w:val="22"/>
          <w:u w:val="none"/>
          <w:shd w:fill="auto" w:val="clear"/>
          <w:vertAlign w:val="baseline"/>
          <w:rPrChange w:author="Aldar" w:id="37" w:date="2021-06-29T19:34:05Z">
            <w:rPr/>
          </w:rPrChange>
        </w:rPr>
        <w:pPrChange w:author="Aldar" w:id="0" w:date="2021-06-29T19:34:05Z">
          <w:pPr>
            <w:pageBreakBefore w:val="0"/>
            <w:numPr>
              <w:ilvl w:val="0"/>
              <w:numId w:val="2"/>
            </w:numPr>
            <w:ind w:left="720" w:hanging="360"/>
          </w:pPr>
        </w:pPrChange>
      </w:pPr>
      <w:r w:rsidDel="00000000" w:rsidR="00000000" w:rsidRPr="00000000">
        <w:rPr>
          <w:rtl w:val="0"/>
        </w:rPr>
        <w:t xml:space="preserve">(38)...................................................................................127</w:t>
      </w:r>
    </w:p>
    <w:p w:rsidR="00000000" w:rsidDel="00000000" w:rsidP="00000000" w:rsidRDefault="00000000" w:rsidRPr="00000000" w14:paraId="0000001B">
      <w:pPr>
        <w:pageBreakBefore w:val="0"/>
        <w:numPr>
          <w:ilvl w:val="0"/>
          <w:numId w:val="2"/>
        </w:numPr>
        <w:ind w:left="720" w:hanging="360"/>
        <w:rPr/>
      </w:pPr>
      <w:hyperlink w:anchor="kix.ki7xi13w2iim">
        <w:r w:rsidDel="00000000" w:rsidR="00000000" w:rsidRPr="00000000">
          <w:rPr>
            <w:color w:val="1155cc"/>
            <w:u w:val="single"/>
            <w:rtl w:val="0"/>
          </w:rPr>
          <w:t xml:space="preserve">Shifting</w:t>
        </w:r>
      </w:hyperlink>
      <w:r w:rsidDel="00000000" w:rsidR="00000000" w:rsidRPr="00000000">
        <w:rPr>
          <w:rtl w:val="0"/>
        </w:rPr>
        <w:tab/>
        <w:tab/>
        <w:tab/>
        <w:br w:type="textWrapping"/>
        <w:t xml:space="preserve">(</w:t>
      </w:r>
      <w:ins w:author="Isaiah Perez" w:id="38" w:date="2021-10-20T00:14:40Z">
        <w:r w:rsidDel="00000000" w:rsidR="00000000" w:rsidRPr="00000000">
          <w:rPr>
            <w:rtl w:val="0"/>
          </w:rPr>
          <w:t xml:space="preserve">81</w:t>
        </w:r>
      </w:ins>
      <w:del w:author="Isaiah Perez" w:id="38" w:date="2021-10-20T00:14:40Z">
        <w:r w:rsidDel="00000000" w:rsidR="00000000" w:rsidRPr="00000000">
          <w:rPr>
            <w:rtl w:val="0"/>
          </w:rPr>
          <w:delText xml:space="preserve">77</w:delText>
        </w:r>
      </w:del>
      <w:r w:rsidDel="00000000" w:rsidR="00000000" w:rsidRPr="00000000">
        <w:rPr>
          <w:rtl w:val="0"/>
        </w:rPr>
        <w:t xml:space="preserve">)...................................................................................136</w:t>
      </w:r>
    </w:p>
    <w:p w:rsidR="00000000" w:rsidDel="00000000" w:rsidP="00000000" w:rsidRDefault="00000000" w:rsidRPr="00000000" w14:paraId="0000001C">
      <w:pPr>
        <w:pageBreakBefore w:val="0"/>
        <w:numPr>
          <w:ilvl w:val="0"/>
          <w:numId w:val="2"/>
        </w:numPr>
        <w:ind w:left="720" w:hanging="360"/>
        <w:rPr/>
      </w:pPr>
      <w:hyperlink w:anchor="kix.zesdmivxk83v">
        <w:r w:rsidDel="00000000" w:rsidR="00000000" w:rsidRPr="00000000">
          <w:rPr>
            <w:color w:val="1155cc"/>
            <w:u w:val="single"/>
            <w:rtl w:val="0"/>
          </w:rPr>
          <w:t xml:space="preserve">Intelligence</w:t>
        </w:r>
      </w:hyperlink>
      <w:r w:rsidDel="00000000" w:rsidR="00000000" w:rsidRPr="00000000">
        <w:rPr>
          <w:rtl w:val="0"/>
        </w:rPr>
        <w:tab/>
        <w:tab/>
        <w:tab/>
        <w:tab/>
        <w:t xml:space="preserve">(</w:t>
      </w:r>
      <w:ins w:author="Dương VH" w:id="39" w:date="2021-10-04T14:30:50Z">
        <w:r w:rsidDel="00000000" w:rsidR="00000000" w:rsidRPr="00000000">
          <w:rPr>
            <w:rtl w:val="0"/>
          </w:rPr>
          <w:t xml:space="preserve">52</w:t>
        </w:r>
      </w:ins>
      <w:del w:author="Dương VH" w:id="39" w:date="2021-10-04T14:30:50Z">
        <w:r w:rsidDel="00000000" w:rsidR="00000000" w:rsidRPr="00000000">
          <w:rPr>
            <w:rtl w:val="0"/>
          </w:rPr>
          <w:delText xml:space="preserve">49</w:delText>
        </w:r>
      </w:del>
      <w:r w:rsidDel="00000000" w:rsidR="00000000" w:rsidRPr="00000000">
        <w:rPr>
          <w:rtl w:val="0"/>
        </w:rPr>
        <w:t xml:space="preserve">)...................................................................................155</w:t>
      </w:r>
    </w:p>
    <w:p w:rsidR="00000000" w:rsidDel="00000000" w:rsidP="00000000" w:rsidRDefault="00000000" w:rsidRPr="00000000" w14:paraId="0000001D">
      <w:pPr>
        <w:pageBreakBefore w:val="0"/>
        <w:numPr>
          <w:ilvl w:val="0"/>
          <w:numId w:val="2"/>
        </w:numPr>
        <w:ind w:left="720" w:hanging="360"/>
        <w:rPr/>
      </w:pPr>
      <w:hyperlink w:anchor="kix.f8r8xq51ogpt">
        <w:r w:rsidDel="00000000" w:rsidR="00000000" w:rsidRPr="00000000">
          <w:rPr>
            <w:color w:val="1155cc"/>
            <w:u w:val="single"/>
            <w:rtl w:val="0"/>
          </w:rPr>
          <w:t xml:space="preserve">Knowledge</w:t>
        </w:r>
      </w:hyperlink>
      <w:r w:rsidDel="00000000" w:rsidR="00000000" w:rsidRPr="00000000">
        <w:rPr>
          <w:rtl w:val="0"/>
        </w:rPr>
        <w:tab/>
        <w:tab/>
        <w:tab/>
        <w:tab/>
        <w:t xml:space="preserve">(</w:t>
      </w:r>
      <w:ins w:author="Dương VH" w:id="40" w:date="2021-10-29T01:54:16Z">
        <w:r w:rsidDel="00000000" w:rsidR="00000000" w:rsidRPr="00000000">
          <w:rPr>
            <w:rtl w:val="0"/>
          </w:rPr>
          <w:t xml:space="preserve">100</w:t>
        </w:r>
      </w:ins>
      <w:del w:author="Dương VH" w:id="40" w:date="2021-10-29T01:54:16Z">
        <w:r w:rsidDel="00000000" w:rsidR="00000000" w:rsidRPr="00000000">
          <w:rPr>
            <w:rtl w:val="0"/>
          </w:rPr>
          <w:delText xml:space="preserve">9</w:delText>
        </w:r>
      </w:del>
      <w:ins w:author="Dương VH" w:id="41" w:date="2021-10-04T14:30:20Z">
        <w:del w:author="Dương VH" w:id="40" w:date="2021-10-29T01:54:16Z">
          <w:r w:rsidDel="00000000" w:rsidR="00000000" w:rsidRPr="00000000">
            <w:rPr>
              <w:rtl w:val="0"/>
            </w:rPr>
            <w:delText xml:space="preserve">9</w:delText>
          </w:r>
        </w:del>
      </w:ins>
      <w:del w:author="Dương VH" w:id="40" w:date="2021-10-29T01:54:16Z">
        <w:r w:rsidDel="00000000" w:rsidR="00000000" w:rsidRPr="00000000">
          <w:rPr>
            <w:rtl w:val="0"/>
          </w:rPr>
          <w:delText xml:space="preserve">5</w:delText>
        </w:r>
      </w:del>
      <w:r w:rsidDel="00000000" w:rsidR="00000000" w:rsidRPr="00000000">
        <w:rPr>
          <w:rtl w:val="0"/>
        </w:rPr>
        <w:t xml:space="preserve">)...................................................................................164</w:t>
      </w:r>
    </w:p>
    <w:p w:rsidR="00000000" w:rsidDel="00000000" w:rsidP="00000000" w:rsidRDefault="00000000" w:rsidRPr="00000000" w14:paraId="0000001E">
      <w:pPr>
        <w:pageBreakBefore w:val="0"/>
        <w:numPr>
          <w:ilvl w:val="0"/>
          <w:numId w:val="2"/>
        </w:numPr>
        <w:ind w:left="720" w:hanging="360"/>
        <w:rPr/>
      </w:pPr>
      <w:hyperlink w:anchor="kix.4p5nmqqct6t4">
        <w:r w:rsidDel="00000000" w:rsidR="00000000" w:rsidRPr="00000000">
          <w:rPr>
            <w:color w:val="1155cc"/>
            <w:u w:val="single"/>
            <w:rtl w:val="0"/>
          </w:rPr>
          <w:t xml:space="preserve">Reality</w:t>
        </w:r>
      </w:hyperlink>
      <w:r w:rsidDel="00000000" w:rsidR="00000000" w:rsidRPr="00000000">
        <w:rPr>
          <w:rtl w:val="0"/>
        </w:rPr>
        <w:tab/>
        <w:tab/>
        <w:tab/>
        <w:tab/>
        <w:br w:type="textWrapping"/>
        <w:t xml:space="preserve">(</w:t>
      </w:r>
      <w:ins w:author="K" w:id="42" w:date="2022-08-12T14:19:33Z">
        <w:r w:rsidDel="00000000" w:rsidR="00000000" w:rsidRPr="00000000">
          <w:rPr>
            <w:rtl w:val="0"/>
          </w:rPr>
          <w:t xml:space="preserve">80</w:t>
        </w:r>
      </w:ins>
      <w:del w:author="K" w:id="42" w:date="2022-08-12T14:19:33Z">
        <w:r w:rsidDel="00000000" w:rsidR="00000000" w:rsidRPr="00000000">
          <w:rPr>
            <w:rtl w:val="0"/>
          </w:rPr>
          <w:delText xml:space="preserve">7</w:delText>
        </w:r>
      </w:del>
      <w:ins w:author="Dương VH" w:id="43" w:date="2021-10-04T14:56:37Z">
        <w:del w:author="K" w:id="42" w:date="2022-08-12T14:19:33Z">
          <w:r w:rsidDel="00000000" w:rsidR="00000000" w:rsidRPr="00000000">
            <w:rPr>
              <w:rtl w:val="0"/>
            </w:rPr>
            <w:delText xml:space="preserve">8</w:delText>
          </w:r>
        </w:del>
      </w:ins>
      <w:del w:author="Dương VH" w:id="43" w:date="2021-10-04T14:56:37Z">
        <w:r w:rsidDel="00000000" w:rsidR="00000000" w:rsidRPr="00000000">
          <w:rPr>
            <w:rtl w:val="0"/>
          </w:rPr>
          <w:delText xml:space="preserve">6</w:delText>
        </w:r>
      </w:del>
      <w:r w:rsidDel="00000000" w:rsidR="00000000" w:rsidRPr="00000000">
        <w:rPr>
          <w:rtl w:val="0"/>
        </w:rPr>
        <w:t xml:space="preserve">)...................................................................................183</w:t>
      </w:r>
    </w:p>
    <w:p w:rsidR="00000000" w:rsidDel="00000000" w:rsidP="00000000" w:rsidRDefault="00000000" w:rsidRPr="00000000" w14:paraId="0000001F">
      <w:pPr>
        <w:pageBreakBefore w:val="0"/>
        <w:numPr>
          <w:ilvl w:val="0"/>
          <w:numId w:val="2"/>
        </w:numPr>
        <w:ind w:left="720" w:hanging="360"/>
        <w:rPr>
          <w:ins w:author="Aldar" w:id="44" w:date="2021-06-29T19:34:10Z"/>
        </w:rPr>
      </w:pPr>
      <w:hyperlink w:anchor="kix.tt9mm8fmm4gl">
        <w:r w:rsidDel="00000000" w:rsidR="00000000" w:rsidRPr="00000000">
          <w:rPr>
            <w:color w:val="1155cc"/>
            <w:u w:val="single"/>
            <w:rtl w:val="0"/>
          </w:rPr>
          <w:t xml:space="preserve">Divinity</w:t>
        </w:r>
      </w:hyperlink>
      <w:r w:rsidDel="00000000" w:rsidR="00000000" w:rsidRPr="00000000">
        <w:rPr>
          <w:rtl w:val="0"/>
        </w:rPr>
        <w:tab/>
        <w:tab/>
        <w:tab/>
        <w:tab/>
        <w:t xml:space="preserve"> </w:t>
      </w:r>
      <w:ins w:author="Aldar" w:id="44" w:date="2021-06-29T19:34:10Z">
        <w:r w:rsidDel="00000000" w:rsidR="00000000" w:rsidRPr="00000000">
          <w:rPr>
            <w:rtl w:val="0"/>
          </w:rPr>
        </w:r>
      </w:ins>
    </w:p>
    <w:p w:rsidR="00000000" w:rsidDel="00000000" w:rsidP="00000000" w:rsidRDefault="00000000" w:rsidRPr="00000000" w14:paraId="00000020">
      <w:pPr>
        <w:pageBreakBefore w:val="0"/>
        <w:ind w:left="720" w:firstLine="0"/>
        <w:rPr>
          <w:rFonts w:ascii="Arial" w:cs="Arial" w:eastAsia="Arial" w:hAnsi="Arial"/>
          <w:b w:val="0"/>
          <w:i w:val="0"/>
          <w:smallCaps w:val="0"/>
          <w:strike w:val="0"/>
          <w:color w:val="000000"/>
          <w:sz w:val="22"/>
          <w:szCs w:val="22"/>
          <w:u w:val="none"/>
          <w:shd w:fill="auto" w:val="clear"/>
          <w:vertAlign w:val="baseline"/>
          <w:rPrChange w:author="Aldar" w:id="45" w:date="2021-06-29T19:34:12Z">
            <w:rPr/>
          </w:rPrChange>
        </w:rPr>
        <w:pPrChange w:author="Aldar" w:id="0" w:date="2021-06-29T19:34:12Z">
          <w:pPr>
            <w:pageBreakBefore w:val="0"/>
            <w:numPr>
              <w:ilvl w:val="0"/>
              <w:numId w:val="2"/>
            </w:numPr>
            <w:ind w:left="720" w:hanging="360"/>
          </w:pPr>
        </w:pPrChange>
      </w:pPr>
      <w:r w:rsidDel="00000000" w:rsidR="00000000" w:rsidRPr="00000000">
        <w:rPr>
          <w:rtl w:val="0"/>
        </w:rPr>
        <w:t xml:space="preserve">(47)...................................................................................202</w:t>
      </w:r>
    </w:p>
    <w:p w:rsidR="00000000" w:rsidDel="00000000" w:rsidP="00000000" w:rsidRDefault="00000000" w:rsidRPr="00000000" w14:paraId="00000021">
      <w:pPr>
        <w:pageBreakBefore w:val="0"/>
        <w:numPr>
          <w:ilvl w:val="0"/>
          <w:numId w:val="2"/>
        </w:numPr>
        <w:ind w:left="720" w:hanging="360"/>
        <w:rPr/>
      </w:pPr>
      <w:hyperlink w:anchor="kix.ujl3ow7xm2zf">
        <w:r w:rsidDel="00000000" w:rsidR="00000000" w:rsidRPr="00000000">
          <w:rPr>
            <w:color w:val="1155cc"/>
            <w:u w:val="single"/>
            <w:rtl w:val="0"/>
          </w:rPr>
          <w:t xml:space="preserve">Friends</w:t>
        </w:r>
      </w:hyperlink>
      <w:r w:rsidDel="00000000" w:rsidR="00000000" w:rsidRPr="00000000">
        <w:rPr>
          <w:rtl w:val="0"/>
        </w:rPr>
        <w:tab/>
        <w:tab/>
        <w:tab/>
        <w:tab/>
        <w:t xml:space="preserve">(</w:t>
      </w:r>
      <w:ins w:author="Dương VH" w:id="46" w:date="2021-12-13T07:30:58Z">
        <w:r w:rsidDel="00000000" w:rsidR="00000000" w:rsidRPr="00000000">
          <w:rPr>
            <w:rtl w:val="0"/>
          </w:rPr>
          <w:t xml:space="preserve">8</w:t>
        </w:r>
      </w:ins>
      <w:ins w:author="K" w:id="47" w:date="2022-08-12T14:12:49Z">
        <w:r w:rsidDel="00000000" w:rsidR="00000000" w:rsidRPr="00000000">
          <w:rPr>
            <w:rtl w:val="0"/>
          </w:rPr>
          <w:t xml:space="preserve">2</w:t>
        </w:r>
      </w:ins>
      <w:ins w:author="Dương VH" w:id="46" w:date="2021-12-13T07:30:58Z">
        <w:del w:author="K" w:id="47" w:date="2022-08-12T14:12:49Z">
          <w:r w:rsidDel="00000000" w:rsidR="00000000" w:rsidRPr="00000000">
            <w:rPr>
              <w:rtl w:val="0"/>
            </w:rPr>
            <w:delText xml:space="preserve">1</w:delText>
          </w:r>
        </w:del>
      </w:ins>
      <w:del w:author="Dương VH" w:id="46" w:date="2021-12-13T07:30:58Z">
        <w:r w:rsidDel="00000000" w:rsidR="00000000" w:rsidRPr="00000000">
          <w:rPr>
            <w:rtl w:val="0"/>
          </w:rPr>
          <w:delText xml:space="preserve">7</w:delText>
        </w:r>
      </w:del>
      <w:ins w:author="Dương VH" w:id="48" w:date="2021-10-26T11:02:07Z">
        <w:del w:author="Dương VH" w:id="46" w:date="2021-12-13T07:30:58Z">
          <w:r w:rsidDel="00000000" w:rsidR="00000000" w:rsidRPr="00000000">
            <w:rPr>
              <w:rtl w:val="0"/>
            </w:rPr>
            <w:delText xml:space="preserve">5</w:delText>
          </w:r>
        </w:del>
      </w:ins>
      <w:del w:author="Dương VH" w:id="46" w:date="2021-12-13T07:30:58Z">
        <w:r w:rsidDel="00000000" w:rsidR="00000000" w:rsidRPr="00000000">
          <w:rPr>
            <w:rtl w:val="0"/>
          </w:rPr>
          <w:delText xml:space="preserve">0</w:delText>
        </w:r>
      </w:del>
      <w:r w:rsidDel="00000000" w:rsidR="00000000" w:rsidRPr="00000000">
        <w:rPr>
          <w:rtl w:val="0"/>
        </w:rPr>
        <w:t xml:space="preserve">)...................................................................................214</w:t>
      </w:r>
    </w:p>
    <w:p w:rsidR="00000000" w:rsidDel="00000000" w:rsidP="00000000" w:rsidRDefault="00000000" w:rsidRPr="00000000" w14:paraId="00000022">
      <w:pPr>
        <w:pageBreakBefore w:val="0"/>
        <w:numPr>
          <w:ilvl w:val="0"/>
          <w:numId w:val="2"/>
        </w:numPr>
        <w:ind w:left="720" w:hanging="360"/>
        <w:rPr/>
      </w:pPr>
      <w:hyperlink w:anchor="kix.a2h5pj9zut6f">
        <w:r w:rsidDel="00000000" w:rsidR="00000000" w:rsidRPr="00000000">
          <w:rPr>
            <w:color w:val="1155cc"/>
            <w:u w:val="single"/>
            <w:rtl w:val="0"/>
          </w:rPr>
          <w:t xml:space="preserve">Augmentation</w:t>
        </w:r>
      </w:hyperlink>
      <w:r w:rsidDel="00000000" w:rsidR="00000000" w:rsidRPr="00000000">
        <w:rPr>
          <w:rtl w:val="0"/>
        </w:rPr>
        <w:tab/>
        <w:tab/>
        <w:tab/>
        <w:br w:type="textWrapping"/>
        <w:t xml:space="preserve">(</w:t>
      </w:r>
      <w:ins w:author="Dương VH" w:id="49" w:date="2021-10-04T14:32:08Z">
        <w:r w:rsidDel="00000000" w:rsidR="00000000" w:rsidRPr="00000000">
          <w:rPr>
            <w:rtl w:val="0"/>
          </w:rPr>
          <w:t xml:space="preserve">99</w:t>
        </w:r>
      </w:ins>
      <w:del w:author="Dương VH" w:id="49" w:date="2021-10-04T14:32:08Z">
        <w:r w:rsidDel="00000000" w:rsidR="00000000" w:rsidRPr="00000000">
          <w:rPr>
            <w:rtl w:val="0"/>
          </w:rPr>
          <w:delText xml:space="preserve">94</w:delText>
        </w:r>
      </w:del>
      <w:r w:rsidDel="00000000" w:rsidR="00000000" w:rsidRPr="00000000">
        <w:rPr>
          <w:rtl w:val="0"/>
        </w:rPr>
        <w:t xml:space="preserve">)...................................................................................227</w:t>
      </w:r>
    </w:p>
    <w:p w:rsidR="00000000" w:rsidDel="00000000" w:rsidP="00000000" w:rsidRDefault="00000000" w:rsidRPr="00000000" w14:paraId="00000023">
      <w:pPr>
        <w:pageBreakBefore w:val="0"/>
        <w:numPr>
          <w:ilvl w:val="0"/>
          <w:numId w:val="2"/>
        </w:numPr>
        <w:ind w:left="720" w:hanging="360"/>
        <w:rPr/>
      </w:pPr>
      <w:hyperlink w:anchor="kix.32xllorkeizc">
        <w:r w:rsidDel="00000000" w:rsidR="00000000" w:rsidRPr="00000000">
          <w:rPr>
            <w:color w:val="1155cc"/>
            <w:u w:val="single"/>
            <w:rtl w:val="0"/>
          </w:rPr>
          <w:t xml:space="preserve">Experience</w:t>
        </w:r>
      </w:hyperlink>
      <w:r w:rsidDel="00000000" w:rsidR="00000000" w:rsidRPr="00000000">
        <w:rPr>
          <w:rtl w:val="0"/>
        </w:rPr>
        <w:tab/>
        <w:tab/>
        <w:tab/>
        <w:br w:type="textWrapping"/>
        <w:t xml:space="preserve">(</w:t>
      </w:r>
      <w:ins w:author="Dương VH" w:id="50" w:date="2021-12-08T03:14:54Z">
        <w:r w:rsidDel="00000000" w:rsidR="00000000" w:rsidRPr="00000000">
          <w:rPr>
            <w:rtl w:val="0"/>
          </w:rPr>
          <w:t xml:space="preserve">34</w:t>
        </w:r>
      </w:ins>
      <w:del w:author="Dương VH" w:id="50" w:date="2021-12-08T03:14:54Z">
        <w:r w:rsidDel="00000000" w:rsidR="00000000" w:rsidRPr="00000000">
          <w:rPr>
            <w:rtl w:val="0"/>
          </w:rPr>
          <w:delText xml:space="preserve">30</w:delText>
        </w:r>
      </w:del>
      <w:r w:rsidDel="00000000" w:rsidR="00000000" w:rsidRPr="00000000">
        <w:rPr>
          <w:rtl w:val="0"/>
        </w:rPr>
        <w:t xml:space="preserve">)...................................................................................252</w:t>
      </w:r>
    </w:p>
    <w:p w:rsidR="00000000" w:rsidDel="00000000" w:rsidP="00000000" w:rsidRDefault="00000000" w:rsidRPr="00000000" w14:paraId="00000024">
      <w:pPr>
        <w:pageBreakBefore w:val="0"/>
        <w:numPr>
          <w:ilvl w:val="0"/>
          <w:numId w:val="2"/>
        </w:numPr>
        <w:ind w:left="720" w:hanging="360"/>
        <w:rPr/>
      </w:pPr>
      <w:hyperlink w:anchor="kix.7ko67gly5baa">
        <w:r w:rsidDel="00000000" w:rsidR="00000000" w:rsidRPr="00000000">
          <w:rPr>
            <w:color w:val="1155cc"/>
            <w:u w:val="single"/>
            <w:rtl w:val="0"/>
          </w:rPr>
          <w:t xml:space="preserve">Charisma</w:t>
        </w:r>
      </w:hyperlink>
      <w:r w:rsidDel="00000000" w:rsidR="00000000" w:rsidRPr="00000000">
        <w:rPr>
          <w:rtl w:val="0"/>
        </w:rPr>
        <w:tab/>
        <w:tab/>
        <w:tab/>
        <w:br w:type="textWrapping"/>
        <w:t xml:space="preserve">(4</w:t>
      </w:r>
      <w:ins w:author="Dương VH" w:id="51" w:date="2021-10-04T14:37:05Z">
        <w:r w:rsidDel="00000000" w:rsidR="00000000" w:rsidRPr="00000000">
          <w:rPr>
            <w:rtl w:val="0"/>
          </w:rPr>
          <w:t xml:space="preserve">1</w:t>
        </w:r>
      </w:ins>
      <w:del w:author="Dương VH" w:id="51" w:date="2021-10-04T14:37:05Z">
        <w:r w:rsidDel="00000000" w:rsidR="00000000" w:rsidRPr="00000000">
          <w:rPr>
            <w:rtl w:val="0"/>
          </w:rPr>
          <w:delText xml:space="preserve">0</w:delText>
        </w:r>
      </w:del>
      <w:r w:rsidDel="00000000" w:rsidR="00000000" w:rsidRPr="00000000">
        <w:rPr>
          <w:rtl w:val="0"/>
        </w:rPr>
        <w:t xml:space="preserve">)...................................................................................261</w:t>
      </w:r>
    </w:p>
    <w:p w:rsidR="00000000" w:rsidDel="00000000" w:rsidP="00000000" w:rsidRDefault="00000000" w:rsidRPr="00000000" w14:paraId="00000025">
      <w:pPr>
        <w:pStyle w:val="Heading2"/>
        <w:pageBreakBefore w:val="0"/>
        <w:rPr>
          <w:sz w:val="22"/>
          <w:szCs w:val="22"/>
        </w:rPr>
      </w:pPr>
      <w:bookmarkStart w:colFirst="0" w:colLast="0" w:name="_9opvm0ftgqk5" w:id="1"/>
      <w:bookmarkEnd w:id="1"/>
      <w:r w:rsidDel="00000000" w:rsidR="00000000" w:rsidRPr="00000000">
        <w:rPr>
          <w:b w:val="1"/>
          <w:sz w:val="22"/>
          <w:szCs w:val="22"/>
          <w:rtl w:val="0"/>
        </w:rPr>
        <w:t xml:space="preserve">Notes</w:t>
      </w:r>
      <w:r w:rsidDel="00000000" w:rsidR="00000000" w:rsidRPr="00000000">
        <w:rPr>
          <w:sz w:val="22"/>
          <w:szCs w:val="22"/>
          <w:rtl w:val="0"/>
        </w:rPr>
        <w:t xml:space="preserve">:</w:t>
      </w:r>
    </w:p>
    <w:p w:rsidR="00000000" w:rsidDel="00000000" w:rsidP="00000000" w:rsidRDefault="00000000" w:rsidRPr="00000000" w14:paraId="00000026">
      <w:pPr>
        <w:pageBreakBefore w:val="0"/>
        <w:numPr>
          <w:ilvl w:val="0"/>
          <w:numId w:val="3"/>
        </w:numPr>
        <w:ind w:left="720" w:hanging="360"/>
        <w:rPr>
          <w:del w:author="Vorobuh" w:id="52" w:date="2024-09-08T01:17:07Z"/>
        </w:rPr>
      </w:pPr>
      <w:del w:author="Vorobuh" w:id="52" w:date="2024-09-08T01:17:07Z">
        <w:r w:rsidDel="00000000" w:rsidR="00000000" w:rsidRPr="00000000">
          <w:rPr>
            <w:rtl w:val="0"/>
          </w:rPr>
          <w:delText xml:space="preserve">The cosmic warehouse is obtained for free. It has a concrete floor and fluorescent lights and is accessed through a special key. The key, when used in any lock, will allow that door to open to the warehouse, but the door cannot be closed while you are inside of it. If the key is ever lost, it will reappear in your pocket a few minutes later. It is by default 60,000 square feet of empty space that’s 10 meters tall. Certain attachments are additional rooms attached to the edge of the warehouse but most must be within the main area. It’s left to the readers’ discretion and interpretation of the various perks. Additions appear where you would’ve decided to place them should you have had the ability to choose where they went. Additions can be moved around as desired.</w:delText>
        </w:r>
      </w:del>
    </w:p>
    <w:p w:rsidR="00000000" w:rsidDel="00000000" w:rsidP="00000000" w:rsidRDefault="00000000" w:rsidRPr="00000000" w14:paraId="00000027">
      <w:pPr>
        <w:pageBreakBefore w:val="0"/>
        <w:numPr>
          <w:ilvl w:val="0"/>
          <w:numId w:val="3"/>
        </w:numPr>
        <w:ind w:left="720" w:hanging="360"/>
        <w:rPr>
          <w:del w:author="Vorobuh" w:id="52" w:date="2024-09-08T01:17:07Z"/>
        </w:rPr>
      </w:pPr>
      <w:del w:author="Vorobuh" w:id="52" w:date="2024-09-08T01:17:07Z">
        <w:r w:rsidDel="00000000" w:rsidR="00000000" w:rsidRPr="00000000">
          <w:rPr>
            <w:rtl w:val="0"/>
          </w:rPr>
          <w:delText xml:space="preserve">The cosmic warehouse comes with electricity, plumbing, heat and air conditioning by default. It does not have any other amenities such as a bathroom, housing, or internet access. It does have basic metal shelving for holding items, numbered for sorting.</w:delText>
        </w:r>
      </w:del>
    </w:p>
    <w:p w:rsidR="00000000" w:rsidDel="00000000" w:rsidP="00000000" w:rsidRDefault="00000000" w:rsidRPr="00000000" w14:paraId="00000028">
      <w:pPr>
        <w:pageBreakBefore w:val="0"/>
        <w:numPr>
          <w:ilvl w:val="0"/>
          <w:numId w:val="3"/>
        </w:numPr>
        <w:ind w:left="720" w:hanging="360"/>
        <w:rPr>
          <w:del w:author="Vorobuh" w:id="52" w:date="2024-09-08T01:17:07Z"/>
        </w:rPr>
      </w:pPr>
      <w:del w:author="Vorobuh" w:id="52" w:date="2024-09-08T01:17:07Z">
        <w:r w:rsidDel="00000000" w:rsidR="00000000" w:rsidRPr="00000000">
          <w:rPr>
            <w:rtl w:val="0"/>
          </w:rPr>
          <w:delText xml:space="preserve">Each domain is labeled for how it affects an individual getting these abilities as well as their source. Even if two domains have similar abilities, they affect the person in a different way.</w:delText>
        </w:r>
      </w:del>
    </w:p>
    <w:p w:rsidR="00000000" w:rsidDel="00000000" w:rsidP="00000000" w:rsidRDefault="00000000" w:rsidRPr="00000000" w14:paraId="00000029">
      <w:pPr>
        <w:pageBreakBefore w:val="0"/>
        <w:numPr>
          <w:ilvl w:val="1"/>
          <w:numId w:val="3"/>
        </w:numPr>
        <w:ind w:left="1440" w:hanging="360"/>
        <w:rPr>
          <w:del w:author="Vorobuh" w:id="52" w:date="2024-09-08T01:17:07Z"/>
          <w:b w:val="1"/>
        </w:rPr>
      </w:pPr>
      <w:del w:author="Vorobuh" w:id="52" w:date="2024-09-08T01:17:07Z">
        <w:r w:rsidDel="00000000" w:rsidR="00000000" w:rsidRPr="00000000">
          <w:rPr>
            <w:b w:val="1"/>
            <w:rtl w:val="0"/>
          </w:rPr>
          <w:delText xml:space="preserve">Warehouse Domain: </w:delText>
        </w:r>
        <w:r w:rsidDel="00000000" w:rsidR="00000000" w:rsidRPr="00000000">
          <w:rPr>
            <w:rtl w:val="0"/>
          </w:rPr>
          <w:delText xml:space="preserve">These are all additions to the warehouse. They may change how the warehouse works in some fashion as well.</w:delText>
        </w:r>
      </w:del>
    </w:p>
    <w:p w:rsidR="00000000" w:rsidDel="00000000" w:rsidP="00000000" w:rsidRDefault="00000000" w:rsidRPr="00000000" w14:paraId="0000002A">
      <w:pPr>
        <w:pageBreakBefore w:val="0"/>
        <w:numPr>
          <w:ilvl w:val="1"/>
          <w:numId w:val="3"/>
        </w:numPr>
        <w:ind w:left="1440" w:hanging="360"/>
        <w:rPr>
          <w:del w:author="Vorobuh" w:id="52" w:date="2024-09-08T01:17:07Z"/>
          <w:b w:val="1"/>
        </w:rPr>
      </w:pPr>
      <w:del w:author="Vorobuh" w:id="52" w:date="2024-09-08T01:17:07Z">
        <w:r w:rsidDel="00000000" w:rsidR="00000000" w:rsidRPr="00000000">
          <w:rPr>
            <w:b w:val="1"/>
            <w:rtl w:val="0"/>
          </w:rPr>
          <w:delText xml:space="preserve">Equipment Domain: </w:delText>
        </w:r>
        <w:r w:rsidDel="00000000" w:rsidR="00000000" w:rsidRPr="00000000">
          <w:rPr>
            <w:rtl w:val="0"/>
          </w:rPr>
          <w:delText xml:space="preserve">These perks give you various pieces of equipment or items from various worlds</w:delText>
        </w:r>
      </w:del>
    </w:p>
    <w:p w:rsidR="00000000" w:rsidDel="00000000" w:rsidP="00000000" w:rsidRDefault="00000000" w:rsidRPr="00000000" w14:paraId="0000002B">
      <w:pPr>
        <w:pageBreakBefore w:val="0"/>
        <w:numPr>
          <w:ilvl w:val="1"/>
          <w:numId w:val="3"/>
        </w:numPr>
        <w:ind w:left="1440" w:hanging="360"/>
        <w:rPr>
          <w:del w:author="Vorobuh" w:id="52" w:date="2024-09-08T01:17:07Z"/>
          <w:b w:val="1"/>
        </w:rPr>
      </w:pPr>
      <w:del w:author="Vorobuh" w:id="52" w:date="2024-09-08T01:17:07Z">
        <w:r w:rsidDel="00000000" w:rsidR="00000000" w:rsidRPr="00000000">
          <w:rPr>
            <w:b w:val="1"/>
            <w:rtl w:val="0"/>
          </w:rPr>
          <w:delText xml:space="preserve">Superpowers Domain:</w:delText>
        </w:r>
        <w:r w:rsidDel="00000000" w:rsidR="00000000" w:rsidRPr="00000000">
          <w:rPr>
            <w:rtl w:val="0"/>
          </w:rPr>
          <w:delText xml:space="preserve"> These perks grant superpowers, or abilities that can be used without prior training (or at least a version of them can be used without prior training). Usually they do no</w:delText>
        </w:r>
      </w:del>
      <w:ins w:author="Isaiah Perez" w:id="53" w:date="2021-10-19T02:03:19Z">
        <w:del w:author="Vorobuh" w:id="52" w:date="2024-09-08T01:17:07Z">
          <w:r w:rsidDel="00000000" w:rsidR="00000000" w:rsidRPr="00000000">
            <w:rPr>
              <w:rtl w:val="0"/>
            </w:rPr>
            <w:delText xml:space="preserve">t</w:delText>
          </w:r>
        </w:del>
      </w:ins>
      <w:del w:author="Vorobuh" w:id="52" w:date="2024-09-08T01:17:07Z">
        <w:r w:rsidDel="00000000" w:rsidR="00000000" w:rsidRPr="00000000">
          <w:rPr>
            <w:rtl w:val="0"/>
          </w:rPr>
          <w:delText xml:space="preserve">w</w:delText>
        </w:r>
        <w:r w:rsidDel="00000000" w:rsidR="00000000" w:rsidRPr="00000000">
          <w:rPr>
            <w:rtl w:val="0"/>
          </w:rPr>
          <w:delText xml:space="preserve"> allow a person to branch out or learn new, related abilities. They are generally static by default.</w:delText>
        </w:r>
      </w:del>
    </w:p>
    <w:p w:rsidR="00000000" w:rsidDel="00000000" w:rsidP="00000000" w:rsidRDefault="00000000" w:rsidRPr="00000000" w14:paraId="0000002C">
      <w:pPr>
        <w:pageBreakBefore w:val="0"/>
        <w:numPr>
          <w:ilvl w:val="1"/>
          <w:numId w:val="3"/>
        </w:numPr>
        <w:ind w:left="1440" w:hanging="360"/>
        <w:rPr>
          <w:del w:author="Vorobuh" w:id="52" w:date="2024-09-08T01:17:07Z"/>
          <w:b w:val="1"/>
        </w:rPr>
      </w:pPr>
      <w:del w:author="Vorobuh" w:id="52" w:date="2024-09-08T01:17:07Z">
        <w:r w:rsidDel="00000000" w:rsidR="00000000" w:rsidRPr="00000000">
          <w:rPr>
            <w:b w:val="1"/>
            <w:rtl w:val="0"/>
          </w:rPr>
          <w:delText xml:space="preserve">Magic Domain: </w:delText>
        </w:r>
        <w:r w:rsidDel="00000000" w:rsidR="00000000" w:rsidRPr="00000000">
          <w:rPr>
            <w:rtl w:val="0"/>
          </w:rPr>
          <w:delText xml:space="preserve">These perks grant or modify magic or magic-like abilities and can grow accordingly, using energy to perform various actions. This assumes you have some form of default magical capabilities which are expanded through training and gaining access to new types of magic systems.</w:delText>
        </w:r>
      </w:del>
    </w:p>
    <w:p w:rsidR="00000000" w:rsidDel="00000000" w:rsidP="00000000" w:rsidRDefault="00000000" w:rsidRPr="00000000" w14:paraId="0000002D">
      <w:pPr>
        <w:pageBreakBefore w:val="0"/>
        <w:numPr>
          <w:ilvl w:val="1"/>
          <w:numId w:val="3"/>
        </w:numPr>
        <w:ind w:left="1440" w:hanging="360"/>
        <w:rPr>
          <w:del w:author="Vorobuh" w:id="52" w:date="2024-09-08T01:17:07Z"/>
          <w:b w:val="1"/>
        </w:rPr>
      </w:pPr>
      <w:del w:author="Vorobuh" w:id="52" w:date="2024-09-08T01:17:07Z">
        <w:r w:rsidDel="00000000" w:rsidR="00000000" w:rsidRPr="00000000">
          <w:rPr>
            <w:b w:val="1"/>
            <w:rtl w:val="0"/>
          </w:rPr>
          <w:delText xml:space="preserve">Comfort Domain: </w:delText>
        </w:r>
        <w:r w:rsidDel="00000000" w:rsidR="00000000" w:rsidRPr="00000000">
          <w:rPr>
            <w:rtl w:val="0"/>
          </w:rPr>
          <w:delText xml:space="preserve">These perks ease your life and make things generally easier for you.</w:delText>
        </w:r>
      </w:del>
    </w:p>
    <w:p w:rsidR="00000000" w:rsidDel="00000000" w:rsidP="00000000" w:rsidRDefault="00000000" w:rsidRPr="00000000" w14:paraId="0000002E">
      <w:pPr>
        <w:pageBreakBefore w:val="0"/>
        <w:numPr>
          <w:ilvl w:val="1"/>
          <w:numId w:val="3"/>
        </w:numPr>
        <w:ind w:left="1440" w:hanging="360"/>
        <w:rPr>
          <w:del w:author="Vorobuh" w:id="52" w:date="2024-09-08T01:17:07Z"/>
          <w:b w:val="1"/>
        </w:rPr>
      </w:pPr>
      <w:del w:author="Vorobuh" w:id="52" w:date="2024-09-08T01:17:07Z">
        <w:r w:rsidDel="00000000" w:rsidR="00000000" w:rsidRPr="00000000">
          <w:rPr>
            <w:b w:val="1"/>
            <w:rtl w:val="0"/>
          </w:rPr>
          <w:delText xml:space="preserve">Fate Domain: </w:delText>
        </w:r>
        <w:r w:rsidDel="00000000" w:rsidR="00000000" w:rsidRPr="00000000">
          <w:rPr>
            <w:rtl w:val="0"/>
          </w:rPr>
          <w:delText xml:space="preserve">These perks modify the future in some way, either granting you luck or changing how certain experiences will go should you encounter them.</w:delText>
        </w:r>
      </w:del>
    </w:p>
    <w:p w:rsidR="00000000" w:rsidDel="00000000" w:rsidP="00000000" w:rsidRDefault="00000000" w:rsidRPr="00000000" w14:paraId="0000002F">
      <w:pPr>
        <w:pageBreakBefore w:val="0"/>
        <w:numPr>
          <w:ilvl w:val="1"/>
          <w:numId w:val="3"/>
        </w:numPr>
        <w:ind w:left="1440" w:hanging="360"/>
        <w:rPr>
          <w:del w:author="Vorobuh" w:id="52" w:date="2024-09-08T01:17:07Z"/>
          <w:b w:val="1"/>
        </w:rPr>
      </w:pPr>
      <w:del w:author="Vorobuh" w:id="52" w:date="2024-09-08T01:17:07Z">
        <w:r w:rsidDel="00000000" w:rsidR="00000000" w:rsidRPr="00000000">
          <w:rPr>
            <w:b w:val="1"/>
            <w:rtl w:val="0"/>
          </w:rPr>
          <w:delText xml:space="preserve">Shifting Domain: </w:delText>
        </w:r>
        <w:r w:rsidDel="00000000" w:rsidR="00000000" w:rsidRPr="00000000">
          <w:rPr>
            <w:rtl w:val="0"/>
          </w:rPr>
          <w:delText xml:space="preserve">These perks change you in some way, or allow you to change physically or spiritually.</w:delText>
        </w:r>
      </w:del>
    </w:p>
    <w:p w:rsidR="00000000" w:rsidDel="00000000" w:rsidP="00000000" w:rsidRDefault="00000000" w:rsidRPr="00000000" w14:paraId="00000030">
      <w:pPr>
        <w:pageBreakBefore w:val="0"/>
        <w:numPr>
          <w:ilvl w:val="1"/>
          <w:numId w:val="3"/>
        </w:numPr>
        <w:ind w:left="1440" w:hanging="360"/>
        <w:rPr>
          <w:del w:author="Vorobuh" w:id="52" w:date="2024-09-08T01:17:07Z"/>
          <w:b w:val="1"/>
        </w:rPr>
      </w:pPr>
      <w:del w:author="Vorobuh" w:id="52" w:date="2024-09-08T01:17:07Z">
        <w:r w:rsidDel="00000000" w:rsidR="00000000" w:rsidRPr="00000000">
          <w:rPr>
            <w:b w:val="1"/>
            <w:rtl w:val="0"/>
          </w:rPr>
          <w:delText xml:space="preserve">Intelligence Domain: </w:delText>
        </w:r>
        <w:r w:rsidDel="00000000" w:rsidR="00000000" w:rsidRPr="00000000">
          <w:rPr>
            <w:rtl w:val="0"/>
          </w:rPr>
          <w:delText xml:space="preserve">These perks make you more intelligent, more capable of understanding things, or able to better memorize information.</w:delText>
        </w:r>
      </w:del>
    </w:p>
    <w:p w:rsidR="00000000" w:rsidDel="00000000" w:rsidP="00000000" w:rsidRDefault="00000000" w:rsidRPr="00000000" w14:paraId="00000031">
      <w:pPr>
        <w:pageBreakBefore w:val="0"/>
        <w:numPr>
          <w:ilvl w:val="1"/>
          <w:numId w:val="3"/>
        </w:numPr>
        <w:ind w:left="1440" w:hanging="360"/>
        <w:rPr>
          <w:del w:author="Vorobuh" w:id="52" w:date="2024-09-08T01:17:07Z"/>
          <w:b w:val="1"/>
        </w:rPr>
      </w:pPr>
      <w:del w:author="Vorobuh" w:id="52" w:date="2024-09-08T01:17:07Z">
        <w:r w:rsidDel="00000000" w:rsidR="00000000" w:rsidRPr="00000000">
          <w:rPr>
            <w:b w:val="1"/>
            <w:rtl w:val="0"/>
          </w:rPr>
          <w:delText xml:space="preserve">Knowledge Domain: </w:delText>
        </w:r>
        <w:r w:rsidDel="00000000" w:rsidR="00000000" w:rsidRPr="00000000">
          <w:rPr>
            <w:rtl w:val="0"/>
          </w:rPr>
          <w:delText xml:space="preserve">These perks insert knowledge into your mind, whether it’s knowledge on technology or knowledge on an enemy’s weaknesses.</w:delText>
        </w:r>
      </w:del>
    </w:p>
    <w:p w:rsidR="00000000" w:rsidDel="00000000" w:rsidP="00000000" w:rsidRDefault="00000000" w:rsidRPr="00000000" w14:paraId="00000032">
      <w:pPr>
        <w:pageBreakBefore w:val="0"/>
        <w:numPr>
          <w:ilvl w:val="1"/>
          <w:numId w:val="3"/>
        </w:numPr>
        <w:ind w:left="1440" w:hanging="360"/>
        <w:rPr>
          <w:del w:author="Vorobuh" w:id="52" w:date="2024-09-08T01:17:07Z"/>
          <w:b w:val="1"/>
        </w:rPr>
      </w:pPr>
      <w:del w:author="Vorobuh" w:id="52" w:date="2024-09-08T01:17:07Z">
        <w:r w:rsidDel="00000000" w:rsidR="00000000" w:rsidRPr="00000000">
          <w:rPr>
            <w:b w:val="1"/>
            <w:rtl w:val="0"/>
          </w:rPr>
          <w:delText xml:space="preserve">Reality Domain: </w:delText>
        </w:r>
        <w:r w:rsidDel="00000000" w:rsidR="00000000" w:rsidRPr="00000000">
          <w:rPr>
            <w:rtl w:val="0"/>
          </w:rPr>
          <w:delText xml:space="preserve">These perks modify how reality itself works. This can be either modifying your interactions with the world around you specifically, or reality in general. This isn’t the same as superpowers because perks from the superpowers domain allow you to specifically exert some preternatural ability which can be quantified in some form and be understood by the proper technology, while perks from the reality domain just ‘work’ for no reason.</w:delText>
        </w:r>
      </w:del>
    </w:p>
    <w:p w:rsidR="00000000" w:rsidDel="00000000" w:rsidP="00000000" w:rsidRDefault="00000000" w:rsidRPr="00000000" w14:paraId="00000033">
      <w:pPr>
        <w:pageBreakBefore w:val="0"/>
        <w:numPr>
          <w:ilvl w:val="1"/>
          <w:numId w:val="3"/>
        </w:numPr>
        <w:ind w:left="1440" w:hanging="360"/>
        <w:rPr>
          <w:del w:author="Vorobuh" w:id="52" w:date="2024-09-08T01:17:07Z"/>
          <w:b w:val="1"/>
        </w:rPr>
      </w:pPr>
      <w:del w:author="Vorobuh" w:id="52" w:date="2024-09-08T01:17:07Z">
        <w:r w:rsidDel="00000000" w:rsidR="00000000" w:rsidRPr="00000000">
          <w:rPr>
            <w:b w:val="1"/>
            <w:rtl w:val="0"/>
          </w:rPr>
          <w:delText xml:space="preserve">Divinity Domain: </w:delText>
        </w:r>
        <w:r w:rsidDel="00000000" w:rsidR="00000000" w:rsidRPr="00000000">
          <w:rPr>
            <w:rtl w:val="0"/>
          </w:rPr>
          <w:delText xml:space="preserve">These perks involve a blessing from a god or raising your status to ‘god’ in some way. This also covers some forms of reincarnation or resurrection.</w:delText>
        </w:r>
      </w:del>
    </w:p>
    <w:p w:rsidR="00000000" w:rsidDel="00000000" w:rsidP="00000000" w:rsidRDefault="00000000" w:rsidRPr="00000000" w14:paraId="00000034">
      <w:pPr>
        <w:pageBreakBefore w:val="0"/>
        <w:numPr>
          <w:ilvl w:val="1"/>
          <w:numId w:val="3"/>
        </w:numPr>
        <w:ind w:left="1440" w:hanging="360"/>
        <w:rPr>
          <w:del w:author="Vorobuh" w:id="52" w:date="2024-09-08T01:17:07Z"/>
          <w:b w:val="1"/>
        </w:rPr>
      </w:pPr>
      <w:del w:author="Vorobuh" w:id="52" w:date="2024-09-08T01:17:07Z">
        <w:r w:rsidDel="00000000" w:rsidR="00000000" w:rsidRPr="00000000">
          <w:rPr>
            <w:b w:val="1"/>
            <w:rtl w:val="0"/>
          </w:rPr>
          <w:delText xml:space="preserve">Friends Domain: </w:delText>
        </w:r>
        <w:r w:rsidDel="00000000" w:rsidR="00000000" w:rsidRPr="00000000">
          <w:rPr>
            <w:rtl w:val="0"/>
          </w:rPr>
          <w:delText xml:space="preserve">These perks give you companions, pets, or allies.</w:delText>
        </w:r>
      </w:del>
    </w:p>
    <w:p w:rsidR="00000000" w:rsidDel="00000000" w:rsidP="00000000" w:rsidRDefault="00000000" w:rsidRPr="00000000" w14:paraId="00000035">
      <w:pPr>
        <w:pageBreakBefore w:val="0"/>
        <w:numPr>
          <w:ilvl w:val="1"/>
          <w:numId w:val="3"/>
        </w:numPr>
        <w:ind w:left="1440" w:hanging="360"/>
        <w:rPr>
          <w:del w:author="Vorobuh" w:id="52" w:date="2024-09-08T01:17:07Z"/>
          <w:b w:val="1"/>
        </w:rPr>
      </w:pPr>
      <w:del w:author="Vorobuh" w:id="52" w:date="2024-09-08T01:17:07Z">
        <w:r w:rsidDel="00000000" w:rsidR="00000000" w:rsidRPr="00000000">
          <w:rPr>
            <w:b w:val="1"/>
            <w:rtl w:val="0"/>
          </w:rPr>
          <w:delText xml:space="preserve">Augmentation Domain: </w:delText>
        </w:r>
        <w:r w:rsidDel="00000000" w:rsidR="00000000" w:rsidRPr="00000000">
          <w:rPr>
            <w:rtl w:val="0"/>
          </w:rPr>
          <w:delText xml:space="preserve">These perks increase your capabilities either by augmenting your biological processes, raising your strength; speed; reflexes; etc. or granting regeneration. Also includes mechanical augmentations such as cyborg/android technology.</w:delText>
        </w:r>
      </w:del>
    </w:p>
    <w:p w:rsidR="00000000" w:rsidDel="00000000" w:rsidP="00000000" w:rsidRDefault="00000000" w:rsidRPr="00000000" w14:paraId="00000036">
      <w:pPr>
        <w:pageBreakBefore w:val="0"/>
        <w:numPr>
          <w:ilvl w:val="1"/>
          <w:numId w:val="3"/>
        </w:numPr>
        <w:ind w:left="1440" w:hanging="360"/>
        <w:rPr>
          <w:del w:author="Vorobuh" w:id="52" w:date="2024-09-08T01:17:07Z"/>
          <w:b w:val="1"/>
        </w:rPr>
      </w:pPr>
      <w:del w:author="Vorobuh" w:id="52" w:date="2024-09-08T01:17:07Z">
        <w:r w:rsidDel="00000000" w:rsidR="00000000" w:rsidRPr="00000000">
          <w:rPr>
            <w:b w:val="1"/>
            <w:rtl w:val="0"/>
          </w:rPr>
          <w:delText xml:space="preserve">Experience Domain: </w:delText>
        </w:r>
        <w:r w:rsidDel="00000000" w:rsidR="00000000" w:rsidRPr="00000000">
          <w:rPr>
            <w:rtl w:val="0"/>
          </w:rPr>
          <w:delText xml:space="preserve">These perks force you to live through a specific life or experience in order to gain those memories, feelings, thoughts, etc. as if they were your own. May cause dysphoria.</w:delText>
        </w:r>
      </w:del>
    </w:p>
    <w:p w:rsidR="00000000" w:rsidDel="00000000" w:rsidP="00000000" w:rsidRDefault="00000000" w:rsidRPr="00000000" w14:paraId="00000037">
      <w:pPr>
        <w:pageBreakBefore w:val="0"/>
        <w:numPr>
          <w:ilvl w:val="1"/>
          <w:numId w:val="3"/>
        </w:numPr>
        <w:ind w:left="1440" w:hanging="360"/>
        <w:rPr>
          <w:del w:author="Vorobuh" w:id="52" w:date="2024-09-08T01:17:07Z"/>
          <w:b w:val="1"/>
        </w:rPr>
      </w:pPr>
      <w:del w:author="Vorobuh" w:id="52" w:date="2024-09-08T01:17:07Z">
        <w:r w:rsidDel="00000000" w:rsidR="00000000" w:rsidRPr="00000000">
          <w:rPr>
            <w:b w:val="1"/>
            <w:rtl w:val="0"/>
          </w:rPr>
          <w:delText xml:space="preserve">Charisma Domain: </w:delText>
        </w:r>
        <w:r w:rsidDel="00000000" w:rsidR="00000000" w:rsidRPr="00000000">
          <w:rPr>
            <w:rtl w:val="0"/>
          </w:rPr>
          <w:delText xml:space="preserve">Mostly involves the ability to understand others or force others to feel certain things about you when you’re nearby.</w:delText>
        </w:r>
      </w:del>
    </w:p>
    <w:p w:rsidR="00000000" w:rsidDel="00000000" w:rsidP="00000000" w:rsidRDefault="00000000" w:rsidRPr="00000000" w14:paraId="00000038">
      <w:pPr>
        <w:pageBreakBefore w:val="0"/>
        <w:numPr>
          <w:ilvl w:val="0"/>
          <w:numId w:val="3"/>
        </w:numPr>
        <w:ind w:left="720" w:hanging="360"/>
        <w:rPr>
          <w:ins w:author="Dương VH" w:id="54" w:date="2021-02-01T05:47:26Z"/>
          <w:del w:author="Vorobuh" w:id="52" w:date="2024-09-08T01:17:07Z"/>
          <w:u w:val="none"/>
        </w:rPr>
      </w:pPr>
      <w:del w:author="Vorobuh" w:id="52" w:date="2024-09-08T01:17:07Z">
        <w:r w:rsidDel="00000000" w:rsidR="00000000" w:rsidRPr="00000000">
          <w:rPr>
            <w:rtl w:val="0"/>
          </w:rPr>
          <w:delText xml:space="preserve">Anything with the same ability or a similar ability stacks cumulatively. For instance, if two perks give peak human capabilities, then you gain the equivalent capabilities of two peak humans added together.</w:delText>
        </w:r>
      </w:del>
      <w:ins w:author="Dương VH" w:id="54" w:date="2021-02-01T05:47:26Z">
        <w:del w:author="Vorobuh" w:id="52" w:date="2024-09-08T01:17:07Z">
          <w:r w:rsidDel="00000000" w:rsidR="00000000" w:rsidRPr="00000000">
            <w:rPr>
              <w:rtl w:val="0"/>
            </w:rPr>
          </w:r>
        </w:del>
      </w:ins>
    </w:p>
    <w:p w:rsidR="00000000" w:rsidDel="00000000" w:rsidP="00000000" w:rsidRDefault="00000000" w:rsidRPr="00000000" w14:paraId="00000039">
      <w:pPr>
        <w:pageBreakBefore w:val="0"/>
        <w:numPr>
          <w:ilvl w:val="0"/>
          <w:numId w:val="3"/>
        </w:numPr>
        <w:ind w:left="720" w:hanging="360"/>
        <w:rPr>
          <w:del w:author="Vorobuh" w:id="52" w:date="2024-09-08T01:17:07Z"/>
          <w:u w:val="none"/>
          <w:rPrChange w:author="Dương VH" w:id="56" w:date="2021-07-03T03:33:15Z">
            <w:rPr>
              <w:u w:val="none"/>
            </w:rPr>
          </w:rPrChange>
        </w:rPr>
        <w:pPrChange w:author="Dương VH" w:id="0" w:date="2021-07-03T03:33:15Z">
          <w:pPr>
            <w:pageBreakBefore w:val="0"/>
            <w:numPr>
              <w:ilvl w:val="0"/>
              <w:numId w:val="3"/>
            </w:numPr>
            <w:ind w:left="720" w:hanging="360"/>
          </w:pPr>
        </w:pPrChange>
      </w:pPr>
      <w:ins w:author="Dương VH" w:id="54" w:date="2021-02-01T05:47:26Z">
        <w:del w:author="Vorobuh" w:id="52" w:date="2024-09-08T01:17:07Z">
          <w:r w:rsidDel="00000000" w:rsidR="00000000" w:rsidRPr="00000000">
            <w:rPr>
              <w:rtl w:val="0"/>
            </w:rPr>
            <w:delText xml:space="preserve">You acquire CP by doing tasks, which could be anything like 50CP for doing small favours</w:delText>
          </w:r>
          <w:r w:rsidDel="00000000" w:rsidR="00000000" w:rsidRPr="00000000">
            <w:rPr>
              <w:rtl w:val="0"/>
              <w:rPrChange w:author="Dương VH" w:id="55" w:date="2021-02-01T05:47:26Z">
                <w:rPr/>
              </w:rPrChange>
            </w:rPr>
            <w:delText xml:space="preserve">, or </w:delText>
          </w:r>
          <w:r w:rsidDel="00000000" w:rsidR="00000000" w:rsidRPr="00000000">
            <w:rPr>
              <w:rtl w:val="0"/>
              <w:rPrChange w:author="Dương VH" w:id="55" w:date="2021-02-01T05:47:26Z">
                <w:rPr/>
              </w:rPrChange>
            </w:rPr>
            <w:delText xml:space="preserve">400CP for every</w:delText>
          </w:r>
          <w:r w:rsidDel="00000000" w:rsidR="00000000" w:rsidRPr="00000000">
            <w:rPr>
              <w:rtl w:val="0"/>
              <w:rPrChange w:author="Dương VH" w:id="55" w:date="2021-02-01T05:47:26Z">
                <w:rPr/>
              </w:rPrChange>
            </w:rPr>
            <w:delText xml:space="preserve"> prominent action or decision you make. The higher the stakes, the more you gain. You can choose to roll for perks at any time.</w:delText>
          </w:r>
        </w:del>
      </w:ins>
      <w:del w:author="Vorobuh" w:id="52" w:date="2024-09-08T01:17:07Z">
        <w:r w:rsidDel="00000000" w:rsidR="00000000" w:rsidRPr="00000000">
          <w:rPr>
            <w:rtl w:val="0"/>
          </w:rPr>
        </w:r>
      </w:del>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ageBreakBefore w:val="0"/>
        <w:rPr>
          <w:rPrChange w:author="Cat Mafia" w:id="57" w:date="2025-03-26T13:33:40Z">
            <w:rPr/>
          </w:rPrChange>
        </w:rPr>
      </w:pPr>
      <w:r w:rsidDel="00000000" w:rsidR="00000000" w:rsidRPr="00000000">
        <w:rPr>
          <w:rtl w:val="0"/>
        </w:rPr>
      </w:r>
    </w:p>
    <w:p w:rsidR="00000000" w:rsidDel="00000000" w:rsidP="00000000" w:rsidRDefault="00000000" w:rsidRPr="00000000" w14:paraId="0000003C">
      <w:pPr>
        <w:pageBreakBefore w:val="0"/>
        <w:rPr/>
      </w:pPr>
      <w:r w:rsidDel="00000000" w:rsidR="00000000" w:rsidRPr="00000000">
        <w:rPr>
          <w:rtl w:val="0"/>
        </w:rPr>
      </w:r>
    </w:p>
    <w:bookmarkStart w:colFirst="0" w:colLast="0" w:name="kix.9ra5rm5fgdd5" w:id="2"/>
    <w:bookmarkEnd w:id="2"/>
    <w:p w:rsidR="00000000" w:rsidDel="00000000" w:rsidP="00000000" w:rsidRDefault="00000000" w:rsidRPr="00000000" w14:paraId="0000003D">
      <w:pPr>
        <w:pStyle w:val="Heading1"/>
        <w:pageBreakBefore w:val="0"/>
        <w:numPr>
          <w:ilvl w:val="0"/>
          <w:numId w:val="1"/>
        </w:numPr>
        <w:spacing w:after="0" w:before="0" w:lineRule="auto"/>
        <w:ind w:left="720" w:hanging="360"/>
        <w:rPr>
          <w:b w:val="1"/>
          <w:sz w:val="22"/>
          <w:szCs w:val="22"/>
          <w:rPrChange w:author="Leonardo Dos Santos" w:id="60" w:date="2025-05-13T12:42:55Z">
            <w:rPr>
              <w:b w:val="1"/>
              <w:sz w:val="22"/>
              <w:szCs w:val="22"/>
            </w:rPr>
          </w:rPrChange>
        </w:rPr>
        <w:pPrChange w:author="Leonardo Dos Santos" w:id="0" w:date="2025-05-13T12:42:55Z">
          <w:pPr>
            <w:pStyle w:val="Heading1"/>
            <w:pageBreakBefore w:val="0"/>
            <w:numPr>
              <w:ilvl w:val="0"/>
              <w:numId w:val="4"/>
            </w:numPr>
            <w:spacing w:after="0" w:before="0" w:lineRule="auto"/>
            <w:ind w:left="720" w:hanging="360"/>
          </w:pPr>
        </w:pPrChange>
      </w:pPr>
      <w:bookmarkStart w:colFirst="0" w:colLast="0" w:name="_xn1ba1xu5t5p" w:id="3"/>
      <w:bookmarkEnd w:id="3"/>
      <w:r w:rsidDel="00000000" w:rsidR="00000000" w:rsidRPr="00000000">
        <w:rPr>
          <w:b w:val="1"/>
          <w:sz w:val="22"/>
          <w:szCs w:val="22"/>
          <w:rtl w:val="0"/>
        </w:rPr>
        <w:t xml:space="preserve">Warehouse Domain (</w:t>
      </w:r>
      <w:ins w:author="Dương VH" w:id="58" w:date="2021-08-25T09:50:09Z">
        <w:r w:rsidDel="00000000" w:rsidR="00000000" w:rsidRPr="00000000">
          <w:rPr>
            <w:b w:val="1"/>
            <w:sz w:val="22"/>
            <w:szCs w:val="22"/>
            <w:rtl w:val="0"/>
          </w:rPr>
          <w:t xml:space="preserve">10</w:t>
        </w:r>
      </w:ins>
      <w:ins w:author="Isaiah Perez" w:id="59" w:date="2021-10-20T05:13:57Z">
        <w:r w:rsidDel="00000000" w:rsidR="00000000" w:rsidRPr="00000000">
          <w:rPr>
            <w:b w:val="1"/>
            <w:sz w:val="22"/>
            <w:szCs w:val="22"/>
            <w:rtl w:val="0"/>
          </w:rPr>
          <w:t xml:space="preserve">7</w:t>
        </w:r>
      </w:ins>
      <w:ins w:author="Dương VH" w:id="58" w:date="2021-08-25T09:50:09Z">
        <w:del w:author="Isaiah Perez" w:id="59" w:date="2021-10-20T05:13:57Z">
          <w:r w:rsidDel="00000000" w:rsidR="00000000" w:rsidRPr="00000000">
            <w:rPr>
              <w:b w:val="1"/>
              <w:sz w:val="22"/>
              <w:szCs w:val="22"/>
              <w:rtl w:val="0"/>
            </w:rPr>
            <w:delText xml:space="preserve">6</w:delText>
          </w:r>
        </w:del>
      </w:ins>
      <w:r w:rsidDel="00000000" w:rsidR="00000000" w:rsidRPr="00000000">
        <w:rPr>
          <w:b w:val="1"/>
          <w:sz w:val="22"/>
          <w:szCs w:val="22"/>
          <w:rtl w:val="0"/>
        </w:rPr>
        <w:t xml:space="preserve">104 Perks) [</w:t>
      </w:r>
      <w:hyperlink w:anchor="kix.pl4epvrjkswz">
        <w:r w:rsidDel="00000000" w:rsidR="00000000" w:rsidRPr="00000000">
          <w:rPr>
            <w:b w:val="1"/>
            <w:color w:val="1155cc"/>
            <w:sz w:val="22"/>
            <w:szCs w:val="22"/>
            <w:u w:val="single"/>
            <w:rtl w:val="0"/>
          </w:rPr>
          <w:t xml:space="preserve">TOP</w:t>
        </w:r>
      </w:hyperlink>
      <w:r w:rsidDel="00000000" w:rsidR="00000000" w:rsidRPr="00000000">
        <w:rPr>
          <w:b w:val="1"/>
          <w:sz w:val="22"/>
          <w:szCs w:val="22"/>
          <w:rtl w:val="0"/>
        </w:rPr>
        <w:t xml:space="preserve">]</w:t>
        <w:br w:type="textWrapping"/>
      </w:r>
    </w:p>
    <w:p w:rsidR="00000000" w:rsidDel="00000000" w:rsidP="00000000" w:rsidRDefault="00000000" w:rsidRPr="00000000" w14:paraId="0000003E">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Gravity Link (Cosmic </w:t>
      </w:r>
      <w:ins w:author="Dương VH" w:id="63" w:date="2021-08-23T01:53:41Z">
        <w:r w:rsidDel="00000000" w:rsidR="00000000" w:rsidRPr="00000000">
          <w:rPr>
            <w:b w:val="1"/>
            <w:rtl w:val="0"/>
            <w:rPrChange w:author="Dương VH" w:id="64" w:date="2021-08-23T01:53:41Z">
              <w:rPr>
                <w:b w:val="1"/>
              </w:rPr>
            </w:rPrChange>
          </w:rPr>
          <w:t xml:space="preserve">Warehouse</w:t>
        </w:r>
      </w:ins>
      <w:del w:author="Onur Haydar Gurbuz" w:id="65" w:date="2021-09-01T14:51:36Z">
        <w:r w:rsidDel="00000000" w:rsidR="00000000" w:rsidRPr="00000000">
          <w:rPr>
            <w:b w:val="1"/>
            <w:rtl w:val="0"/>
            <w:rPrChange w:author="Dương VH" w:id="64" w:date="2021-08-23T01:53:41Z">
              <w:rPr>
                <w:b w:val="1"/>
              </w:rPr>
            </w:rPrChange>
          </w:rPr>
          <w:delText xml:space="preserve">W</w:delText>
        </w:r>
      </w:del>
      <w:ins w:author="Brandon Thornhill" w:id="66" w:date="2021-08-05T02:19:36Z">
        <w:del w:author="Onur Haydar Gurbuz" w:id="65" w:date="2021-09-01T14:51:36Z">
          <w:r w:rsidDel="00000000" w:rsidR="00000000" w:rsidRPr="00000000">
            <w:rPr>
              <w:b w:val="1"/>
              <w:rtl w:val="0"/>
              <w:rPrChange w:author="Dương VH" w:id="64" w:date="2021-08-23T01:53:41Z">
                <w:rPr>
                  <w:b w:val="1"/>
                </w:rPr>
              </w:rPrChange>
            </w:rPr>
            <w:delText xml:space="preserve">   </w:delText>
          </w:r>
        </w:del>
      </w:ins>
      <w:del w:author="Onur Haydar Gurbuz" w:id="65" w:date="2021-09-01T14:51:36Z">
        <w:r w:rsidDel="00000000" w:rsidR="00000000" w:rsidRPr="00000000">
          <w:rPr>
            <w:b w:val="1"/>
            <w:rtl w:val="0"/>
            <w:rPrChange w:author="Dương VH" w:id="64" w:date="2021-08-23T01:53:41Z">
              <w:rPr>
                <w:b w:val="1"/>
              </w:rPr>
            </w:rPrChange>
          </w:rPr>
          <w:delText xml:space="preserve">arehouse</w:delText>
        </w:r>
      </w:del>
      <w:r w:rsidDel="00000000" w:rsidR="00000000" w:rsidRPr="00000000">
        <w:rPr>
          <w:b w:val="1"/>
          <w:rtl w:val="0"/>
        </w:rPr>
        <w:t xml:space="preserve">) (10)</w:t>
      </w:r>
      <w:r w:rsidDel="00000000" w:rsidR="00000000" w:rsidRPr="00000000">
        <w:rPr>
          <w:rtl w:val="0"/>
        </w:rPr>
        <w:t xml:space="preserve">: Lower or turn off the warehouse’s gravity for easier heavy lifting.</w:t>
        <w:br w:type="textWrapping"/>
      </w:r>
    </w:p>
    <w:p w:rsidR="00000000" w:rsidDel="00000000" w:rsidP="00000000" w:rsidRDefault="00000000" w:rsidRPr="00000000" w14:paraId="0000003F">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Loft (Cosmic Warehouse) (10)</w:t>
      </w:r>
      <w:r w:rsidDel="00000000" w:rsidR="00000000" w:rsidRPr="00000000">
        <w:rPr>
          <w:rtl w:val="0"/>
        </w:rPr>
        <w:t xml:space="preserve">: Allows the various warehouse components to be stacked vertically, adding multiple floors to the warehouse instead of cramming </w:t>
      </w:r>
      <w:del w:author="Anonymous" w:id="71" w:date="2021-10-21T07:17:14Z">
        <w:r w:rsidDel="00000000" w:rsidR="00000000" w:rsidRPr="00000000">
          <w:rPr>
            <w:rtl w:val="0"/>
          </w:rPr>
          <w:delText xml:space="preserve">every</w:delText>
        </w:r>
      </w:del>
      <w:r w:rsidDel="00000000" w:rsidR="00000000" w:rsidRPr="00000000">
        <w:rPr>
          <w:rtl w:val="0"/>
        </w:rPr>
        <w:t xml:space="preserve">thing into the 60,000 square foot enclosure.</w:t>
        <w:br w:type="textWrapping"/>
      </w:r>
    </w:p>
    <w:p w:rsidR="00000000" w:rsidDel="00000000" w:rsidP="00000000" w:rsidRDefault="00000000" w:rsidRPr="00000000" w14:paraId="00000040">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Food Supply (Cosmic Warehouse) (10)</w:t>
      </w:r>
      <w:r w:rsidDel="00000000" w:rsidR="00000000" w:rsidRPr="00000000">
        <w:rPr>
          <w:rtl w:val="0"/>
        </w:rPr>
        <w:t xml:space="preserve">: Provides a constant food supply. Enough to keep 5 people fed.</w:t>
        <w:br w:type="textWrapping"/>
      </w:r>
    </w:p>
    <w:p w:rsidR="00000000" w:rsidDel="00000000" w:rsidP="00000000" w:rsidRDefault="00000000" w:rsidRPr="00000000" w14:paraId="00000041">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Workshop (Cosmic Warehouse) (10)</w:t>
      </w:r>
      <w:r w:rsidDel="00000000" w:rsidR="00000000" w:rsidRPr="00000000">
        <w:rPr>
          <w:rtl w:val="0"/>
        </w:rPr>
        <w:t xml:space="preserve">: Workspace full of tools and parts. Good for fixing all sorts of things. Must be at least 2,000 square feet and within the main area of the warehouse.</w:t>
        <w:br w:type="textWrapping"/>
      </w:r>
    </w:p>
    <w:p w:rsidR="00000000" w:rsidDel="00000000" w:rsidP="00000000" w:rsidRDefault="00000000" w:rsidRPr="00000000" w14:paraId="00000042">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Force Wall (Cosmic Warehouse) (20)</w:t>
      </w:r>
      <w:r w:rsidDel="00000000" w:rsidR="00000000" w:rsidRPr="00000000">
        <w:rPr>
          <w:rtl w:val="0"/>
        </w:rPr>
        <w:t xml:space="preserve">: Adds a forcefield to the gateway to seal the entrance behind you.</w:t>
        <w:br w:type="textWrapping"/>
      </w:r>
    </w:p>
    <w:p w:rsidR="00000000" w:rsidDel="00000000" w:rsidP="00000000" w:rsidRDefault="00000000" w:rsidRPr="00000000" w14:paraId="00000043">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Housing (Cosmic Warehouse) (20)</w:t>
      </w:r>
      <w:r w:rsidDel="00000000" w:rsidR="00000000" w:rsidRPr="00000000">
        <w:rPr>
          <w:rtl w:val="0"/>
        </w:rPr>
        <w:t xml:space="preserve">: A fully furnished home with hookups to all utilities. Must be at least 2,000 square feet and within the main area of the warehouse.</w:t>
        <w:br w:type="textWrapping"/>
      </w:r>
    </w:p>
    <w:p w:rsidR="00000000" w:rsidDel="00000000" w:rsidP="00000000" w:rsidRDefault="00000000" w:rsidRPr="00000000" w14:paraId="00000044">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Lights! (Zoo Tycoon) (25)</w:t>
      </w:r>
      <w:r w:rsidDel="00000000" w:rsidR="00000000" w:rsidRPr="00000000">
        <w:rPr>
          <w:rtl w:val="0"/>
        </w:rPr>
        <w:t xml:space="preserve">: A variety of hanging lamps to light your warehouse. They come in regular iron, lamps, tiki torches, and even Atlantis themed seashell designs.</w:t>
        <w:br w:type="textWrapping"/>
      </w:r>
    </w:p>
    <w:p w:rsidR="00000000" w:rsidDel="00000000" w:rsidP="00000000" w:rsidRDefault="00000000" w:rsidRPr="00000000" w14:paraId="00000045">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Sidewalks (Zoo Tycoon) (25)</w:t>
      </w:r>
      <w:r w:rsidDel="00000000" w:rsidR="00000000" w:rsidRPr="00000000">
        <w:rPr>
          <w:rtl w:val="0"/>
        </w:rPr>
        <w:t xml:space="preserve">: Standard brick Sidewalk to connect parts of your warehouse, most people will prefer this over gravel. Looks nice and guests will get tired less quickly walking on it.</w:t>
        <w:br w:type="textWrapping"/>
      </w:r>
    </w:p>
    <w:p w:rsidR="00000000" w:rsidDel="00000000" w:rsidP="00000000" w:rsidRDefault="00000000" w:rsidRPr="00000000" w14:paraId="00000046">
      <w:pPr>
        <w:pageBreakBefore w:val="0"/>
        <w:numPr>
          <w:ilvl w:val="1"/>
          <w:numId w:val="1"/>
        </w:numPr>
        <w:ind w:left="1440" w:hanging="360"/>
        <w:rPr>
          <w:ins w:author="Steph" w:id="72" w:date="2022-03-25T01:22:52Z"/>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Vet (Zoo Tycoon) (25)</w:t>
      </w:r>
      <w:r w:rsidDel="00000000" w:rsidR="00000000" w:rsidRPr="00000000">
        <w:rPr>
          <w:rtl w:val="0"/>
        </w:rPr>
        <w:t xml:space="preserve">: Medical workers trained to treat sick and injured animals, and able to heal any creature brought to them. Comes with a small, animal treatment ward.</w:t>
      </w:r>
      <w:ins w:author="Steph" w:id="72" w:date="2022-03-25T01:22:52Z">
        <w:commentRangeStart w:id="0"/>
        <w:r w:rsidDel="00000000" w:rsidR="00000000" w:rsidRPr="00000000">
          <w:rPr>
            <w:rtl w:val="0"/>
          </w:rPr>
        </w:r>
      </w:ins>
    </w:p>
    <w:p w:rsidR="00000000" w:rsidDel="00000000" w:rsidP="00000000" w:rsidRDefault="00000000" w:rsidRPr="00000000" w14:paraId="00000047">
      <w:pPr>
        <w:pageBreakBefore w:val="0"/>
        <w:ind w:left="1440" w:firstLine="0"/>
        <w:rPr>
          <w:ins w:author="Steph" w:id="72" w:date="2022-03-25T01:22:52Z"/>
          <w:b w:val="1"/>
          <w:rPrChange w:author="Steph" w:id="73" w:date="2022-03-25T01:22:52Z">
            <w:rPr/>
          </w:rPrChange>
        </w:rPr>
      </w:pPr>
      <w:ins w:author="Steph" w:id="72" w:date="2022-03-25T01:22:52Z">
        <w:commentRangeStart w:id="0"/>
        <w:commentRangeEnd w:id="0"/>
        <w:r w:rsidDel="00000000" w:rsidR="00000000" w:rsidRPr="00000000">
          <w:commentReference w:id="0"/>
        </w:r>
        <w:r w:rsidDel="00000000" w:rsidR="00000000" w:rsidRPr="00000000">
          <w:rPr>
            <w:rtl w:val="0"/>
          </w:rPr>
        </w:r>
      </w:ins>
    </w:p>
    <w:p w:rsidR="00000000" w:rsidDel="00000000" w:rsidP="00000000" w:rsidRDefault="00000000" w:rsidRPr="00000000" w14:paraId="00000048">
      <w:pPr>
        <w:pageBreakBefore w:val="0"/>
        <w:numPr>
          <w:ilvl w:val="1"/>
          <w:numId w:val="1"/>
        </w:numPr>
        <w:ind w:left="1440" w:hanging="360"/>
        <w:rPr>
          <w:ins w:author="Steph" w:id="72" w:date="2022-03-25T01:22:52Z"/>
          <w:rPrChange w:author="Leonardo Dos Santos" w:id="60" w:date="2025-05-13T12:42:55Z">
            <w:rPr/>
          </w:rPrChange>
        </w:rPr>
        <w:pPrChange w:author="Leonardo Dos Santos" w:id="0" w:date="2025-05-13T12:42:55Z">
          <w:pPr>
            <w:pageBreakBefore w:val="0"/>
            <w:numPr>
              <w:ilvl w:val="1"/>
              <w:numId w:val="4"/>
            </w:numPr>
            <w:ind w:left="1440" w:hanging="360"/>
          </w:pPr>
        </w:pPrChange>
      </w:pPr>
      <w:ins w:author="Steph" w:id="72" w:date="2022-03-25T01:22:52Z">
        <w:r w:rsidDel="00000000" w:rsidR="00000000" w:rsidRPr="00000000">
          <w:rPr>
            <w:b w:val="1"/>
            <w:rtl w:val="0"/>
            <w:rPrChange w:author="Steph" w:id="73" w:date="2022-03-25T01:22:52Z">
              <w:rPr/>
            </w:rPrChange>
          </w:rPr>
          <w:t xml:space="preserve">Key Link (Personal Reality) (25)</w:t>
        </w:r>
        <w:r w:rsidDel="00000000" w:rsidR="00000000" w:rsidRPr="00000000">
          <w:rPr>
            <w:rtl w:val="0"/>
          </w:rPr>
          <w:t xml:space="preserve">: </w:t>
        </w:r>
        <w:r w:rsidDel="00000000" w:rsidR="00000000" w:rsidRPr="00000000">
          <w:rPr>
            <w:rFonts w:ascii="Calibri" w:cs="Calibri" w:eastAsia="Calibri" w:hAnsi="Calibri"/>
            <w:rtl w:val="0"/>
            <w:rPrChange w:author="Steph" w:id="73" w:date="2022-03-25T01:22:52Z">
              <w:rPr/>
            </w:rPrChange>
          </w:rPr>
          <w:t xml:space="preserve">With this, you can now close the door while you are in the Personal Reality and use your key in a special podium in the entryway to link your Personal Reality Door to any door in your current Host Reality that you’ve previously used your Access Key on. If you have extra keys, any door opened by any of them can be accessed. You may also use a recall function to bring up a list of all the doors that have been accessed by any key, thus allowing you to follow a Companion should you so desire.</w:t>
        </w:r>
      </w:ins>
    </w:p>
    <w:p w:rsidR="00000000" w:rsidDel="00000000" w:rsidP="00000000" w:rsidRDefault="00000000" w:rsidRPr="00000000" w14:paraId="00000049">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rtl w:val="0"/>
        </w:rPr>
        <w:br w:type="textWrapping"/>
      </w:r>
    </w:p>
    <w:p w:rsidR="00000000" w:rsidDel="00000000" w:rsidP="00000000" w:rsidRDefault="00000000" w:rsidRPr="00000000" w14:paraId="0000004A">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Local Net (Cosmic Warehouse) (30)</w:t>
      </w:r>
      <w:r w:rsidDel="00000000" w:rsidR="00000000" w:rsidRPr="00000000">
        <w:rPr>
          <w:rtl w:val="0"/>
        </w:rPr>
        <w:t xml:space="preserve">: Adds a secure link to the current universe’s internet, if it exists.</w:t>
        <w:br w:type="textWrapping"/>
      </w:r>
    </w:p>
    <w:p w:rsidR="00000000" w:rsidDel="00000000" w:rsidP="00000000" w:rsidRDefault="00000000" w:rsidRPr="00000000" w14:paraId="0000004B">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Free Space (Cosmic Warehouse) (30)</w:t>
      </w:r>
      <w:r w:rsidDel="00000000" w:rsidR="00000000" w:rsidRPr="00000000">
        <w:rPr>
          <w:rtl w:val="0"/>
        </w:rPr>
        <w:t xml:space="preserve">: Doubles the available space in the warehouse to 120,000 square feet.</w:t>
        <w:br w:type="textWrapping"/>
      </w:r>
    </w:p>
    <w:p w:rsidR="00000000" w:rsidDel="00000000" w:rsidP="00000000" w:rsidRDefault="00000000" w:rsidRPr="00000000" w14:paraId="0000004C">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Portal (Cosmic Warehouse) (30)</w:t>
      </w:r>
      <w:r w:rsidDel="00000000" w:rsidR="00000000" w:rsidRPr="00000000">
        <w:rPr>
          <w:rtl w:val="0"/>
        </w:rPr>
        <w:t xml:space="preserve">: Replaces the warehouse key with a portal. Can be opened on any surface. 80 square feet max.</w:t>
        <w:br w:type="textWrapping"/>
      </w:r>
    </w:p>
    <w:p w:rsidR="00000000" w:rsidDel="00000000" w:rsidP="00000000" w:rsidRDefault="00000000" w:rsidRPr="00000000" w14:paraId="0000004D">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Meditation Chamber (Star Wars The Original Trilogy) (50)</w:t>
      </w:r>
      <w:r w:rsidDel="00000000" w:rsidR="00000000" w:rsidRPr="00000000">
        <w:rPr>
          <w:rtl w:val="0"/>
        </w:rPr>
        <w:t xml:space="preserve">: Your own private space where you can focus your mind and calm your spirit. These rooms are mainly used by Force sensitives to improve their powers and better their connection to the Force but normal people can use them as well for spiritual exploration, or napping.</w:t>
        <w:br w:type="textWrapping"/>
      </w:r>
    </w:p>
    <w:p w:rsidR="00000000" w:rsidDel="00000000" w:rsidP="00000000" w:rsidRDefault="00000000" w:rsidRPr="00000000" w14:paraId="0000004E">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Natural Lighting (Personal Reality Supplement) (50)</w:t>
      </w:r>
      <w:r w:rsidDel="00000000" w:rsidR="00000000" w:rsidRPr="00000000">
        <w:rPr>
          <w:rtl w:val="0"/>
        </w:rPr>
        <w:t xml:space="preserve">: Completely natural lighting that looks and feels and functions as good as the real thing (sun, moon, or starlight). Comes with sectional dimmer switches and can be sourceless or from any lamplike object you bring into the Personal Reality. Purchasing this upgrades all sources of lighting you bring in, even things like TVs and Computer Monitors to be perfectly safe and naturally adjusting for minimal eye-strain. This replaces Neutral Lighting and does not require any power source.</w:t>
        <w:br w:type="textWrapping"/>
      </w:r>
    </w:p>
    <w:p w:rsidR="00000000" w:rsidDel="00000000" w:rsidP="00000000" w:rsidRDefault="00000000" w:rsidRPr="00000000" w14:paraId="0000004F">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Basic Accommodations (Personal Reality Supplement) (50)</w:t>
      </w:r>
      <w:r w:rsidDel="00000000" w:rsidR="00000000" w:rsidRPr="00000000">
        <w:rPr>
          <w:rtl w:val="0"/>
        </w:rPr>
        <w:t xml:space="preserve">: This provides minimalist accommodations for you and each companion. Essentially the same thing you’d get in Basic Training in the military. A barracks with a bunk and a locker and a camp toilet. If you bought Plumbing, this improves to include a communal shower and toilets. In fact, someone need not be a companion for this to work. Anyone you allow into your Personal Reality will be allotted a similar level of basic living quarters, thus allowing you to turn your Personal Reality into a refugee center if you like. If you have Basic Nutrition, this will provide any such guests as you may invite into your Personal Reality with very basic food equal to 1200 Kcal a day, totally vegetarian. This can support up to a maximum of 1 person for every 4 cubic meters of space in your warehouse per day.</w:t>
        <w:br w:type="textWrapping"/>
      </w:r>
    </w:p>
    <w:p w:rsidR="00000000" w:rsidDel="00000000" w:rsidP="00000000" w:rsidRDefault="00000000" w:rsidRPr="00000000" w14:paraId="00000050">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Garden (Personal Reality Supplement) (50)</w:t>
      </w:r>
      <w:r w:rsidDel="00000000" w:rsidR="00000000" w:rsidRPr="00000000">
        <w:rPr>
          <w:rtl w:val="0"/>
        </w:rPr>
        <w:t xml:space="preserve">: A garden in your Personal Reality, small place filled with aesthetically pleasing flowers, bushes, trees and decorations like fountains and garden gnomes. Comes with benches for you to sit on and relax, with birds singing from branches and butterflies fluttering around. Perfect for a bit of a break away from the hassle of busy life.</w:t>
        <w:br w:type="textWrapping"/>
      </w:r>
    </w:p>
    <w:p w:rsidR="00000000" w:rsidDel="00000000" w:rsidP="00000000" w:rsidRDefault="00000000" w:rsidRPr="00000000" w14:paraId="00000051">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Meditating Corner (Personal Reality Supplement) (Free)</w:t>
      </w:r>
      <w:r w:rsidDel="00000000" w:rsidR="00000000" w:rsidRPr="00000000">
        <w:rPr>
          <w:rtl w:val="0"/>
        </w:rPr>
        <w:t xml:space="preserve">: This Garden Upgrade adds several hidden corners and alcoves that are perfect for meditation, being calm and relaxing. You're guaranteed never to be unduly disturbed while meditating in one of these spots and time spent meditating is quadrupled.</w:t>
        <w:br w:type="textWrapping"/>
      </w:r>
    </w:p>
    <w:p w:rsidR="00000000" w:rsidDel="00000000" w:rsidP="00000000" w:rsidRDefault="00000000" w:rsidRPr="00000000" w14:paraId="00000052">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Shooting Range (Personal Reality Supplement) (50)</w:t>
      </w:r>
      <w:r w:rsidDel="00000000" w:rsidR="00000000" w:rsidRPr="00000000">
        <w:rPr>
          <w:rtl w:val="0"/>
        </w:rPr>
        <w:t xml:space="preserve">: This adds a high tech shooting range to your Personal Reality so that you and your companions can practice your marksmanship in a safe environment. The Shooting Range comes with a fully functional but harmless copy of any weapon you’re familiar with. They have the exact same weight, balance, and accuracy. These duplicates are colored like nerf weapons so you don’t get them confused if you accidentally take them out of the Range. If you also have the Underside or Arena, you automatically get a self-reconfiguring laser-tag arena. If you have both you automatically get an urban combat training course, and if you have the Woods, you get an outdoor shooting range / wilderness combat training ground. If you have Weather Control, you can change the terrain and climate inside this zone. Said zones’ size depends on how much space you have. If you’re running with only Starting Size, your Laser-Tag Arenas are going to be 40 m on a side and 2 stories tall. Every size expansion applies to the arenas as well, doubling the height and multiplying the footprint by x100 (400 m x 400 m x 4 stories, 4 km x 4 km x 8 stories, 40 km x 40 km by 16 stories, and so on.)</w:t>
        <w:br w:type="textWrapping"/>
      </w:r>
    </w:p>
    <w:p w:rsidR="00000000" w:rsidDel="00000000" w:rsidP="00000000" w:rsidRDefault="00000000" w:rsidRPr="00000000" w14:paraId="00000053">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Windows (Personal Reality Supplement) (50)</w:t>
      </w:r>
      <w:r w:rsidDel="00000000" w:rsidR="00000000" w:rsidRPr="00000000">
        <w:rPr>
          <w:rtl w:val="0"/>
        </w:rPr>
        <w:t xml:space="preserve">: Rooms in your Personal Reality receive windows which look out onto some scenery of the current Jump. The view can be customized per room, but can’t be used for spying purposes or to view private moments.</w:t>
        <w:br w:type="textWrapping"/>
      </w:r>
    </w:p>
    <w:p w:rsidR="00000000" w:rsidDel="00000000" w:rsidP="00000000" w:rsidRDefault="00000000" w:rsidRPr="00000000" w14:paraId="00000054">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Petting Zoo (Zoo Tycoon) (50)</w:t>
      </w:r>
      <w:r w:rsidDel="00000000" w:rsidR="00000000" w:rsidRPr="00000000">
        <w:rPr>
          <w:rtl w:val="0"/>
        </w:rPr>
        <w:t xml:space="preserve">: A small enclosure containing small, baby, and non-dangerous animals. Comes with a wading pool for aquatic and a small fenced area for land animals.</w:t>
        <w:br w:type="textWrapping"/>
      </w:r>
    </w:p>
    <w:p w:rsidR="00000000" w:rsidDel="00000000" w:rsidP="00000000" w:rsidRDefault="00000000" w:rsidRPr="00000000" w14:paraId="00000055">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Restaurant (Zoo Tycoon) (50)</w:t>
      </w:r>
      <w:r w:rsidDel="00000000" w:rsidR="00000000" w:rsidRPr="00000000">
        <w:rPr>
          <w:rtl w:val="0"/>
        </w:rPr>
        <w:t xml:space="preserve">: Allows guests to quench their thirst and sate their hunger at the same time. Works better than snack or drink stands.</w:t>
        <w:br w:type="textWrapping"/>
      </w:r>
    </w:p>
    <w:p w:rsidR="00000000" w:rsidDel="00000000" w:rsidP="00000000" w:rsidRDefault="00000000" w:rsidRPr="00000000" w14:paraId="00000056">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Time Controller (Companion Housing Complex Supplement) (50)</w:t>
      </w:r>
      <w:r w:rsidDel="00000000" w:rsidR="00000000" w:rsidRPr="00000000">
        <w:rPr>
          <w:rtl w:val="0"/>
        </w:rPr>
        <w:t xml:space="preserve">: A device made to slow down the flow of time within the warehouse. Ranges from freezing time for the warehouse to matching that of the outside world. Cannot speed up time.</w:t>
      </w:r>
      <w:r w:rsidDel="00000000" w:rsidR="00000000" w:rsidRPr="00000000">
        <w:rPr>
          <w:rtl w:val="0"/>
        </w:rPr>
        <w:br w:type="textWrapping"/>
      </w:r>
    </w:p>
    <w:p w:rsidR="00000000" w:rsidDel="00000000" w:rsidP="00000000" w:rsidRDefault="00000000" w:rsidRPr="00000000" w14:paraId="00000057">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Hot Springs (Re:Monster) (100)</w:t>
      </w:r>
      <w:r w:rsidDel="00000000" w:rsidR="00000000" w:rsidRPr="00000000">
        <w:rPr>
          <w:rtl w:val="0"/>
        </w:rPr>
        <w:t xml:space="preserve">: This small collection of natural hot springs is perfect for relaxation, easing physical pains and helping to unwind mental stresses. By default, these hot springs are unfurnished and simply out in the wilderness. You can have an onsen linked to the hot springs, a business that caters to those wanting to use the hot springs. This will provide a bit of income and may give you a bit of information from the people that visit. In future jumps this hot spring (and onsen if applicable) can be a warehouse attachment.</w:t>
      </w:r>
      <w:r w:rsidDel="00000000" w:rsidR="00000000" w:rsidRPr="00000000">
        <w:rPr>
          <w:b w:val="1"/>
          <w:rtl w:val="0"/>
        </w:rPr>
        <w:br w:type="textWrapping"/>
      </w:r>
    </w:p>
    <w:p w:rsidR="00000000" w:rsidDel="00000000" w:rsidP="00000000" w:rsidRDefault="00000000" w:rsidRPr="00000000" w14:paraId="00000058">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Bioengineering Laboratory (Darkspore) (100)</w:t>
      </w:r>
      <w:r w:rsidDel="00000000" w:rsidR="00000000" w:rsidRPr="00000000">
        <w:rPr>
          <w:rtl w:val="0"/>
        </w:rPr>
        <w:t xml:space="preserve">: Your warehouse gains a chamber the size of a large room that facilitates bio-modification and growing organisms from provided templates. It cannot design new creatures by itself, however, and requires a skilled bio-engineer to provide it templates.</w:t>
        <w:br w:type="textWrapping"/>
      </w:r>
    </w:p>
    <w:p w:rsidR="00000000" w:rsidDel="00000000" w:rsidP="00000000" w:rsidRDefault="00000000" w:rsidRPr="00000000" w14:paraId="00000059">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Large Kitchen (Rune Factory) (100)</w:t>
      </w:r>
      <w:r w:rsidDel="00000000" w:rsidR="00000000" w:rsidRPr="00000000">
        <w:rPr>
          <w:rtl w:val="0"/>
        </w:rPr>
        <w:t xml:space="preserve">: Comes with a fridge and every type of appliance needed to cook any dish. Comes with a cookbook that contains every possible recipe in a digital hub that updates with every jump or culinary advancement in the world.</w:t>
        <w:br w:type="textWrapping"/>
      </w:r>
      <w:ins w:author="Kratos Ryu Ezio Auditore Hayabusa" w:id="74" w:date="2025-03-15T23:56:34Z">
        <w:del w:author="Tristan Walker (R3831Ry3)" w:id="75" w:date="2025-06-20T20:07:56Z">
          <w:r w:rsidDel="00000000" w:rsidR="00000000" w:rsidRPr="00000000">
            <w:rPr>
              <w:rtl w:val="0"/>
            </w:rPr>
            <w:delText xml:space="preserve">BB BB v no BB BB BB BB BB BB BB III BB BB III BB III III BB no BB no III III BB III BB III BB III III BB III BB III III III 8 III o BB u no se BB BB BB BB III BB no BB BB BB BB BB BB III III BB III III BB III BB III BB III III BB III III no III BB III BB BB III BB III BB III III BB III BB III BB III III BB III no III III BB 9 BB III BB III III BB BB III BB III BB III BB III BB III 9k BB i BB BB BB BB BB BB BB BB no BB BB BB BB k BB BB BB 9 BB III BB no BB 9 BB BB BB BB BB BB BB BB BB BB BB BB BB BB BB BB BB BB BB BB BB III 9 III BB III BB 9 BB BB no BB BB no III BB v no BB BB BB BB III BB 9 BB BB BB BB BB BB BB BB BB BB BB BB BB BB BB BB BB BB BB BB BB BB BB no BB no BB no BB no se 9 BB BB BB BB no BB BB BB BB BB BB BB no BB no BB BB BB no 9 BB BB no BB no BB BB III BB III no III BB III III BB no BB no BB III BB III no BB BB BB BB BB 9 BB BB9 BB BB BB mono BB no BB BB BB no BB BB no BB 9 es BB no BB no se BB no BB no BB BB BB no se ni no BB no BB no BB BB BB BB BB BB BB BB BB BB BB BB no BB BB BB BB no i BB III no BB no III no BB no BB no BB no BB no BB BB no BB mono no se BB bikini 9 BB no BB no se BB no BB 9 BB BB k BB 9 BB i BB ik no BB no BB no se BB no BB i BB no BB BB BB BB no BB no BB BB BB 99 BB no se ni BB BB 9 BB no III BB III9 BB BB 9 BB BB BB no BB BB BB BB BB 9 BB no 9 BB BB BB BB BB BB BB no se ni BB no BB no BB no BB BB BB no BB BB BB BB BB BB BB no BB 9 BB bikini i III9 BB 99 BB no se ni no se ni no 9i no BB BB BB BB III no BB no III no i III9 BB no 9 BB BB 9 no 9 BB o no 9 BB BB no se 9 BB no BB BB BB no 9 BB no BB BB BB no BB no k BB no BB no BB BB BB no BB BB no BB no BB no BB no BB no 9 BB BB BB BB no BB BB BB BB BB no se 9 BB no BB BB9 BB no BB no BB no 9 no BB BB BB no 9 BB i9 no se 9 BB no se vino no BB i99 biónico i cómo 99 99 BB BB BB no BB no Nikki BAB BB BB BB no BB III9 jijiji no BB no BB no BB no BB BB 9 BB 9i BB BB BB i BB 9 no BB no BB i9 no se vino k BB 9 BB no Nikki no se BB no BB III9 BB no BB III9 BB no BB no 9 BB no BB BB BB 99 BB bikini no 9 BB i BB 9 BB no mono mono no BB 9 BB no BB 9 BB no 9 no 99 BB no BB no se ni no se BB i BB 99 BB BB BB9 ve 99 ve çç va va va ççç⁹cçvç⁹</w:delText>
          </w:r>
          <w:r w:rsidDel="00000000" w:rsidR="00000000" w:rsidRPr="00000000">
            <w:rPr>
              <w:rtl w:val="0"/>
              <w:rPrChange w:author="Kratos Ryu Ezio Auditore Hayabusa" w:id="76" w:date="2025-03-15T23:56:34Z">
                <w:rPr/>
              </w:rPrChange>
            </w:rPr>
            <w:delText xml:space="preserve">.             ⁹</w:delText>
          </w:r>
        </w:del>
      </w:ins>
      <w:r w:rsidDel="00000000" w:rsidR="00000000" w:rsidRPr="00000000">
        <w:rPr>
          <w:rtl w:val="0"/>
        </w:rPr>
      </w:r>
    </w:p>
    <w:p w:rsidR="00000000" w:rsidDel="00000000" w:rsidP="00000000" w:rsidRDefault="00000000" w:rsidRPr="00000000" w14:paraId="0000005A">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Large Laboratory (Rune Factory) (100)</w:t>
      </w:r>
      <w:r w:rsidDel="00000000" w:rsidR="00000000" w:rsidRPr="00000000">
        <w:rPr>
          <w:rtl w:val="0"/>
        </w:rPr>
        <w:t xml:space="preserve">: Comes with a laboratory storage and every type of appliance needed to produce medicine, herbs, seeds, and anything else that could be considered medical or related to it. Comes with a book that contains instructions on how to make every possible medicine, treatment or anything else on the subject in a digital hub that updates with every jump or medical advancement in the world.</w:t>
        <w:br w:type="textWrapping"/>
      </w:r>
    </w:p>
    <w:p w:rsidR="00000000" w:rsidDel="00000000" w:rsidP="00000000" w:rsidRDefault="00000000" w:rsidRPr="00000000" w14:paraId="0000005B">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Carpenter Station (Rune Factory) (100)</w:t>
      </w:r>
      <w:r w:rsidDel="00000000" w:rsidR="00000000" w:rsidRPr="00000000">
        <w:rPr>
          <w:rtl w:val="0"/>
        </w:rPr>
        <w:t xml:space="preserve">: Comes with a station to make every form or woodwork and other craftsmanship related to it, such as making accessories and yarn, coming with all the tools required for such things. This comes with a book that contains every possible way of woodworking, weaving, accessory making, and anything else related and how to do it in a digital hub, it updates with every jump or advancement in the world. </w:t>
        <w:br w:type="textWrapping"/>
      </w:r>
    </w:p>
    <w:p w:rsidR="00000000" w:rsidDel="00000000" w:rsidP="00000000" w:rsidRDefault="00000000" w:rsidRPr="00000000" w14:paraId="0000005C">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Blacksmith Station (Rune Factory) (100)</w:t>
      </w:r>
      <w:r w:rsidDel="00000000" w:rsidR="00000000" w:rsidRPr="00000000">
        <w:rPr>
          <w:rtl w:val="0"/>
        </w:rPr>
        <w:t xml:space="preserve">: Come with a station for making weapons, armor, magic staves and anything else related to these, along with a book that contains every design for all existing weapons, armor and staves in a digital hub that updates with every jump or advancement in the world.</w:t>
        <w:br w:type="textWrapping"/>
      </w:r>
    </w:p>
    <w:p w:rsidR="00000000" w:rsidDel="00000000" w:rsidP="00000000" w:rsidRDefault="00000000" w:rsidRPr="00000000" w14:paraId="0000005D">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Alchemist’s Laboratory (Overlord) (100)</w:t>
      </w:r>
      <w:r w:rsidDel="00000000" w:rsidR="00000000" w:rsidRPr="00000000">
        <w:rPr>
          <w:rtl w:val="0"/>
        </w:rPr>
        <w:t xml:space="preserve">: A fully fitted and supplied alchemist’s laboratory ready for your use. It comes with the highest quality supplies and equipment required to make magical potions, allowing you to make potions to emulate the effect of any spell you know that could be reasonably made into a potion via alchemy (assuming you know alchemy, at least). The equipment will automatically upgrade itself relative to your own personal skill level, so the more skilled you are the better it will be to reflect that. Reagents for common, rare, and higher quality potions restock themselves automatically on a regular basis.</w:t>
        <w:br w:type="textWrapping"/>
      </w:r>
    </w:p>
    <w:p w:rsidR="00000000" w:rsidDel="00000000" w:rsidP="00000000" w:rsidRDefault="00000000" w:rsidRPr="00000000" w14:paraId="0000005E">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Iconic View (Star Wars The Original Trilogy) (100)</w:t>
      </w:r>
      <w:r w:rsidDel="00000000" w:rsidR="00000000" w:rsidRPr="00000000">
        <w:rPr>
          <w:rtl w:val="0"/>
        </w:rPr>
        <w:t xml:space="preserve">: You can install a large window overlooking any location from the Star Wars universe, such as the clouds of Bespin, the Coruscant skyline, or the planet Endor from orbit. The location will match the same day/night cycle as your current location and will include as much activity you’d expect that location to have. (I.E, if you pick Coruscant you will see ships and other vehicles occasionally fly across your view.) Under no circumstances can you interact with the environment outside. You can install additional windows around your warehouse as well, each showing a different view or location. You can also install a control panel that allows you to view new locations and change the angle of your current view.</w:t>
        <w:br w:type="textWrapping"/>
      </w:r>
    </w:p>
    <w:p w:rsidR="00000000" w:rsidDel="00000000" w:rsidP="00000000" w:rsidRDefault="00000000" w:rsidRPr="00000000" w14:paraId="0000005F">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Throne Room (Star Wars The Original Trilogy) (100)</w:t>
      </w:r>
      <w:r w:rsidDel="00000000" w:rsidR="00000000" w:rsidRPr="00000000">
        <w:rPr>
          <w:rtl w:val="0"/>
        </w:rPr>
        <w:t xml:space="preserve">: Think less Death Star and more Jabba’s Palace. This huge chamber isn’t just a place where you can sit and look menacing, it also doubles as a common room where you can host parties, hold important meetings, or just invite people to relax while they bask in your presence. There’s enough room in here to hold several dozen people and plenty of space to set up some furniture. You’re free to make this area as inviting or foreboding as you wish.</w:t>
        <w:br w:type="textWrapping"/>
      </w:r>
    </w:p>
    <w:p w:rsidR="00000000" w:rsidDel="00000000" w:rsidP="00000000" w:rsidRDefault="00000000" w:rsidRPr="00000000" w14:paraId="00000060">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Hideout (Pokemon Adventures) (100)</w:t>
      </w:r>
      <w:r w:rsidDel="00000000" w:rsidR="00000000" w:rsidRPr="00000000">
        <w:rPr>
          <w:rtl w:val="0"/>
        </w:rPr>
        <w:t xml:space="preserve">: This is a secure location somewhere in the Johto Region. Normally home to various fairly strong Pokemon, you are familiar with it and can easily get in and/or out of it. This hideout is well stocked and follows you to other worlds or, if you don’t want to import it, will become a Warehouse attachment that serves as a refilling supply closet. Refills once per week to capacity.</w:t>
        <w:br w:type="textWrapping"/>
      </w:r>
    </w:p>
    <w:p w:rsidR="00000000" w:rsidDel="00000000" w:rsidP="00000000" w:rsidRDefault="00000000" w:rsidRPr="00000000" w14:paraId="00000061">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Lofty Loft (Personal Reality Supplement) (100)</w:t>
      </w:r>
      <w:r w:rsidDel="00000000" w:rsidR="00000000" w:rsidRPr="00000000">
        <w:rPr>
          <w:rtl w:val="0"/>
        </w:rPr>
        <w:t xml:space="preserve">: Is it depressing having your home surrounded by storage space? You gain an area the same size as your starting space that is reserved entirely for housing and luxury facilities, such as pools and sports fields. It is situated either next to your Cosmic Warehouse or above your Cosmic Warehouse. Separate purchases of Additional Space applied to it instead of Cosmic Warehouse can be used to expand it.</w:t>
        <w:br w:type="textWrapping"/>
      </w:r>
    </w:p>
    <w:p w:rsidR="00000000" w:rsidDel="00000000" w:rsidP="00000000" w:rsidRDefault="00000000" w:rsidRPr="00000000" w14:paraId="00000062">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Sky Simulation (Personal Reality Supplement) (100)</w:t>
      </w:r>
      <w:r w:rsidDel="00000000" w:rsidR="00000000" w:rsidRPr="00000000">
        <w:rPr>
          <w:rtl w:val="0"/>
        </w:rPr>
        <w:t xml:space="preserve">: This replaces your boring drab ceiling with a completely realistic sky simulation... or a non-realistic sky simulation if you prefer the universe to look like something </w:t>
      </w:r>
      <w:ins w:author="Danny 12345" w:id="77" w:date="2021-05-20T00:22:59Z">
        <w:r w:rsidDel="00000000" w:rsidR="00000000" w:rsidRPr="00000000">
          <w:rPr>
            <w:rtl w:val="0"/>
            <w:rPrChange w:author="Danny 12345" w:id="78" w:date="2021-05-20T00:22:59Z">
              <w:rPr/>
            </w:rPrChange>
          </w:rPr>
          <w:t xml:space="preserve">out of a</w:t>
        </w:r>
      </w:ins>
      <w:del w:author="Danny 12345" w:id="77" w:date="2021-05-20T00:22:59Z">
        <w:r w:rsidDel="00000000" w:rsidR="00000000" w:rsidRPr="00000000">
          <w:rPr>
            <w:rtl w:val="0"/>
            <w:rPrChange w:author="Danny 12345" w:id="78" w:date="2021-05-20T00:22:59Z">
              <w:rPr/>
            </w:rPrChange>
          </w:rPr>
          <w:delText xml:space="preserve">out a</w:delText>
        </w:r>
      </w:del>
      <w:r w:rsidDel="00000000" w:rsidR="00000000" w:rsidRPr="00000000">
        <w:rPr>
          <w:rtl w:val="0"/>
        </w:rPr>
        <w:t xml:space="preserve"> Bosch painting. Since this means you won’t have a ceiling to attach anything to, all your lighting options now come with Street Lamps. Note that this does not add any height to your Personal Reality.</w:t>
        <w:br w:type="textWrapping"/>
      </w:r>
    </w:p>
    <w:p w:rsidR="00000000" w:rsidDel="00000000" w:rsidP="00000000" w:rsidRDefault="00000000" w:rsidRPr="00000000" w14:paraId="00000063">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Fly A Kite (Personal Reality Supplement) (Free)</w:t>
      </w:r>
      <w:r w:rsidDel="00000000" w:rsidR="00000000" w:rsidRPr="00000000">
        <w:rPr>
          <w:rtl w:val="0"/>
        </w:rPr>
        <w:t xml:space="preserve">: While this doesn’t add any usable height to your Personal Reality, it means that all the sky space is free for use for flying kites or hot air ballooning or just recreationally flying around in. Comes with realistic clouds if you have Environmental Controls.</w:t>
        <w:br w:type="textWrapping"/>
      </w:r>
    </w:p>
    <w:p w:rsidR="00000000" w:rsidDel="00000000" w:rsidP="00000000" w:rsidRDefault="00000000" w:rsidRPr="00000000" w14:paraId="00000064">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The Village (Personal Reality Supplement) (Free with Treeline, Realistic Ground Cover, and The Pond)</w:t>
      </w:r>
      <w:r w:rsidDel="00000000" w:rsidR="00000000" w:rsidRPr="00000000">
        <w:rPr>
          <w:rtl w:val="0"/>
        </w:rPr>
        <w:t xml:space="preserve">: Your Personal Reality now looks like a town in the middle of the woods, or in a mountain valley, or on a cliffside or seaside / lakeside. Not only that, but you can divide up sections of Warehouse by placing paths or bits of forest or water between them. This includes all Personal Reality expansions you buy, so if you want your Olympian Temple on an island off the coast of your village, that’s fine. The dividing space can be up to 100x the total footprint of your Personal Reality space, but dividing zones and paths can’t be used to store stuff... it’s purely aesthetic.</w:t>
        <w:br w:type="textWrapping"/>
      </w:r>
    </w:p>
    <w:p w:rsidR="00000000" w:rsidDel="00000000" w:rsidP="00000000" w:rsidRDefault="00000000" w:rsidRPr="00000000" w14:paraId="00000065">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Realistic Ground Cover (Personal Reality Supplement) (100)</w:t>
      </w:r>
      <w:r w:rsidDel="00000000" w:rsidR="00000000" w:rsidRPr="00000000">
        <w:rPr>
          <w:rtl w:val="0"/>
        </w:rPr>
        <w:t xml:space="preserve">: Sick and tired of linoleum or concrete? This is the one for you. Now your Personal Reality floor can be turned into any naturally occuring terrain type, in sections, or roads and paths of your design. Any dirt or dust that would be created by this is magically taken care of… unless you don’t want it to be.</w:t>
        <w:br w:type="textWrapping"/>
      </w:r>
    </w:p>
    <w:p w:rsidR="00000000" w:rsidDel="00000000" w:rsidP="00000000" w:rsidRDefault="00000000" w:rsidRPr="00000000" w14:paraId="00000066">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Dig It (Personal Reality Supplement) (Free)</w:t>
      </w:r>
      <w:r w:rsidDel="00000000" w:rsidR="00000000" w:rsidRPr="00000000">
        <w:rPr>
          <w:rtl w:val="0"/>
        </w:rPr>
        <w:t xml:space="preserve">: You now have 40 meters of foundation material under your RGC. Why? Gardening? Graves? Whatever. It’s just rocks and dirt down there, but all buildings you buy in this supplement have perfectly decent foundations installed under them. If you bought the Underside, all that space is digable too. You might even find some weird or cool stuff buried. Nothing amazing, but you’ll be amused.</w:t>
        <w:br w:type="textWrapping"/>
      </w:r>
    </w:p>
    <w:p w:rsidR="00000000" w:rsidDel="00000000" w:rsidP="00000000" w:rsidRDefault="00000000" w:rsidRPr="00000000" w14:paraId="00000067">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The Village (Personal Reality Supplement) (Free with Treeline, The Pond, and Sky Simulation)</w:t>
      </w:r>
      <w:r w:rsidDel="00000000" w:rsidR="00000000" w:rsidRPr="00000000">
        <w:rPr>
          <w:rtl w:val="0"/>
        </w:rPr>
        <w:t xml:space="preserve">: Your Personal Reality now looks like a town in the middle of the woods, or in a mountain valley, or on a cliffside or seaside / lakeside. Not only that, but you can divide up sections of Warehouse by placing paths or bits of forest or water between them. This includes all Personal Reality expansions you buy, so if you want your Olympian Temple on an island off the coast of your village, that’s fine. The dividing space can be up to 100x the total footprint of your Personal Reality space, but dividing zones and paths can’t be used to store stuff... it’s purely aesthetic.</w:t>
        <w:br w:type="textWrapping"/>
      </w:r>
    </w:p>
    <w:p w:rsidR="00000000" w:rsidDel="00000000" w:rsidP="00000000" w:rsidRDefault="00000000" w:rsidRPr="00000000" w14:paraId="00000068">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Nano-Medical Lab (Personal Reality Supplement) (100)</w:t>
      </w:r>
      <w:r w:rsidDel="00000000" w:rsidR="00000000" w:rsidRPr="00000000">
        <w:rPr>
          <w:rtl w:val="0"/>
        </w:rPr>
        <w:t xml:space="preserve">: ​This Medical Bay Upgrade allows the Medical Bay to tell exactly what every nanoscale contaminant inside a living body does and, optionally, remove them without causing harm to the host. The NML can also replicate and administer Medical and Augmentation Nanites as long as you have the materials and requisite know-how. All NML administered Nanites have fiat-backing.</w:t>
        <w:br w:type="textWrapping"/>
      </w:r>
    </w:p>
    <w:p w:rsidR="00000000" w:rsidDel="00000000" w:rsidP="00000000" w:rsidRDefault="00000000" w:rsidRPr="00000000" w14:paraId="00000069">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Medical Bay (Personal Reality Supplement) (Free)</w:t>
      </w:r>
      <w:r w:rsidDel="00000000" w:rsidR="00000000" w:rsidRPr="00000000">
        <w:rPr>
          <w:rtl w:val="0"/>
        </w:rPr>
        <w:t xml:space="preserve">: Fully functional medical bay that can fix up anything that still has a pulse or equivalent. Does Dentistry too. Also provides detailed accounting of a person's medical history. This will not repair genetic defects or replace / repair cybernetics and possesses no ability </w:t>
      </w:r>
      <w:ins w:author="Abdul-Aziz Talibah" w:id="79" w:date="2024-06-13T21:48:58Z">
        <w:r w:rsidDel="00000000" w:rsidR="00000000" w:rsidRPr="00000000">
          <w:rPr>
            <w:rtl w:val="0"/>
            <w:rPrChange w:author="Abdul-Aziz Talibah" w:id="80" w:date="2024-06-13T21:48:58Z">
              <w:rPr/>
            </w:rPrChange>
          </w:rPr>
          <w:t xml:space="preserve">to</w:t>
        </w:r>
      </w:ins>
      <w:ins w:author="hainley simpson" w:id="81" w:date="2023-02-25T04:21:01Z">
        <w:del w:author="Abdul-Aziz Talibah" w:id="79" w:date="2024-06-13T21:48:58Z">
          <w:r w:rsidDel="00000000" w:rsidR="00000000" w:rsidRPr="00000000">
            <w:rPr>
              <w:rtl w:val="0"/>
              <w:rPrChange w:author="Abdul-Aziz Talibah" w:id="80" w:date="2024-06-13T21:48:58Z">
                <w:rPr/>
              </w:rPrChange>
            </w:rPr>
            <w:delText xml:space="preserve">p</w:delText>
          </w:r>
        </w:del>
      </w:ins>
      <w:del w:author="Abdul-Aziz Talibah" w:id="79" w:date="2024-06-13T21:48:58Z">
        <w:r w:rsidDel="00000000" w:rsidR="00000000" w:rsidRPr="00000000">
          <w:rPr>
            <w:rtl w:val="0"/>
            <w:rPrChange w:author="Abdul-Aziz Talibah" w:id="80" w:date="2024-06-13T21:48:58Z">
              <w:rPr/>
            </w:rPrChange>
          </w:rPr>
          <w:delText xml:space="preserve">to</w:delText>
        </w:r>
      </w:del>
      <w:r w:rsidDel="00000000" w:rsidR="00000000" w:rsidRPr="00000000">
        <w:rPr>
          <w:rtl w:val="0"/>
        </w:rPr>
        <w:t xml:space="preserve"> differentiate between beneficial and harmful nanites or implants without you providing that information to the system. Works on animals as well.</w:t>
        <w:br w:type="textWrapping"/>
      </w:r>
    </w:p>
    <w:p w:rsidR="00000000" w:rsidDel="00000000" w:rsidP="00000000" w:rsidRDefault="00000000" w:rsidRPr="00000000" w14:paraId="0000006A">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Bio-Synthesis Lab (Personal Reality Supplement) (100)</w:t>
      </w:r>
      <w:r w:rsidDel="00000000" w:rsidR="00000000" w:rsidRPr="00000000">
        <w:rPr>
          <w:rtl w:val="0"/>
        </w:rPr>
        <w:t xml:space="preserve">: This Medical Bay Upgrade covers all serums, viruses, bacteriological agents, and other chemical, genetic, or retroviral repair and boosting sciences, giving the results fiat-backing. Does not provide any knowledge base.</w:t>
        <w:br w:type="textWrapping"/>
      </w:r>
    </w:p>
    <w:p w:rsidR="00000000" w:rsidDel="00000000" w:rsidP="00000000" w:rsidRDefault="00000000" w:rsidRPr="00000000" w14:paraId="0000006B">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Medical Bay (Personal Reality Supplement) (Free)</w:t>
      </w:r>
      <w:r w:rsidDel="00000000" w:rsidR="00000000" w:rsidRPr="00000000">
        <w:rPr>
          <w:rtl w:val="0"/>
        </w:rPr>
        <w:t xml:space="preserve">: Fully functional medical bay that can fix up anything that still has a pulse or equivalent. Does Dentistry too. Also provides detailed accounting of a person's medical history. This will not repair genetic defects or replace / repair cybernetics and possesses no ability to differentiate between beneficial and harmful nanites or implants without you providing that information to the system. Works on animals as well.</w:t>
        <w:br w:type="textWrapping"/>
      </w:r>
    </w:p>
    <w:p w:rsidR="00000000" w:rsidDel="00000000" w:rsidP="00000000" w:rsidRDefault="00000000" w:rsidRPr="00000000" w14:paraId="0000006C">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Gym (Personal Reality Supplement) (100)</w:t>
      </w:r>
      <w:r w:rsidDel="00000000" w:rsidR="00000000" w:rsidRPr="00000000">
        <w:rPr>
          <w:rtl w:val="0"/>
        </w:rPr>
        <w:t xml:space="preserve">: This provides your Personal Reality with a large open training room for physical exercise. It comes with exercise equipment that can be used to train almost anyone dedicated enough to the limits of their potential (as long as that potential is no more than 150% of peak human potential) fitness. It can be easily converted into a sparring pit. If you have Robots, this includes extremely durable sparring automatons to learn from in your pit. Anybody using the Gym will find that training physical abilities is slightly less fatiguing than it otherwise would be.</w:t>
        <w:br w:type="textWrapping"/>
      </w:r>
      <w:r w:rsidDel="00000000" w:rsidR="00000000" w:rsidRPr="00000000">
        <w:rPr>
          <w:rtl w:val="0"/>
        </w:rPr>
      </w:r>
    </w:p>
    <w:p w:rsidR="00000000" w:rsidDel="00000000" w:rsidP="00000000" w:rsidRDefault="00000000" w:rsidRPr="00000000" w14:paraId="0000006D">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Park (Personal Reality Supplement) (100)</w:t>
      </w:r>
      <w:r w:rsidDel="00000000" w:rsidR="00000000" w:rsidRPr="00000000">
        <w:rPr>
          <w:rtl w:val="0"/>
        </w:rPr>
        <w:t xml:space="preserve">: This upgrade is a park, with paths through it that are perfect for running and skating, and grassy areas ideal for throwing around some frisbee. Maybe you could hang a hammock among these trees?</w:t>
        <w:br w:type="textWrapping"/>
      </w:r>
    </w:p>
    <w:p w:rsidR="00000000" w:rsidDel="00000000" w:rsidP="00000000" w:rsidRDefault="00000000" w:rsidRPr="00000000" w14:paraId="0000006E">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Courts (Personal Reality Supplement) (Free)</w:t>
      </w:r>
      <w:r w:rsidDel="00000000" w:rsidR="00000000" w:rsidRPr="00000000">
        <w:rPr>
          <w:rtl w:val="0"/>
        </w:rPr>
        <w:t xml:space="preserve">: While the Park is great, not all varieties of sports can be freely played on open grass. Soccer and football might be possible with some personalized rules or some chalk, but games like tennis and basketball are probably right out. With this Garden upgrade you’ll find a couple of tennis courts, handball courts, and a basketball court have been added for you and your companions to enjoy playing all sorts of games.</w:t>
        <w:br w:type="textWrapping"/>
      </w:r>
    </w:p>
    <w:p w:rsidR="00000000" w:rsidDel="00000000" w:rsidP="00000000" w:rsidRDefault="00000000" w:rsidRPr="00000000" w14:paraId="0000006F">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Greenhouse (Personal Reality Supplement) (100)</w:t>
      </w:r>
      <w:r w:rsidDel="00000000" w:rsidR="00000000" w:rsidRPr="00000000">
        <w:rPr>
          <w:rtl w:val="0"/>
        </w:rPr>
        <w:t xml:space="preserve">: A greenhouse in which you can now grow some of your own vegetables and fruits. I hear that strawberries are especially popular this season. It is set up for soil-ponics, hydroponics, or aeroponics and is contained in a separate structure that has a footprint of exactly half your Starting Size in all dimensions. Any increase in size to your main space multiplies your Greenhouse’s space by a factor of 5.</w:t>
        <w:br w:type="textWrapping"/>
      </w:r>
    </w:p>
    <w:p w:rsidR="00000000" w:rsidDel="00000000" w:rsidP="00000000" w:rsidRDefault="00000000" w:rsidRPr="00000000" w14:paraId="00000070">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Seeds and Seedlings (Personal Reality Supplement) (Free)</w:t>
      </w:r>
      <w:r w:rsidDel="00000000" w:rsidR="00000000" w:rsidRPr="00000000">
        <w:rPr>
          <w:rtl w:val="0"/>
        </w:rPr>
        <w:t xml:space="preserve">: This Greenhouse Upgrade provides you with a package once a year that contains a random assortment of seeds and seedlings for you to plant in your Greenhouse. Has enough seeds and seedlings to fill half of your Greenhouse and they’re chosen (and labeled) from all the Host Realities you’ve visited, though all are relatively normal plants for their Host Reality.</w:t>
        <w:br w:type="textWrapping"/>
      </w:r>
    </w:p>
    <w:p w:rsidR="00000000" w:rsidDel="00000000" w:rsidP="00000000" w:rsidRDefault="00000000" w:rsidRPr="00000000" w14:paraId="00000071">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Mall (Personal Reality Supplement) (100)</w:t>
      </w:r>
      <w:r w:rsidDel="00000000" w:rsidR="00000000" w:rsidRPr="00000000">
        <w:rPr>
          <w:rtl w:val="0"/>
        </w:rPr>
        <w:t xml:space="preserve">: You now have an entire mall in your Personal Reality, which starts out with 15 average-sized shops. These shops include at least one bookshop, one pet shop, one drug store with a pharmacy, three clothing stores, one shoe store, one computer &amp; games shop, one grocery store and one fast food restaurant. You can pick the general theme of the five remaining shops within the mall yourself or leave it to chance. Merchandise sold in these shops is comparable to merchandise normally sold in shops in your current jump. Any currency available in your current Host Reality is required to make purchases in these shops. The mall is kept clean and filled with merchandise by an automated system, unless you’ve purchased Servant Quarters, in which case it gets staffed by additional servants.... alternatively, if you and your companions have children, you may require them to staff the shops to earn an allowance. No shops that could not normally be found in your Origin Reality. A shop from one Host Reality may be locked in so that it won’t change when you leave that Host Reality. If you ever decide to change it, that shop will close immediately and a new one will take its place at the start of your next jump. All such stores have limited daily stock, and no storage space for more... but they’ll restock popular items daily and less popular items weekly. If something doesn’t sell, they’ll eventually stop carrying it, but there is never a ‘oh, you buy this much often! We jack </w:t>
      </w:r>
      <w:ins w:author="Danny 12345" w:id="82" w:date="2021-05-20T00:24:59Z">
        <w:r w:rsidDel="00000000" w:rsidR="00000000" w:rsidRPr="00000000">
          <w:rPr>
            <w:rtl w:val="0"/>
            <w:rPrChange w:author="Danny 12345" w:id="83" w:date="2021-05-20T00:24:59Z">
              <w:rPr/>
            </w:rPrChange>
          </w:rPr>
          <w:t xml:space="preserve">up the price</w:t>
        </w:r>
      </w:ins>
      <w:del w:author="Danny 12345" w:id="82" w:date="2021-05-20T00:24:59Z">
        <w:r w:rsidDel="00000000" w:rsidR="00000000" w:rsidRPr="00000000">
          <w:rPr>
            <w:rtl w:val="0"/>
            <w:rPrChange w:author="Danny 12345" w:id="83" w:date="2021-05-20T00:24:59Z">
              <w:rPr/>
            </w:rPrChange>
          </w:rPr>
          <w:delText xml:space="preserve">up price</w:delText>
        </w:r>
      </w:del>
      <w:r w:rsidDel="00000000" w:rsidR="00000000" w:rsidRPr="00000000">
        <w:rPr>
          <w:rtl w:val="0"/>
        </w:rPr>
        <w:t xml:space="preserve">!’ function. If you’re an ass, you can charge everyone who isn’t you a tax on anything they buy here, but you’re taxing your friends and followers.</w:t>
        <w:br w:type="textWrapping"/>
      </w:r>
    </w:p>
    <w:p w:rsidR="00000000" w:rsidDel="00000000" w:rsidP="00000000" w:rsidRDefault="00000000" w:rsidRPr="00000000" w14:paraId="00000072">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More for More (Personal Reality Supplement) (Free)</w:t>
      </w:r>
      <w:r w:rsidDel="00000000" w:rsidR="00000000" w:rsidRPr="00000000">
        <w:rPr>
          <w:rtl w:val="0"/>
        </w:rPr>
        <w:t xml:space="preserve">: This Mall Upgrade adds an additional five shops to your mall, or upgrades the existing shops from low end common shops to upscale shops or from upscale to high end shops. Think the difference between a working class neighborhood mall and a white collar neighborhood and one in a highly affluent neighborhood mall.</w:t>
        <w:br w:type="textWrapping"/>
      </w:r>
    </w:p>
    <w:p w:rsidR="00000000" w:rsidDel="00000000" w:rsidP="00000000" w:rsidRDefault="00000000" w:rsidRPr="00000000" w14:paraId="00000073">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Library (Generic Dragon) (100)</w:t>
      </w:r>
      <w:r w:rsidDel="00000000" w:rsidR="00000000" w:rsidRPr="00000000">
        <w:rPr>
          <w:rtl w:val="0"/>
        </w:rPr>
        <w:t xml:space="preserve">: A vast collection of knowledge, including instructional manuals, magical tomes, and political and philosophical treatises... amid a vast quantity of utter junk you picked up because the cover caught your fancy. Your Library gains new books whenever you encounter a new magical or metaphysical system, so it's never out of date. Almost anything one could want to learn is in here somewhere, although calling it a 'Library' implies a certain amount of organization that your massive piles of literature sorely lack.</w:t>
        <w:br w:type="textWrapping"/>
      </w:r>
    </w:p>
    <w:p w:rsidR="00000000" w:rsidDel="00000000" w:rsidP="00000000" w:rsidRDefault="00000000" w:rsidRPr="00000000" w14:paraId="00000074">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Dragon Decimal System (Generic Dragon) (Free)</w:t>
      </w:r>
      <w:r w:rsidDel="00000000" w:rsidR="00000000" w:rsidRPr="00000000">
        <w:rPr>
          <w:rtl w:val="0"/>
        </w:rPr>
        <w:t xml:space="preserve">: Your library is now properly sorted and shelved, rather than simply left in heaps on the floor. Although mortals consider your organizational system arcane and nigh-indecipherable, you can find what you're looking for with relative ease provided you don't start leaving things lying around on the floor again.</w:t>
        <w:br w:type="textWrapping"/>
      </w:r>
    </w:p>
    <w:p w:rsidR="00000000" w:rsidDel="00000000" w:rsidP="00000000" w:rsidRDefault="00000000" w:rsidRPr="00000000" w14:paraId="00000075">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Biosphere (The Fountain) (100)</w:t>
      </w:r>
      <w:r w:rsidDel="00000000" w:rsidR="00000000" w:rsidRPr="00000000">
        <w:rPr>
          <w:rtl w:val="0"/>
        </w:rPr>
        <w:t xml:space="preserve">: The body is but a vessel of the mind, with one changing as the other does, constantly learning from what it experiences and accomplishes. It is only natural then, that the experiences of those around the body will likewise help shape it. To gain the perspective and change you desire, your environment must reflect that. For this meager price, your Warehouse has gained the properties of a Biosphere; self-contained, but controlled. The walls and ceiling can be made 'open', to make it appear as though you were in the middle of an open field in the summer, or a cliffside as the night sky illuminated the plains. While you cannot store anything outside of the Warehouse boundaries, and you will always be aware of these boundaries... the weather and the environment around you shall be in your control, with even simulacrums of wildlife that may fly around. Perhaps by expressing your mind here, you can begin to understand it.</w:t>
        <w:br w:type="textWrapping"/>
      </w:r>
    </w:p>
    <w:p w:rsidR="00000000" w:rsidDel="00000000" w:rsidP="00000000" w:rsidRDefault="00000000" w:rsidRPr="00000000" w14:paraId="00000076">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Bar (Companion Housing Complex Supplement) (100)</w:t>
      </w:r>
      <w:r w:rsidDel="00000000" w:rsidR="00000000" w:rsidRPr="00000000">
        <w:rPr>
          <w:rtl w:val="0"/>
        </w:rPr>
        <w:t xml:space="preserve">: A very well equipped bar for your companion’s enjoyment. Comes stocked with all kinds of liquor and refills itself when low.</w:t>
      </w:r>
      <w:r w:rsidDel="00000000" w:rsidR="00000000" w:rsidRPr="00000000">
        <w:rPr>
          <w:rtl w:val="0"/>
        </w:rPr>
        <w:br w:type="textWrapping"/>
      </w:r>
    </w:p>
    <w:p w:rsidR="00000000" w:rsidDel="00000000" w:rsidP="00000000" w:rsidRDefault="00000000" w:rsidRPr="00000000" w14:paraId="00000077">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Lair (Generic Urban Fantasy) (100):</w:t>
      </w:r>
      <w:r w:rsidDel="00000000" w:rsidR="00000000" w:rsidRPr="00000000">
        <w:rPr>
          <w:rtl w:val="0"/>
        </w:rPr>
        <w:t xml:space="preserve"> A small, out of the way place for the supernatural side of you. A sanctum for a mage, a vampire’s crypt, a grove in the woods for a werewolf. Can be added onto the warehouse. Self cleaning.</w:t>
        <w:br w:type="textWrapping"/>
      </w:r>
    </w:p>
    <w:p w:rsidR="00000000" w:rsidDel="00000000" w:rsidP="00000000" w:rsidRDefault="00000000" w:rsidRPr="00000000" w14:paraId="00000078">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Death Cell (Fantastic Beasts) (100)</w:t>
      </w:r>
      <w:r w:rsidDel="00000000" w:rsidR="00000000" w:rsidRPr="00000000">
        <w:rPr>
          <w:rtl w:val="0"/>
        </w:rPr>
        <w:t xml:space="preserve">: A pure white room with a chair floating above a pool full of a rippling death potion. Replays the happiest memories of a person’s life as the potion envelopes them to keep them sedated during execution. A warehouse addition.</w:t>
      </w:r>
      <w:r w:rsidDel="00000000" w:rsidR="00000000" w:rsidRPr="00000000">
        <w:rPr>
          <w:rtl w:val="0"/>
        </w:rPr>
        <w:br w:type="textWrapping"/>
      </w:r>
    </w:p>
    <w:p w:rsidR="00000000" w:rsidDel="00000000" w:rsidP="00000000" w:rsidRDefault="00000000" w:rsidRPr="00000000" w14:paraId="00000079">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That’s an Actual Unicorn (Justice League Dark) (200)</w:t>
      </w:r>
      <w:r w:rsidDel="00000000" w:rsidR="00000000" w:rsidRPr="00000000">
        <w:rPr>
          <w:rtl w:val="0"/>
        </w:rPr>
        <w:t xml:space="preserve">: I don’t know how you did this but you’ve got your very own unicorn. About the size of a draft horse, it’s much stronger than any horse has a right to be, and it absolutely adores having you pet and ride it. And sure, why not? We might as well slap some wings on it and give the ability to fly! This unicorn’s body is overflowing with incredibly pure and innocent magic. While not its favorite thing in the world, it won’t mind letting you take some hair or a pint of blood to use as reagents. This unicorn comes complete with a warehouse-attached magical grove that will keep them all fed and happy.</w:t>
        <w:br w:type="textWrapping"/>
      </w:r>
    </w:p>
    <w:p w:rsidR="00000000" w:rsidDel="00000000" w:rsidP="00000000" w:rsidRDefault="00000000" w:rsidRPr="00000000" w14:paraId="0000007A">
      <w:pPr>
        <w:pageBreakBefore w:val="0"/>
        <w:numPr>
          <w:ilvl w:val="1"/>
          <w:numId w:val="1"/>
        </w:numPr>
        <w:shd w:fill="ffffff" w:val="clear"/>
        <w:ind w:left="1440" w:hanging="360"/>
        <w:rPr>
          <w:rPrChange w:author="Leonardo Dos Santos" w:id="60" w:date="2025-05-13T12:42:55Z">
            <w:rPr/>
          </w:rPrChange>
        </w:rPr>
        <w:pPrChange w:author="Leonardo Dos Santos" w:id="0" w:date="2025-05-13T12:42:55Z">
          <w:pPr>
            <w:pageBreakBefore w:val="0"/>
            <w:numPr>
              <w:ilvl w:val="1"/>
              <w:numId w:val="4"/>
            </w:numPr>
            <w:shd w:fill="ffffff" w:val="clear"/>
            <w:ind w:left="1440" w:hanging="360"/>
          </w:pPr>
        </w:pPrChange>
      </w:pPr>
      <w:r w:rsidDel="00000000" w:rsidR="00000000" w:rsidRPr="00000000">
        <w:rPr>
          <w:b w:val="1"/>
          <w:rtl w:val="0"/>
        </w:rPr>
        <w:t xml:space="preserve">Asauchi Forge (Bleach) (200)</w:t>
      </w:r>
      <w:r w:rsidDel="00000000" w:rsidR="00000000" w:rsidRPr="00000000">
        <w:rPr>
          <w:rtl w:val="0"/>
        </w:rPr>
        <w:t xml:space="preserve">: While the exact size of the building is up in the air, what is known is that it is larger than what normal swords would be forged in. This grants you all of the material needed to make an Asauchi. The forge comes with enough souls to make a single Asauchi, with the amount regenerating every 10 years.</w:t>
        <w:br w:type="textWrapping"/>
      </w:r>
    </w:p>
    <w:p w:rsidR="00000000" w:rsidDel="00000000" w:rsidP="00000000" w:rsidRDefault="00000000" w:rsidRPr="00000000" w14:paraId="0000007B">
      <w:pPr>
        <w:pageBreakBefore w:val="0"/>
        <w:numPr>
          <w:ilvl w:val="1"/>
          <w:numId w:val="1"/>
        </w:numPr>
        <w:shd w:fill="ffffff" w:val="clear"/>
        <w:ind w:left="1440" w:hanging="360"/>
        <w:rPr>
          <w:rPrChange w:author="Leonardo Dos Santos" w:id="60" w:date="2025-05-13T12:42:55Z">
            <w:rPr/>
          </w:rPrChange>
        </w:rPr>
        <w:pPrChange w:author="Leonardo Dos Santos" w:id="0" w:date="2025-05-13T12:42:55Z">
          <w:pPr>
            <w:pageBreakBefore w:val="0"/>
            <w:numPr>
              <w:ilvl w:val="1"/>
              <w:numId w:val="4"/>
            </w:numPr>
            <w:shd w:fill="ffffff" w:val="clear"/>
            <w:ind w:left="1440" w:hanging="360"/>
          </w:pPr>
        </w:pPrChange>
      </w:pPr>
      <w:r w:rsidDel="00000000" w:rsidR="00000000" w:rsidRPr="00000000">
        <w:rPr>
          <w:b w:val="1"/>
          <w:rtl w:val="0"/>
        </w:rPr>
        <w:t xml:space="preserve">Blossoming Estate (Pokemon Anime) (200)</w:t>
      </w:r>
      <w:r w:rsidDel="00000000" w:rsidR="00000000" w:rsidRPr="00000000">
        <w:rPr>
          <w:rtl w:val="0"/>
        </w:rPr>
        <w:t xml:space="preserve">: A humble abode set at the heart of a ranch with plenty of space to harvest a variety of goods, and even raise some domesticated pokemon. The land is rich enough to promote a swift and healthy harvest of even plants as delicate as apricorns, and will produce more than enough to feed any domesticated pokemon that call it home. While lacking in any interest in fighting outside of self-defense, these domesticated pokemon may off their own harvests such as milk, wools, honeys, and other such resources. Moreover, they’ll be happy to help with chores around the ranch, being able to maintain it while you’re away, and </w:t>
      </w:r>
      <w:r w:rsidDel="00000000" w:rsidR="00000000" w:rsidRPr="00000000">
        <w:rPr>
          <w:rtl w:val="0"/>
        </w:rPr>
        <w:t xml:space="preserve">are swell</w:t>
      </w:r>
      <w:r w:rsidDel="00000000" w:rsidR="00000000" w:rsidRPr="00000000">
        <w:rPr>
          <w:rtl w:val="0"/>
        </w:rPr>
        <w:t xml:space="preserve"> company to have around. This land is attached to your warehouse, and can even add new plants and creatures from your current world. While these domesticated creatures won’t count as companions, neither will they be able to leave the ranch or exert their influence beyond its borders.</w:t>
        <w:br w:type="textWrapping"/>
      </w:r>
    </w:p>
    <w:p w:rsidR="00000000" w:rsidDel="00000000" w:rsidP="00000000" w:rsidRDefault="00000000" w:rsidRPr="00000000" w14:paraId="0000007C">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UNSC Weapons Cache (Halo) (200)</w:t>
      </w:r>
      <w:r w:rsidDel="00000000" w:rsidR="00000000" w:rsidRPr="00000000">
        <w:rPr>
          <w:rtl w:val="0"/>
        </w:rPr>
        <w:t xml:space="preserve">: You gain access to a massive stash or UNSC weaponry. DMRs, Battle Rifles, SMGs, Assault Rifles, Magnums, the cache holds dozens of each. Crates are filled with Frag Grenades and explosive charges, and there is a weapons rack stocked full of heavy weaponry. Rocket Launchers, Spartan Lasers, Sniper Rifles, Gauss Cannons, Flamethrowers, Minigun Turrets, a few of each and more can be found here. Cases of ammunition take up an entire wall, alongside several boxes of spare parts and a workbench for repairs. You could outfit a small army with the weaponry here. Includes schematics for all weapons and ammo, if you ever gain the ability to manufacture them later.</w:t>
        <w:br w:type="textWrapping"/>
      </w:r>
    </w:p>
    <w:p w:rsidR="00000000" w:rsidDel="00000000" w:rsidP="00000000" w:rsidRDefault="00000000" w:rsidRPr="00000000" w14:paraId="0000007D">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Covenant Weapons Cache (Halo) (200)</w:t>
      </w:r>
      <w:r w:rsidDel="00000000" w:rsidR="00000000" w:rsidRPr="00000000">
        <w:rPr>
          <w:rtl w:val="0"/>
        </w:rPr>
        <w:t xml:space="preserve">: This weaponry collection is smaller than the UNSC cache, but the guns you do get are amazing and have been thoroughly cleansed of any tracking devices the Covenant may have embedded. Two dozen Plasma Rifles, half of which are the Brute variant, two dozen Plasma Pistols, half a dozen Needlers, half a dozen Plasma Carbines, a few Beam Rifles, two Fuel Rod Guns, and a crate with dozens of Plasma Grenades make up this collection. Plenty of extra ammunition is included, alongside a Plasma charging conduit for weapons that rely upon internal energy such as the Plasma Rifle and Pistol. The charger seems to have some sort of internal reactor and thus can recharge the weapons indefinitely, but it doesn’t look like there’s a method of tapping in directly for energy without destroying it.</w:t>
        <w:br w:type="textWrapping"/>
      </w:r>
    </w:p>
    <w:p w:rsidR="00000000" w:rsidDel="00000000" w:rsidP="00000000" w:rsidRDefault="00000000" w:rsidRPr="00000000" w14:paraId="0000007E">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Workshop (Fate/Stay Night) (200)</w:t>
      </w:r>
      <w:r w:rsidDel="00000000" w:rsidR="00000000" w:rsidRPr="00000000">
        <w:rPr>
          <w:rtl w:val="0"/>
        </w:rPr>
        <w:t xml:space="preserve">: The home base of every magus and their main lab. This grants you a small and hidden hideaway, filled with materials that would assist any research or experiments you run involving Thaumaturgy or Magecraft.</w:t>
        <w:br w:type="textWrapping"/>
      </w:r>
    </w:p>
    <w:p w:rsidR="00000000" w:rsidDel="00000000" w:rsidP="00000000" w:rsidRDefault="00000000" w:rsidRPr="00000000" w14:paraId="0000007F">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Pokemon Center (Pokemon Adventures) (200)</w:t>
      </w:r>
      <w:r w:rsidDel="00000000" w:rsidR="00000000" w:rsidRPr="00000000">
        <w:rPr>
          <w:rtl w:val="0"/>
        </w:rPr>
        <w:t xml:space="preserve">: Your very own Pokemon Center! Guaranteed to fix up Pokemon in under five seconds though a miracle may take a minute. After this jump it will become a warehouse attachment that can heal just about anything.</w:t>
        <w:br w:type="textWrapping"/>
      </w:r>
    </w:p>
    <w:p w:rsidR="00000000" w:rsidDel="00000000" w:rsidP="00000000" w:rsidRDefault="00000000" w:rsidRPr="00000000" w14:paraId="00000080">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Additional Space (Personal Reality Supplement) (200)</w:t>
      </w:r>
      <w:r w:rsidDel="00000000" w:rsidR="00000000" w:rsidRPr="00000000">
        <w:rPr>
          <w:rtl w:val="0"/>
        </w:rPr>
        <w:t xml:space="preserve">: This starting space upgrade expands your warehouse by a factor of 10 in each dimension. This can be taken multiple times.</w:t>
        <w:br w:type="textWrapping"/>
      </w:r>
    </w:p>
    <w:p w:rsidR="00000000" w:rsidDel="00000000" w:rsidP="00000000" w:rsidRDefault="00000000" w:rsidRPr="00000000" w14:paraId="00000081">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Underside (Personal Reality Supplement) (200)</w:t>
      </w:r>
      <w:r w:rsidDel="00000000" w:rsidR="00000000" w:rsidRPr="00000000">
        <w:rPr>
          <w:rtl w:val="0"/>
        </w:rPr>
        <w:t xml:space="preserve">: This allows you to create Basement Spaces in your Personal Reality. The maximum volume of all ‘underground’ spaces is equal to 1⁄2 the volume of your Personal Reality, but these spaces need not be contiguous. Connections such as chutes, corridors, or elevator shafts are not counted for that total unless you start trying to cheese it by creating an infinitely long corridor to store things in.</w:t>
        <w:br w:type="textWrapping"/>
      </w:r>
    </w:p>
    <w:p w:rsidR="00000000" w:rsidDel="00000000" w:rsidP="00000000" w:rsidRDefault="00000000" w:rsidRPr="00000000" w14:paraId="00000082">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Treeline (Personal Reality Supplement) (200)</w:t>
      </w:r>
      <w:r w:rsidDel="00000000" w:rsidR="00000000" w:rsidRPr="00000000">
        <w:rPr>
          <w:rtl w:val="0"/>
        </w:rPr>
        <w:t xml:space="preserve">: Walls getting you down? Well, you’re in luck. Not only does this replace your walls with trees, there’s actually a bit of a forest out there. Not usable for storage, but you can walk through the woods or cut down trees at the edge of the line for lumber or firewood. Any trees cut down regrow overnight and the stumps can never be cleared. You can walk as far into the woods as you like, but you’ll eventually come out on the other side of your Personal Reality. The trees are a mix of common trees from Earth and you can customize them to your liking with sliders to control how many pines, oaks, poplars, palms, apple trees, etc. The trees will naturally cycle through a year over the course of a year.</w:t>
        <w:br w:type="textWrapping"/>
      </w:r>
    </w:p>
    <w:p w:rsidR="00000000" w:rsidDel="00000000" w:rsidP="00000000" w:rsidRDefault="00000000" w:rsidRPr="00000000" w14:paraId="00000083">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Wildlife (Personal Reality Supplement) (Free)</w:t>
      </w:r>
      <w:r w:rsidDel="00000000" w:rsidR="00000000" w:rsidRPr="00000000">
        <w:rPr>
          <w:rtl w:val="0"/>
        </w:rPr>
        <w:t xml:space="preserve">: This Treeline upgrade adds in small forest creatures like rabbits, squirrels, wolves, and bears. Ferrets too, but they’re not actually wild-animals... except the black-foot ferret, which is. Oh, yeah. birds too, I guess. And bugs... but only mostly harmless ones. Bees yes, Wasps no.</w:t>
        <w:br w:type="textWrapping"/>
      </w:r>
    </w:p>
    <w:p w:rsidR="00000000" w:rsidDel="00000000" w:rsidP="00000000" w:rsidRDefault="00000000" w:rsidRPr="00000000" w14:paraId="00000084">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The Village (Personal Reality Supplement) (Free with The Pond, Realistic Ground Cover, and Sky Simulation)</w:t>
      </w:r>
      <w:r w:rsidDel="00000000" w:rsidR="00000000" w:rsidRPr="00000000">
        <w:rPr>
          <w:rtl w:val="0"/>
        </w:rPr>
        <w:t xml:space="preserve">: Your Personal Reality now looks like a town in the middle of the woods, or in a mountain valley, or on a cliffside or seaside / lakeside. Not only that, but you can divide up sections of Warehouse by placing paths or bits of forest or water between them. This includes all Personal Reality expansions you buy, so if you want your Olympian Temple on an island off the coast of your village, that’s fine. The dividing space can be up to 100x the total footprint of your Personal Reality space, but dividing zones and paths can’t be used to store stuff... it’s purely aesthetic.</w:t>
        <w:br w:type="textWrapping"/>
      </w:r>
    </w:p>
    <w:p w:rsidR="00000000" w:rsidDel="00000000" w:rsidP="00000000" w:rsidRDefault="00000000" w:rsidRPr="00000000" w14:paraId="00000085">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The Pond (Personal Reality Supplement) (200)</w:t>
      </w:r>
      <w:r w:rsidDel="00000000" w:rsidR="00000000" w:rsidRPr="00000000">
        <w:rPr>
          <w:rtl w:val="0"/>
        </w:rPr>
        <w:t xml:space="preserve">: One of the four walls of your Personal Reality has been replaced with a water feature. This is essentially a pond, but you can give it tides and or waves, make it fresh or salt, and give it a beach if you like. If you buy the Garage option, it comes with a Marina for your boats and a second entry zone so you can drive your boats out into the host reality. This can take up multiple walls if desired.</w:t>
        <w:br w:type="textWrapping"/>
      </w:r>
    </w:p>
    <w:p w:rsidR="00000000" w:rsidDel="00000000" w:rsidP="00000000" w:rsidRDefault="00000000" w:rsidRPr="00000000" w14:paraId="00000086">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The Meaning of Life (Personal Reality Supplement) (Free)</w:t>
      </w:r>
      <w:r w:rsidDel="00000000" w:rsidR="00000000" w:rsidRPr="00000000">
        <w:rPr>
          <w:rtl w:val="0"/>
        </w:rPr>
        <w:t xml:space="preserve">: This The Pond Upgrade adds in fish and shellfish and pondweed/seaweed to your pond. Also the occasional duck or swan or other waterfowl. Maybe some frogs or lizards or small reptilians, but nothing dangerous... unless you bought a specific limitation.</w:t>
        <w:br w:type="textWrapping"/>
      </w:r>
    </w:p>
    <w:p w:rsidR="00000000" w:rsidDel="00000000" w:rsidP="00000000" w:rsidRDefault="00000000" w:rsidRPr="00000000" w14:paraId="00000087">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The Village (Personal Reality Supplement) (Free with Treeline, Realistic Ground Cover, and Sky Simulation)</w:t>
      </w:r>
      <w:r w:rsidDel="00000000" w:rsidR="00000000" w:rsidRPr="00000000">
        <w:rPr>
          <w:rtl w:val="0"/>
        </w:rPr>
        <w:t xml:space="preserve">: Your Personal Reality now looks like a town in the middle of the woods, or in a mountain valley, or on a cliffside or seaside / lakeside. Not only that, but you can divide up sections of Warehouse by placing paths or bits of forest or water between them. This includes all Personal Reality expansions you buy, so if you want your Olympian Temple on an island off the coast of your village, that’s fine. The dividing space can be up to 100x the total footprint of your Personal Reality space, but dividing zones and paths can’t be used to store stuff... it’s purely aesthetic.</w:t>
        <w:br w:type="textWrapping"/>
      </w:r>
    </w:p>
    <w:p w:rsidR="00000000" w:rsidDel="00000000" w:rsidP="00000000" w:rsidRDefault="00000000" w:rsidRPr="00000000" w14:paraId="00000088">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Counseling Bay (Personal Reality Supplement) (200)</w:t>
      </w:r>
      <w:r w:rsidDel="00000000" w:rsidR="00000000" w:rsidRPr="00000000">
        <w:rPr>
          <w:rtl w:val="0"/>
        </w:rPr>
        <w:t xml:space="preserve">: And how does that make you feel? Helps you work through any issue. A couch, and solid light therapist are included, but not mandatory.</w:t>
        <w:br w:type="textWrapping"/>
      </w:r>
    </w:p>
    <w:p w:rsidR="00000000" w:rsidDel="00000000" w:rsidP="00000000" w:rsidRDefault="00000000" w:rsidRPr="00000000" w14:paraId="00000089">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Medical Bay (Personal Reality Supplement) (Free)</w:t>
      </w:r>
      <w:r w:rsidDel="00000000" w:rsidR="00000000" w:rsidRPr="00000000">
        <w:rPr>
          <w:rtl w:val="0"/>
        </w:rPr>
        <w:t xml:space="preserve">: Fully functional medical bay that can fix up anything that still has a pulse or equivalent. Does Dentistry too. Also provides detailed accounting of a person's medical history. This will not repair genetic defects or replace / repair cybernetics and possesses no ability to differentiate between beneficial and harmful nanites or implants without you providing that information to the system. Works on animals as well.</w:t>
        <w:br w:type="textWrapping"/>
      </w:r>
    </w:p>
    <w:p w:rsidR="00000000" w:rsidDel="00000000" w:rsidP="00000000" w:rsidRDefault="00000000" w:rsidRPr="00000000" w14:paraId="0000008A">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Cybernetics Bay (Personal Reality Supplement) (200)</w:t>
      </w:r>
      <w:r w:rsidDel="00000000" w:rsidR="00000000" w:rsidRPr="00000000">
        <w:rPr>
          <w:rtl w:val="0"/>
        </w:rPr>
        <w:t xml:space="preserve">: ​This Medical Bay Upgrade allows your Medical Bay to repair and replace damaged cybernetic and biomedical implants. All CyBay installed cybernetics have fiat backing.</w:t>
        <w:br w:type="textWrapping"/>
      </w:r>
    </w:p>
    <w:p w:rsidR="00000000" w:rsidDel="00000000" w:rsidP="00000000" w:rsidRDefault="00000000" w:rsidRPr="00000000" w14:paraId="0000008B">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Medical Bay (Personal Reality Supplement) (Free)</w:t>
      </w:r>
      <w:r w:rsidDel="00000000" w:rsidR="00000000" w:rsidRPr="00000000">
        <w:rPr>
          <w:rtl w:val="0"/>
        </w:rPr>
        <w:t xml:space="preserve">: Fully functional medical bay that can fix up anything that still has a pulse or equivalent. Does Dentistry too. Also provides detailed accounting of a person's medical history. This will not repair genetic defects or replace / repair cybernetics and possesses no ability to differentiate between beneficial and harmful nanites or implants without you providing that information to the system. Works on animals as well.</w:t>
        <w:br w:type="textWrapping"/>
      </w:r>
    </w:p>
    <w:p w:rsidR="00000000" w:rsidDel="00000000" w:rsidP="00000000" w:rsidRDefault="00000000" w:rsidRPr="00000000" w14:paraId="0000008C">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Luxury Housing (Personal Reality Supplement) (200)</w:t>
      </w:r>
      <w:r w:rsidDel="00000000" w:rsidR="00000000" w:rsidRPr="00000000">
        <w:rPr>
          <w:rtl w:val="0"/>
        </w:rPr>
        <w:t xml:space="preserve">: This Housing Complex Upgrade does everything that Upscale Housing does and does it better; high end luxury rugs, lush carpets, parquet wood floors, wood paneled walls, high end furniture, rooms are twice as large as the base, and the cut off for additional rooms is lowered to every four persons. Appliances and Fixtures are very nice and stylish now and the walls are quite soundproof. Closests are now a respectable size. Bedrooms get their own bathrooms. Every kitchen spawns a new Master Bedroom which is now a personal suite (sitting room, bedroom, two walk-in closets each, bathroom with separate whirlpool bath and shower.) New rooms can create separate houses or add on to the main house.</w:t>
        <w:br w:type="textWrapping"/>
      </w:r>
    </w:p>
    <w:p w:rsidR="00000000" w:rsidDel="00000000" w:rsidP="00000000" w:rsidRDefault="00000000" w:rsidRPr="00000000" w14:paraId="0000008D">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Servants’ Quarters (Personal Reality Supplement) (200)</w:t>
      </w:r>
      <w:r w:rsidDel="00000000" w:rsidR="00000000" w:rsidRPr="00000000">
        <w:rPr>
          <w:rtl w:val="0"/>
        </w:rPr>
        <w:t xml:space="preserve">: You now have a staff of utterly loyal, attractive, attentive, immortal, and utterly defenseless servants. How many? Enough to do the cooking, cleaning, and other household chores as you might assign them. Assume your number of Followers (Companions, Children, other Hangers on) plus 50%. They’re fully competent but not exceptional in any way except for presentability and discretion. They never protest being mistreated and recover from any injuries within 6 hours. Upgrading them in any way turns them into companions. Unless upgraded, they don’t have souls and if you kill one, say to turn his body into a zombie, it will take a week for him or her to respawn, you necromantic weirdo.</w:t>
        <w:br w:type="textWrapping"/>
      </w:r>
    </w:p>
    <w:p w:rsidR="00000000" w:rsidDel="00000000" w:rsidP="00000000" w:rsidRDefault="00000000" w:rsidRPr="00000000" w14:paraId="0000008E">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The Big Pool (Personal Reality Supplement) (200)</w:t>
      </w:r>
      <w:r w:rsidDel="00000000" w:rsidR="00000000" w:rsidRPr="00000000">
        <w:rPr>
          <w:rtl w:val="0"/>
        </w:rPr>
        <w:t xml:space="preserve">: An Olympic Water Park (diving pool, swimming pools, warm-up pools, etc) is added to your Personal Reality. The pools upgrade with all the newest tech</w:t>
        <w:br w:type="textWrapping"/>
      </w:r>
    </w:p>
    <w:p w:rsidR="00000000" w:rsidDel="00000000" w:rsidP="00000000" w:rsidRDefault="00000000" w:rsidRPr="00000000" w14:paraId="0000008F">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The Bigger Pool (Personal Reality Supplement) (Free)</w:t>
      </w:r>
      <w:r w:rsidDel="00000000" w:rsidR="00000000" w:rsidRPr="00000000">
        <w:rPr>
          <w:rtl w:val="0"/>
        </w:rPr>
        <w:t xml:space="preserve">: This Big Pool Upgrade adds a lazy river and an entire indoor beach complex to your Aquadome. You know, like they have in Japan. Because those things are absolutely titanic, the footprint of this will not be taken from your available area unless you’ve bought three or more size upgrades to your Starting Size. Don’t try to store things in here... they’ll get very wet and sandy.</w:t>
        <w:br w:type="textWrapping"/>
      </w:r>
    </w:p>
    <w:p w:rsidR="00000000" w:rsidDel="00000000" w:rsidP="00000000" w:rsidRDefault="00000000" w:rsidRPr="00000000" w14:paraId="00000090">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Let’s Have Fun (Personal Reality Supplement) (Free)</w:t>
      </w:r>
      <w:r w:rsidDel="00000000" w:rsidR="00000000" w:rsidRPr="00000000">
        <w:rPr>
          <w:rtl w:val="0"/>
        </w:rPr>
        <w:t xml:space="preserve">: This Big Pool Upgrade adds waterfalls, jumping decks, and other similar stuff for your pool complex, including a wave pool and a dozen different water slides of the kind you’d find at the best water parks. This includes small coves for more private types of fun, or massaging pool for relaxing water massages.</w:t>
        <w:br w:type="textWrapping"/>
      </w:r>
    </w:p>
    <w:p w:rsidR="00000000" w:rsidDel="00000000" w:rsidP="00000000" w:rsidRDefault="00000000" w:rsidRPr="00000000" w14:paraId="00000091">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Grand Dining Hall (Personal Reality Supplement) (200)</w:t>
      </w:r>
      <w:r w:rsidDel="00000000" w:rsidR="00000000" w:rsidRPr="00000000">
        <w:rPr>
          <w:rtl w:val="0"/>
        </w:rPr>
        <w:t xml:space="preserve">: This Housing Upgrade provides you with your own personal Valhalla, which absorbs all food purchases you have made and displays them on platters and sideboards, always perfectly fresh, always at the ideal temperature. The hall is enormous, as large as the number of guests would need, with room left for dancing and fighting and contests of prowess and might. Always clean and decorated to your current tastes.</w:t>
        <w:br w:type="textWrapping"/>
      </w:r>
    </w:p>
    <w:p w:rsidR="00000000" w:rsidDel="00000000" w:rsidP="00000000" w:rsidRDefault="00000000" w:rsidRPr="00000000" w14:paraId="00000092">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Entertainment Room (Personal Reality Supplement) (200)</w:t>
      </w:r>
      <w:r w:rsidDel="00000000" w:rsidR="00000000" w:rsidRPr="00000000">
        <w:rPr>
          <w:rtl w:val="0"/>
        </w:rPr>
        <w:t xml:space="preserve">: Keeping yourself busy isn’t always easy, and sometimes you just want to relax and listen to some music or watch a movie. This is for you. A six room complex is added to your Personal Reality. Each room is an almost perfect movie </w:t>
      </w:r>
      <w:ins w:author="Abdul-Aziz Talibah" w:id="84" w:date="2024-06-13T21:54:07Z">
        <w:r w:rsidDel="00000000" w:rsidR="00000000" w:rsidRPr="00000000">
          <w:rPr>
            <w:rtl w:val="0"/>
            <w:rPrChange w:author="Abdul-Aziz Talibah" w:id="85" w:date="2024-06-13T21:54:07Z">
              <w:rPr/>
            </w:rPrChange>
          </w:rPr>
          <w:t xml:space="preserve">theater</w:t>
        </w:r>
      </w:ins>
      <w:del w:author="Abdul-Aziz Talibah" w:id="84" w:date="2024-06-13T21:54:07Z">
        <w:r w:rsidDel="00000000" w:rsidR="00000000" w:rsidRPr="00000000">
          <w:rPr>
            <w:rtl w:val="0"/>
            <w:rPrChange w:author="Abdul-Aziz Talibah" w:id="85" w:date="2024-06-13T21:54:07Z">
              <w:rPr/>
            </w:rPrChange>
          </w:rPr>
          <w:delText xml:space="preserve">theatre</w:delText>
        </w:r>
      </w:del>
      <w:r w:rsidDel="00000000" w:rsidR="00000000" w:rsidRPr="00000000">
        <w:rPr>
          <w:rtl w:val="0"/>
        </w:rPr>
        <w:t xml:space="preserve">, music room, video-gaming theatre, sound stage, or miniature live theatre. There are 24 comfortable chairs in each (the exact level of luxury depends on your housing level). A popcorn and generic candy vendor and off-brand soda dispenser (self-service) are provided at the basic, but will upgrade to name-brands with any housing upgrade.</w:t>
        <w:br w:type="textWrapping"/>
      </w:r>
    </w:p>
    <w:p w:rsidR="00000000" w:rsidDel="00000000" w:rsidP="00000000" w:rsidRDefault="00000000" w:rsidRPr="00000000" w14:paraId="00000093">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Kit and Kaboodle (Personal Reality Supplement) (Free)</w:t>
      </w:r>
      <w:r w:rsidDel="00000000" w:rsidR="00000000" w:rsidRPr="00000000">
        <w:rPr>
          <w:rtl w:val="0"/>
        </w:rPr>
        <w:t xml:space="preserve">: ​There’s not much purpose in having a sound-stage if you don’t have recording equipment and instruments. While not the best, this Entertainment Room Upgrade provides you with professional grade musical instruments of any kind found on Earth, and a professional mixing board and easy to follow instructions on how to make best use of it. The instruments from this can’t be removed from the Warehouse without the Extruder.</w:t>
        <w:br w:type="textWrapping"/>
      </w:r>
    </w:p>
    <w:p w:rsidR="00000000" w:rsidDel="00000000" w:rsidP="00000000" w:rsidRDefault="00000000" w:rsidRPr="00000000" w14:paraId="00000094">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Game Room (Personal Reality Supplement) (200)</w:t>
      </w:r>
      <w:r w:rsidDel="00000000" w:rsidR="00000000" w:rsidRPr="00000000">
        <w:rPr>
          <w:rtl w:val="0"/>
        </w:rPr>
        <w:t xml:space="preserve">: So much free time, so little to do. This room is the answer to that. Not only is it equipped with 6 networked PCs customized for gaming circa the year you came from, it has up to 12 real world gaming consoles and any gaming network required to connect them. The furniture matches your general housing level but will always be at least comfy beanbags. In addition to the PCs and Consoles, you’ll also get a dozen real world arcade cabinets (up to four of the same machine may be counted as a single machine for multiplayer games), a pool table, a billiards table, a two lane bowling alley, a darts set up, and up to six other game specific tables, including table top board games and RPGs. The room comes with a mini-fridge and microwave. And a room for games wouldn’t be very much use without games, so you may select 250 games from the real world to have up to 6 copies each of, and you gain 6 copies of any one new game (all DLC or expansions included) every month. Free of charge. No magical or other-wise powered games included. If you also have the Entertainment Room the two can be combined to turn the rooms into personal gaming rooms using the Game Room equipment.</w:t>
        <w:br w:type="textWrapping"/>
      </w:r>
    </w:p>
    <w:p w:rsidR="00000000" w:rsidDel="00000000" w:rsidP="00000000" w:rsidRDefault="00000000" w:rsidRPr="00000000" w14:paraId="00000095">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Garage (Personal Reality Supplement) (200)</w:t>
      </w:r>
      <w:r w:rsidDel="00000000" w:rsidR="00000000" w:rsidRPr="00000000">
        <w:rPr>
          <w:rtl w:val="0"/>
        </w:rPr>
        <w:t xml:space="preserve">: A garage for you to place into your vehicles, automatically adjusting to meet with their requirements. Any sort of land, air, or space based personal vehicles (up to the size of 12 meters long, 6 meters wide, and 4 meters tall). The Garage has room for up to 40 such vehicles, with every increase in your Starting Size also increasing the number of slots by a factor of 5. The Garage comes with its own entry room and a set of adaptors which can turn garage doors (even non-automatic ones) into Personal Reality Portals. These adaptors respond to the presence of a Key Holder and open the way into the parking area. If you also have the Pond, this installs a Marina which comes with special adaptors for boat slots. Boat slots do not worry about the draft or masts of the boats you part in them, only the distance from the waterline to the top of the primary hull. Each size increase of the total Personal Reality also increases the maximum size of a vehicle by a factor of 5 (60x30x20, 300x150x100, 1500x750x500, etc.)</w:t>
        <w:br w:type="textWrapping"/>
      </w:r>
    </w:p>
    <w:p w:rsidR="00000000" w:rsidDel="00000000" w:rsidP="00000000" w:rsidRDefault="00000000" w:rsidRPr="00000000" w14:paraId="00000096">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Arsenal (Personal Reality Supplement) (200)</w:t>
      </w:r>
      <w:r w:rsidDel="00000000" w:rsidR="00000000" w:rsidRPr="00000000">
        <w:rPr>
          <w:rtl w:val="0"/>
        </w:rPr>
        <w:t xml:space="preserve">: Placing your battle armor and sword right next to your wedding dress rarely appears all that practical, so with this purchase an </w:t>
      </w:r>
      <w:ins w:author="Abdul-Aziz Talibah" w:id="86" w:date="2024-06-13T21:54:28Z">
        <w:r w:rsidDel="00000000" w:rsidR="00000000" w:rsidRPr="00000000">
          <w:rPr>
            <w:rtl w:val="0"/>
            <w:rPrChange w:author="Abdul-Aziz Talibah" w:id="87" w:date="2024-06-13T21:54:28Z">
              <w:rPr/>
            </w:rPrChange>
          </w:rPr>
          <w:t xml:space="preserve">armory</w:t>
        </w:r>
      </w:ins>
      <w:del w:author="Abdul-Aziz Talibah" w:id="86" w:date="2024-06-13T21:54:28Z">
        <w:r w:rsidDel="00000000" w:rsidR="00000000" w:rsidRPr="00000000">
          <w:rPr>
            <w:rtl w:val="0"/>
            <w:rPrChange w:author="Abdul-Aziz Talibah" w:id="87" w:date="2024-06-13T21:54:28Z">
              <w:rPr/>
            </w:rPrChange>
          </w:rPr>
          <w:delText xml:space="preserve">armoury</w:delText>
        </w:r>
      </w:del>
      <w:r w:rsidDel="00000000" w:rsidR="00000000" w:rsidRPr="00000000">
        <w:rPr>
          <w:rtl w:val="0"/>
        </w:rPr>
        <w:t xml:space="preserve"> gets added to your Personal Reality, into which you can place your battle armors and your weapons, and same for your companions. Content placed into </w:t>
      </w:r>
      <w:ins w:author="Giovanni DeVeres" w:id="88" w:date="2024-07-08T13:49:45Z">
        <w:r w:rsidDel="00000000" w:rsidR="00000000" w:rsidRPr="00000000">
          <w:rPr>
            <w:rtl w:val="0"/>
            <w:rPrChange w:author="Giovanni DeVeres" w:id="89" w:date="2024-07-08T13:49:45Z">
              <w:rPr/>
            </w:rPrChange>
          </w:rPr>
          <w:t xml:space="preserve">armory</w:t>
        </w:r>
      </w:ins>
      <w:del w:author="Giovanni DeVeres" w:id="88" w:date="2024-07-08T13:49:45Z">
        <w:r w:rsidDel="00000000" w:rsidR="00000000" w:rsidRPr="00000000">
          <w:rPr>
            <w:rtl w:val="0"/>
            <w:rPrChange w:author="Giovanni DeVeres" w:id="89" w:date="2024-07-08T13:49:45Z">
              <w:rPr/>
            </w:rPrChange>
          </w:rPr>
          <w:delText xml:space="preserve">armoury</w:delText>
        </w:r>
      </w:del>
      <w:r w:rsidDel="00000000" w:rsidR="00000000" w:rsidRPr="00000000">
        <w:rPr>
          <w:rtl w:val="0"/>
        </w:rPr>
        <w:t xml:space="preserve"> will be sorted for easy access and will be kept in pristine condition, always cleaned when placed back and minor damages automatically repaired, although for bigger types of damages you’ll have to figure out something by yourself. If you have Portals, you can summon your equipment through any portal you open.</w:t>
        <w:br w:type="textWrapping"/>
      </w:r>
    </w:p>
    <w:p w:rsidR="00000000" w:rsidDel="00000000" w:rsidP="00000000" w:rsidRDefault="00000000" w:rsidRPr="00000000" w14:paraId="00000097">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Hunting/Grazing Grounds (Generic Dinosaur Gauntlet) (200)</w:t>
      </w:r>
      <w:r w:rsidDel="00000000" w:rsidR="00000000" w:rsidRPr="00000000">
        <w:rPr>
          <w:rtl w:val="0"/>
        </w:rPr>
        <w:t xml:space="preserve">: You have, attached to your warehouse, a large area that is perfect for your dinosaur form to hunt or graze, providing all the food and water needed for as many dinosaurs as you have. Any animal you have ever killed will have a population in this area, as will any plant you have ever sampled.</w:t>
        <w:br w:type="textWrapping"/>
      </w:r>
    </w:p>
    <w:p w:rsidR="00000000" w:rsidDel="00000000" w:rsidP="00000000" w:rsidRDefault="00000000" w:rsidRPr="00000000" w14:paraId="00000098">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Somewhere to Go Home To (Generic Urban Fantasy) (200):</w:t>
      </w:r>
      <w:r w:rsidDel="00000000" w:rsidR="00000000" w:rsidRPr="00000000">
        <w:rPr>
          <w:rtl w:val="0"/>
        </w:rPr>
        <w:t xml:space="preserve"> A small house or apartment and a pet of whatever (legal) kind you want. No bills necessary for the heating, electricity, internet, water, or stuffed fridge. You’ll always feel right at home here and be able to relax. No caretaking, cleaning, or upkeep necessary (unless you want there to be)</w:t>
        <w:br w:type="textWrapping"/>
      </w:r>
    </w:p>
    <w:p w:rsidR="00000000" w:rsidDel="00000000" w:rsidP="00000000" w:rsidRDefault="00000000" w:rsidRPr="00000000" w14:paraId="00000099">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Marowak’s Dojo (Generic Pokemon Mystery Dungeon AU) (200):</w:t>
      </w:r>
      <w:r w:rsidDel="00000000" w:rsidR="00000000" w:rsidRPr="00000000">
        <w:rPr>
          <w:rtl w:val="0"/>
        </w:rPr>
        <w:t xml:space="preserve"> Welcome to Marowak’s Dojo. This is a place where you can train yourself in a relatively safe Dungeon 10 levels deep and with up to 20 thematic dungeons either based around various types or previous jumps. Unlike the one you find in this world, this dojo doesn’t rob you of your items when you enter it and there is no risk for your money either in losing. We guarantee that any fights here will be as challenging as you desire and like in this world you will grow stronger as if you were under the influence of a Game system, if you don’t have one yet.</w:t>
        <w:br w:type="textWrapping"/>
      </w:r>
    </w:p>
    <w:p w:rsidR="00000000" w:rsidDel="00000000" w:rsidP="00000000" w:rsidRDefault="00000000" w:rsidRPr="00000000" w14:paraId="0000009A">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Gym (Companion Housing Complex Supplement) (200)</w:t>
      </w:r>
      <w:r w:rsidDel="00000000" w:rsidR="00000000" w:rsidRPr="00000000">
        <w:rPr>
          <w:rtl w:val="0"/>
        </w:rPr>
        <w:t xml:space="preserve">: A large open training room for physical exercise. Comes with exercise equipment that could train someone up to peak human fitness and an extremely durable sparring pit. Companions will find training their physical abilities here to be slightly boosted.</w:t>
      </w:r>
      <w:r w:rsidDel="00000000" w:rsidR="00000000" w:rsidRPr="00000000">
        <w:rPr>
          <w:rtl w:val="0"/>
        </w:rPr>
        <w:br w:type="textWrapping"/>
      </w:r>
    </w:p>
    <w:p w:rsidR="00000000" w:rsidDel="00000000" w:rsidP="00000000" w:rsidRDefault="00000000" w:rsidRPr="00000000" w14:paraId="0000009B">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Custom Illusion Barrier (The Gamer) (300)</w:t>
      </w:r>
      <w:r w:rsidDel="00000000" w:rsidR="00000000" w:rsidRPr="00000000">
        <w:rPr>
          <w:rtl w:val="0"/>
        </w:rPr>
        <w:t xml:space="preserve">: A door appears in your warehouse, beyond which is a programmable illusion barrier. To begin with you get a monster instance of your choice, an empty training instance, and the ability to give the barrier a time dilation (1:10) property. As you learn more about illusion barriers you can add additional properties and instances. High level monster instances can be created more easily than with the illusion barriers perk.</w:t>
        <w:br w:type="textWrapping"/>
      </w:r>
    </w:p>
    <w:p w:rsidR="00000000" w:rsidDel="00000000" w:rsidP="00000000" w:rsidRDefault="00000000" w:rsidRPr="00000000" w14:paraId="0000009C">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Hanging Gardens (God of War) (300)</w:t>
      </w:r>
      <w:r w:rsidDel="00000000" w:rsidR="00000000" w:rsidRPr="00000000">
        <w:rPr>
          <w:rtl w:val="0"/>
        </w:rPr>
        <w:t xml:space="preserve">: Not all that glitters is gold, traveler. There is the beauty of nature to consider, and the treasures it can bring to your world. By selecting this choice, you gain a divine garden attachment to the Warehouse, with palace pillars and balconies decorating a room filled with lush, fertile dirt. This place is primed to accept plants of all kinds, and alters its atmosphere to encourage the best conditions for the plants to grow... even growing around the pillars and infrastructure inside. In time and with great energy, the plants may breed and even create new forms of plant life, even if they would not normally be compatible. Forget the green thumb, you've got a golden thumb.</w:t>
        <w:br w:type="textWrapping"/>
      </w:r>
    </w:p>
    <w:p w:rsidR="00000000" w:rsidDel="00000000" w:rsidP="00000000" w:rsidRDefault="00000000" w:rsidRPr="00000000" w14:paraId="0000009D">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Volcanic Forge (God of War) (300)</w:t>
      </w:r>
      <w:r w:rsidDel="00000000" w:rsidR="00000000" w:rsidRPr="00000000">
        <w:rPr>
          <w:rtl w:val="0"/>
        </w:rPr>
        <w:t xml:space="preserve">: The Smith God's power is great, but it is not by his will alone that his works are forged. There are also his tools to consider, and with this you have one such tool. Attached to your Warehouse is a small volcano, a fiery beast that will never fade and never falter. Its power is great, reducing the time you need to break down metals and minerals, reworking them into new forms while increasing their quality and inherent strengths. Should you choose, you may also take a significant hit in forging time to experiment with different metals and minerals, melting and combining them to create a different, newer resource with one quality from the second object in question. Rise, craftsman. Rise and begin your work.</w:t>
        <w:br w:type="textWrapping"/>
      </w:r>
    </w:p>
    <w:p w:rsidR="00000000" w:rsidDel="00000000" w:rsidP="00000000" w:rsidRDefault="00000000" w:rsidRPr="00000000" w14:paraId="0000009E">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Divine Source (God of War) (300)</w:t>
      </w:r>
      <w:r w:rsidDel="00000000" w:rsidR="00000000" w:rsidRPr="00000000">
        <w:rPr>
          <w:rtl w:val="0"/>
        </w:rPr>
        <w:t xml:space="preserve">: It is well known that the gods are ageless entities. Powerful forces naturally suited to rule the world and all who inhabit it, their reign is so rarely disputed save for times of great crisis. However, gods are alive... and as such, the gods still require sustenance. Upon purchase, this room attaches to the Warehouse and contains a priceless site; a tree with fruit of Ambrosia and the dew of its leaves becoming Nectar. This fruit and dew is so nutritious it could leave a person feeling fed for a full week, and is far more healthy than any mundane food. As a bonus, the Nectar can imbue the drinker with youth and restore them to the age of their prime, while the Ambrosia cleanses physical imperfections and can improve the connection one has with their abilities. It is little wonder why these have been the food and drink of the gods.</w:t>
        <w:br w:type="textWrapping"/>
      </w:r>
    </w:p>
    <w:p w:rsidR="00000000" w:rsidDel="00000000" w:rsidP="00000000" w:rsidRDefault="00000000" w:rsidRPr="00000000" w14:paraId="0000009F">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Sakura Tree Grove (Meddlesome Kitsune Senko-san) (300)</w:t>
      </w:r>
      <w:r w:rsidDel="00000000" w:rsidR="00000000" w:rsidRPr="00000000">
        <w:rPr>
          <w:rtl w:val="0"/>
        </w:rPr>
        <w:t xml:space="preserve">: A resplendent golden gate appears inside your warehouse leading to a small grove of blooming Sakura trees, with a clearing of green grass in the middle. The time of day can be set as you enter, ranging from a cloudless starry night, to a mellow sunset, to a rosey midday sun. A lovely place to relax or have a picnic with friends and family. Your own personal Hanami on demand.</w:t>
        <w:br w:type="textWrapping"/>
      </w:r>
    </w:p>
    <w:p w:rsidR="00000000" w:rsidDel="00000000" w:rsidP="00000000" w:rsidRDefault="00000000" w:rsidRPr="00000000" w14:paraId="000000A0">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Recruiting Agency of Evil (The Legend of Neil) (300)</w:t>
      </w:r>
      <w:r w:rsidDel="00000000" w:rsidR="00000000" w:rsidRPr="00000000">
        <w:rPr>
          <w:rtl w:val="0"/>
        </w:rPr>
        <w:t xml:space="preserve">: But if you have a dungeon, you’re going to need to staff it! This warehouse attachment can be accessed through any dungeon you possess, and lets you meet with potential hires, who all have their own strengths and (glaring) weaknesses. Provides dozens of mooks to boss around.</w:t>
        <w:br w:type="textWrapping"/>
      </w:r>
    </w:p>
    <w:p w:rsidR="00000000" w:rsidDel="00000000" w:rsidP="00000000" w:rsidRDefault="00000000" w:rsidRPr="00000000" w14:paraId="000000A1">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Library (Personal Reality Supplement) (300)</w:t>
      </w:r>
      <w:r w:rsidDel="00000000" w:rsidR="00000000" w:rsidRPr="00000000">
        <w:rPr>
          <w:rtl w:val="0"/>
        </w:rPr>
        <w:t xml:space="preserve">: A place to keep all the books and writings you and your companions might create or gather throughout your adventures, with all of them kept in pristine condition and automatically sorted based on your selected scheme, no matter how harebrained. Comes with a reading area that has an effect of slightly boosting concentration, reading speed, comprehension, and retention rate.</w:t>
        <w:br w:type="textWrapping"/>
      </w:r>
    </w:p>
    <w:p w:rsidR="00000000" w:rsidDel="00000000" w:rsidP="00000000" w:rsidRDefault="00000000" w:rsidRPr="00000000" w14:paraId="000000A2">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Starting Collection (Personal Reality Supplement) (Free)</w:t>
      </w:r>
      <w:r w:rsidDel="00000000" w:rsidR="00000000" w:rsidRPr="00000000">
        <w:rPr>
          <w:rtl w:val="0"/>
        </w:rPr>
        <w:t xml:space="preserve">: This Library Upgrade gets you pre-stocked with books you would expect to find in an average town and school library, with a nice spread of books on a variety of topics and in a language of your choice. This comes with 10,000 individual fiction titles and three times that number non-fiction titles covering all normal real-world subjects. Most of the books will be best sellers or classics (80%) and will cover the last hundred and fifty years or so. The other 20% will be more esoteric works, but seldom anything particularly obscure or rare.</w:t>
        <w:br w:type="textWrapping"/>
      </w:r>
    </w:p>
    <w:p w:rsidR="00000000" w:rsidDel="00000000" w:rsidP="00000000" w:rsidRDefault="00000000" w:rsidRPr="00000000" w14:paraId="000000A3">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Expanded Collection (Personal Reality Supplement) (Free)</w:t>
      </w:r>
      <w:r w:rsidDel="00000000" w:rsidR="00000000" w:rsidRPr="00000000">
        <w:rPr>
          <w:rtl w:val="0"/>
        </w:rPr>
        <w:t xml:space="preserve">: The Library Upgrade specializes your library in a specific way, adding books on specific topics, things that you would expect in specialized university libraries. Each purchase of this comes with 15,000 specific titles in the language of your choice (even if such works have never been published in your selected language). The more specific a topic you pick, the more specific these books will be. So picking Biology as a topic will get you books ranging from everything on animals, plants, anatomy, genetics, microbiology and ecology, while picking entomology as a topic will give you extremely detailed books about different types of insects, their physiology, and so on. The subject must be one from the real world, but do remember that there are thousands and thousands of real world books on the occult, so it’s not unlikely you can find what you like.</w:t>
        <w:br w:type="textWrapping"/>
      </w:r>
    </w:p>
    <w:p w:rsidR="00000000" w:rsidDel="00000000" w:rsidP="00000000" w:rsidRDefault="00000000" w:rsidRPr="00000000" w14:paraId="000000A4">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The Workshop (Marvel Vol. 1) (300)</w:t>
      </w:r>
      <w:r w:rsidDel="00000000" w:rsidR="00000000" w:rsidRPr="00000000">
        <w:rPr>
          <w:rtl w:val="0"/>
        </w:rPr>
        <w:t xml:space="preserve">: Even if Tony Stark built his armor in a cave, it's when he got access to additional resources that his designs really shined. That's why there's this Warehouse Attachment workshop that can assist your endeavors by supplying you with a considerable amount of tools for construction of various forms of technology. This also comes with automated arms that can assist in disassembling and reassembling complex forms of technology that are of your design. Finally, it will also come with a powerful supercomputer that can help you design and calculate new forms to take your equipment to another stage in efficiency and power</w:t>
        <w:br w:type="textWrapping"/>
      </w:r>
    </w:p>
    <w:p w:rsidR="00000000" w:rsidDel="00000000" w:rsidP="00000000" w:rsidRDefault="00000000" w:rsidRPr="00000000" w14:paraId="000000A5">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Primordial Garden (EVO Search For Eden) (300)</w:t>
      </w:r>
      <w:r w:rsidDel="00000000" w:rsidR="00000000" w:rsidRPr="00000000">
        <w:rPr>
          <w:rtl w:val="0"/>
        </w:rPr>
        <w:t xml:space="preserve">: A largish walled garden added onto your warehouse, accessed through a door in the wall. Aside from a large clearing with a constant stream of crystal clear water and a small lake, there are also fruit bearing trees here that are always full. The conditions here are ideal for life, meaning that any animal or plant placed here will rapidly reach a peak state of health, and any growth they undergo will be optimized. Non-intelligent creatures here will not attack you unless attacked first, and will be much easier to tame. As a final benefit, getting a good night’s rest here washes away any and all stress that someone is suffering from.</w:t>
        <w:br w:type="textWrapping"/>
      </w:r>
    </w:p>
    <w:p w:rsidR="00000000" w:rsidDel="00000000" w:rsidP="00000000" w:rsidRDefault="00000000" w:rsidRPr="00000000" w14:paraId="000000A6">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Crystal Womb (EVO Search For Eden) (300)</w:t>
      </w:r>
      <w:r w:rsidDel="00000000" w:rsidR="00000000" w:rsidRPr="00000000">
        <w:rPr>
          <w:rtl w:val="0"/>
        </w:rPr>
        <w:t xml:space="preserve">: A small chamber accessed through a door in your warehouse, made up of earth, crystal, and strange organic growths. These growths slowly spawn strange grub like creatures the size of the average dog. While non-intelligent and completely helpless if taken outside of the chamber, their biology is impossibly malleable. Whether it’s using this Jump's perks to forcibly evolve them into minions, or some other method, they make perfect fodder for biological experiments and abilities. The strange stem cell-like flesh of both the maggots and the growthes will also attach itself to living creatures if they rest here, regenerating and replacing lost limbs or organs as long as the creature is still alive. The chamber holds a max of a dozen at a time, and will replace their numbers at about two or three a day.</w:t>
        <w:br w:type="textWrapping"/>
      </w:r>
    </w:p>
    <w:p w:rsidR="00000000" w:rsidDel="00000000" w:rsidP="00000000" w:rsidRDefault="00000000" w:rsidRPr="00000000" w14:paraId="000000A7">
      <w:pPr>
        <w:pageBreakBefore w:val="0"/>
        <w:numPr>
          <w:ilvl w:val="1"/>
          <w:numId w:val="1"/>
        </w:numPr>
        <w:ind w:left="1440" w:hanging="360"/>
        <w:rPr>
          <w:ins w:author="Isaiah Perez" w:id="90" w:date="2021-10-20T05:09:13Z"/>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Bakery (Fantastic Beasts) (300)</w:t>
      </w:r>
      <w:r w:rsidDel="00000000" w:rsidR="00000000" w:rsidRPr="00000000">
        <w:rPr>
          <w:rtl w:val="0"/>
        </w:rPr>
        <w:t xml:space="preserve">: A small but immensely popular bakery known for the high quality of its baked goods. The friendly staff seem capable of running it without you but will happily follow your lead (and stupid pastry designs) if you wish to have a more hands on role. In following jumps you will inherit a similar bakery. A door in the back connects to your warehouse.</w:t>
      </w:r>
      <w:r w:rsidDel="00000000" w:rsidR="00000000" w:rsidRPr="00000000">
        <w:rPr>
          <w:rtl w:val="0"/>
        </w:rPr>
        <w:br w:type="textWrapping"/>
      </w:r>
      <w:ins w:author="Isaiah Perez" w:id="90" w:date="2021-10-20T05:09:13Z">
        <w:r w:rsidDel="00000000" w:rsidR="00000000" w:rsidRPr="00000000">
          <w:rPr>
            <w:rtl w:val="0"/>
          </w:rPr>
        </w:r>
      </w:ins>
    </w:p>
    <w:p w:rsidR="00000000" w:rsidDel="00000000" w:rsidP="00000000" w:rsidRDefault="00000000" w:rsidRPr="00000000" w14:paraId="000000A8">
      <w:pPr>
        <w:pageBreakBefore w:val="0"/>
        <w:numPr>
          <w:ilvl w:val="1"/>
          <w:numId w:val="1"/>
        </w:numPr>
        <w:ind w:left="1440" w:hanging="360"/>
        <w:rPr>
          <w:ins w:author="Isaiah Perez" w:id="90" w:date="2021-10-20T05:09:13Z"/>
        </w:rPr>
        <w:pPrChange w:author="Leonardo Dos Santos" w:id="0" w:date="2025-05-13T12:42:55Z">
          <w:pPr>
            <w:pageBreakBefore w:val="0"/>
            <w:numPr>
              <w:ilvl w:val="1"/>
              <w:numId w:val="4"/>
            </w:numPr>
            <w:ind w:left="1440" w:hanging="360"/>
          </w:pPr>
        </w:pPrChange>
      </w:pPr>
      <w:ins w:author="Isaiah Perez" w:id="90" w:date="2021-10-20T05:09:13Z">
        <w:r w:rsidDel="00000000" w:rsidR="00000000" w:rsidRPr="00000000">
          <w:rPr>
            <w:b w:val="1"/>
            <w:rtl w:val="0"/>
            <w:rPrChange w:author="Isaiah Perez" w:id="91" w:date="2021-10-20T05:09:13Z">
              <w:rPr/>
            </w:rPrChange>
          </w:rPr>
          <w:t xml:space="preserve">Library of Ruina (Library of Ruina) (300)</w:t>
        </w:r>
        <w:r w:rsidDel="00000000" w:rsidR="00000000" w:rsidRPr="00000000">
          <w:rPr>
            <w:rtl w:val="0"/>
            <w:rPrChange w:author="Isaiah Perez" w:id="91" w:date="2021-10-20T05:09:13Z">
              <w:rPr/>
            </w:rPrChange>
          </w:rPr>
          <w:t xml:space="preserve">: Your own personal copy of the titular Library. This library can exist in its own dimension, but may safely materialise and deploy to an open area. Naturally it is larger on the inside and starts as a single floor, but grows to house several floors for different genres and topics. The size of a floor extends based on the number of books you own. You can freely shape the architecture and move books within with the power of your mind alone. Should you organise battles within the library, employees killed here will revive once the battle is over. A fact they forget every time battle begins. You can temporarily grant perks to hired employees within the library walls. If you have the energy and mental power to do so, you might be able to materialise objects and perhaps people from books contained within the library.</w:t>
        </w:r>
      </w:ins>
    </w:p>
    <w:p w:rsidR="00000000" w:rsidDel="00000000" w:rsidP="00000000" w:rsidRDefault="00000000" w:rsidRPr="00000000" w14:paraId="000000A9">
      <w:pPr>
        <w:pageBreakBefore w:val="0"/>
        <w:numPr>
          <w:ilvl w:val="1"/>
          <w:numId w:val="1"/>
        </w:numPr>
        <w:ind w:left="1440" w:hanging="360"/>
        <w:pPrChange w:author="Leonardo Dos Santos" w:id="0" w:date="2025-05-13T12:42:55Z">
          <w:pPr>
            <w:pageBreakBefore w:val="0"/>
            <w:numPr>
              <w:ilvl w:val="1"/>
              <w:numId w:val="4"/>
            </w:numPr>
            <w:ind w:left="1440" w:hanging="360"/>
          </w:pPr>
        </w:pPrChange>
      </w:pPr>
      <w:r w:rsidDel="00000000" w:rsidR="00000000" w:rsidRPr="00000000">
        <w:rPr>
          <w:rtl w:val="0"/>
        </w:rPr>
      </w:r>
    </w:p>
    <w:p w:rsidR="00000000" w:rsidDel="00000000" w:rsidP="00000000" w:rsidRDefault="00000000" w:rsidRPr="00000000" w14:paraId="000000AA">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Biosphere Remodel (The Fountain: Biosphere Supplement) (400)</w:t>
      </w:r>
      <w:r w:rsidDel="00000000" w:rsidR="00000000" w:rsidRPr="00000000">
        <w:rPr>
          <w:rtl w:val="0"/>
        </w:rPr>
        <w:t xml:space="preserve">: The Biosphere Remodel gives your Warehouse an exterior. Outside your Warehouse is now a bubble universe, a celestial crystal sphere that looks out on the vastness of the empty infinite. Don’t worry, you can make it opaque. The Warehouse rests on a small floating island that is yours to customize as you like.</w:t>
      </w:r>
      <w:r w:rsidDel="00000000" w:rsidR="00000000" w:rsidRPr="00000000">
        <w:rPr>
          <w:rtl w:val="0"/>
        </w:rPr>
        <w:br w:type="textWrapping"/>
      </w:r>
    </w:p>
    <w:p w:rsidR="00000000" w:rsidDel="00000000" w:rsidP="00000000" w:rsidRDefault="00000000" w:rsidRPr="00000000" w14:paraId="000000AB">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Double Archipelago (The Fountain: Biosphere Supplement) (Free)</w:t>
      </w:r>
      <w:r w:rsidDel="00000000" w:rsidR="00000000" w:rsidRPr="00000000">
        <w:rPr>
          <w:rtl w:val="0"/>
        </w:rPr>
        <w:t xml:space="preserve">: You really like land, don’t you? Okay, just for you. You now have 2 Secondary Islands, 3 Tertiary Islands, 4 Quaternary Islands, and so on. You may also have up to 200 smaller islands that may not exceed 4 m across. The size of The DAMN Island is increased by a factor of x16. A secondary island is ¼ the size of your main island size, a tertiary island is 1/16 the size of your main island size, etc.</w:t>
        <w:br w:type="textWrapping"/>
      </w:r>
    </w:p>
    <w:p w:rsidR="00000000" w:rsidDel="00000000" w:rsidP="00000000" w:rsidRDefault="00000000" w:rsidRPr="00000000" w14:paraId="000000AC">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The DAMN Island (The Fountain: Biosphere Supplement) (Free)</w:t>
      </w:r>
      <w:r w:rsidDel="00000000" w:rsidR="00000000" w:rsidRPr="00000000">
        <w:rPr>
          <w:rtl w:val="0"/>
        </w:rPr>
        <w:t xml:space="preserve">: Your Island is now 256km in diameter / 51,472 km2 . The thickness maxes out at between 3 and 4 kilometers thick. Your World expands to contain this entirely impressive landmass.</w:t>
        <w:br w:type="textWrapping"/>
      </w:r>
    </w:p>
    <w:p w:rsidR="00000000" w:rsidDel="00000000" w:rsidP="00000000" w:rsidRDefault="00000000" w:rsidRPr="00000000" w14:paraId="000000AD">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Mote In God’s Eye (The Fountain: Biosphere Supplement) (Free)</w:t>
      </w:r>
      <w:r w:rsidDel="00000000" w:rsidR="00000000" w:rsidRPr="00000000">
        <w:rPr>
          <w:rtl w:val="0"/>
        </w:rPr>
        <w:t xml:space="preserve">: The thickness of the atmosphere extends 2048 km in all directions around your universe.</w:t>
        <w:br w:type="textWrapping"/>
      </w:r>
    </w:p>
    <w:p w:rsidR="00000000" w:rsidDel="00000000" w:rsidP="00000000" w:rsidRDefault="00000000" w:rsidRPr="00000000" w14:paraId="000000AE">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Biosphere Day Cycler (The Fountain: Biosphere Supplement) (Free)</w:t>
      </w:r>
      <w:r w:rsidDel="00000000" w:rsidR="00000000" w:rsidRPr="00000000">
        <w:rPr>
          <w:rtl w:val="0"/>
        </w:rPr>
        <w:t xml:space="preserve">: Now you can run your biosphere through a day and night system.</w:t>
        <w:br w:type="textWrapping"/>
      </w:r>
    </w:p>
    <w:p w:rsidR="00000000" w:rsidDel="00000000" w:rsidP="00000000" w:rsidRDefault="00000000" w:rsidRPr="00000000" w14:paraId="000000AF">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The Ocean Not So Deep (The Fountain: Biosphere Supplement) (Free)</w:t>
      </w:r>
      <w:r w:rsidDel="00000000" w:rsidR="00000000" w:rsidRPr="00000000">
        <w:rPr>
          <w:rtl w:val="0"/>
        </w:rPr>
        <w:t xml:space="preserve">: Instead of just being surrounded by air, your Island is surrounded by water. This water is freshwater and drops down to the bottom of your island, but only has a seafloor for the first 100 meters in all directions. It does not have tides or waves and has no flora or fauna. This ocean extends out to within 1km of the walls of your sphere, including down.</w:t>
        <w:br w:type="textWrapping"/>
      </w:r>
    </w:p>
    <w:p w:rsidR="00000000" w:rsidDel="00000000" w:rsidP="00000000" w:rsidRDefault="00000000" w:rsidRPr="00000000" w14:paraId="000000B0">
      <w:pPr>
        <w:pageBreakBefore w:val="0"/>
        <w:numPr>
          <w:ilvl w:val="3"/>
          <w:numId w:val="1"/>
        </w:numPr>
        <w:ind w:left="2880" w:hanging="360"/>
        <w:rPr>
          <w:rPrChange w:author="Leonardo Dos Santos" w:id="60" w:date="2025-05-13T12:42:55Z">
            <w:rPr/>
          </w:rPrChange>
        </w:rPr>
        <w:pPrChange w:author="Leonardo Dos Santos" w:id="0" w:date="2025-05-13T12:42:55Z">
          <w:pPr>
            <w:pageBreakBefore w:val="0"/>
            <w:numPr>
              <w:ilvl w:val="3"/>
              <w:numId w:val="4"/>
            </w:numPr>
            <w:ind w:left="2880" w:hanging="360"/>
          </w:pPr>
        </w:pPrChange>
      </w:pPr>
      <w:r w:rsidDel="00000000" w:rsidR="00000000" w:rsidRPr="00000000">
        <w:rPr>
          <w:b w:val="1"/>
          <w:rtl w:val="0"/>
        </w:rPr>
        <w:t xml:space="preserve">The Seafloor (The Fountain: Biosphere Supplement) (Free)</w:t>
      </w:r>
      <w:r w:rsidDel="00000000" w:rsidR="00000000" w:rsidRPr="00000000">
        <w:rPr>
          <w:rtl w:val="0"/>
        </w:rPr>
        <w:t xml:space="preserve">: The ocean around your islands now has a seafloor that extends out as far as your ocean does. It gets progressively deeper the further from land it is, down to within 200 meters of the bottom of your thickest island.</w:t>
        <w:br w:type="textWrapping"/>
      </w:r>
    </w:p>
    <w:p w:rsidR="00000000" w:rsidDel="00000000" w:rsidP="00000000" w:rsidRDefault="00000000" w:rsidRPr="00000000" w14:paraId="000000B1">
      <w:pPr>
        <w:pageBreakBefore w:val="0"/>
        <w:numPr>
          <w:ilvl w:val="3"/>
          <w:numId w:val="1"/>
        </w:numPr>
        <w:ind w:left="2880" w:hanging="360"/>
        <w:rPr>
          <w:rPrChange w:author="Leonardo Dos Santos" w:id="60" w:date="2025-05-13T12:42:55Z">
            <w:rPr/>
          </w:rPrChange>
        </w:rPr>
        <w:pPrChange w:author="Leonardo Dos Santos" w:id="0" w:date="2025-05-13T12:42:55Z">
          <w:pPr>
            <w:pageBreakBefore w:val="0"/>
            <w:numPr>
              <w:ilvl w:val="3"/>
              <w:numId w:val="4"/>
            </w:numPr>
            <w:ind w:left="2880" w:hanging="360"/>
          </w:pPr>
        </w:pPrChange>
      </w:pPr>
      <w:r w:rsidDel="00000000" w:rsidR="00000000" w:rsidRPr="00000000">
        <w:rPr>
          <w:b w:val="1"/>
          <w:rtl w:val="0"/>
        </w:rPr>
        <w:t xml:space="preserve">Ocean Life (The Fountain: Biosphere Supplement) (Free)</w:t>
      </w:r>
      <w:r w:rsidDel="00000000" w:rsidR="00000000" w:rsidRPr="00000000">
        <w:rPr>
          <w:rtl w:val="0"/>
        </w:rPr>
        <w:t xml:space="preserve">: Your ocean now teams with freshwater plants and fish, shellfish, and bivalves. Nothing poisonous or dangerous exists in this environment naturally, but you could import it if you like. There are no marine mammals, but you could bring those in too if you like. The native species are self replicating, even if fished to extinction.</w:t>
        <w:br w:type="textWrapping"/>
      </w:r>
    </w:p>
    <w:p w:rsidR="00000000" w:rsidDel="00000000" w:rsidP="00000000" w:rsidRDefault="00000000" w:rsidRPr="00000000" w14:paraId="000000B2">
      <w:pPr>
        <w:pageBreakBefore w:val="0"/>
        <w:numPr>
          <w:ilvl w:val="3"/>
          <w:numId w:val="1"/>
        </w:numPr>
        <w:ind w:left="2880" w:hanging="360"/>
        <w:rPr>
          <w:rPrChange w:author="Leonardo Dos Santos" w:id="60" w:date="2025-05-13T12:42:55Z">
            <w:rPr/>
          </w:rPrChange>
        </w:rPr>
        <w:pPrChange w:author="Leonardo Dos Santos" w:id="0" w:date="2025-05-13T12:42:55Z">
          <w:pPr>
            <w:pageBreakBefore w:val="0"/>
            <w:numPr>
              <w:ilvl w:val="3"/>
              <w:numId w:val="4"/>
            </w:numPr>
            <w:ind w:left="2880" w:hanging="360"/>
          </w:pPr>
        </w:pPrChange>
      </w:pPr>
      <w:r w:rsidDel="00000000" w:rsidR="00000000" w:rsidRPr="00000000">
        <w:rPr>
          <w:b w:val="1"/>
          <w:rtl w:val="0"/>
        </w:rPr>
        <w:t xml:space="preserve">Saltwater Fanatic (The Fountain: Biosphere Supplement) (Free)</w:t>
      </w:r>
      <w:r w:rsidDel="00000000" w:rsidR="00000000" w:rsidRPr="00000000">
        <w:rPr>
          <w:rtl w:val="0"/>
        </w:rPr>
        <w:t xml:space="preserve">: The Ocean around your Islands is now Saltwater, you giant weirdo. On the upside, this means that your oceans can support much more vibrant aquatic life.</w:t>
        <w:br w:type="textWrapping"/>
      </w:r>
    </w:p>
    <w:p w:rsidR="00000000" w:rsidDel="00000000" w:rsidP="00000000" w:rsidRDefault="00000000" w:rsidRPr="00000000" w14:paraId="000000B3">
      <w:pPr>
        <w:pageBreakBefore w:val="0"/>
        <w:numPr>
          <w:ilvl w:val="4"/>
          <w:numId w:val="1"/>
        </w:numPr>
        <w:ind w:left="3600" w:hanging="360"/>
        <w:rPr>
          <w:rPrChange w:author="Leonardo Dos Santos" w:id="60" w:date="2025-05-13T12:42:55Z">
            <w:rPr/>
          </w:rPrChange>
        </w:rPr>
        <w:pPrChange w:author="Leonardo Dos Santos" w:id="0" w:date="2025-05-13T12:42:55Z">
          <w:pPr>
            <w:pageBreakBefore w:val="0"/>
            <w:numPr>
              <w:ilvl w:val="4"/>
              <w:numId w:val="4"/>
            </w:numPr>
            <w:ind w:left="3600" w:hanging="360"/>
          </w:pPr>
        </w:pPrChange>
      </w:pPr>
      <w:r w:rsidDel="00000000" w:rsidR="00000000" w:rsidRPr="00000000">
        <w:rPr>
          <w:b w:val="1"/>
          <w:rtl w:val="0"/>
        </w:rPr>
        <w:t xml:space="preserve">Coral Reefs (The Fountain: Biosphere Supplement) (Free)</w:t>
      </w:r>
      <w:r w:rsidDel="00000000" w:rsidR="00000000" w:rsidRPr="00000000">
        <w:rPr>
          <w:rtl w:val="0"/>
        </w:rPr>
        <w:t xml:space="preserve">: Your Ocean now has coral reefs that are incredibly sturdy and increase the biodiversity (if any) of your oceanscape. They are self repairing and prevent algae blooms.</w:t>
        <w:br w:type="textWrapping"/>
      </w:r>
    </w:p>
    <w:p w:rsidR="00000000" w:rsidDel="00000000" w:rsidP="00000000" w:rsidRDefault="00000000" w:rsidRPr="00000000" w14:paraId="000000B4">
      <w:pPr>
        <w:pageBreakBefore w:val="0"/>
        <w:numPr>
          <w:ilvl w:val="3"/>
          <w:numId w:val="1"/>
        </w:numPr>
        <w:ind w:left="2880" w:hanging="360"/>
        <w:rPr>
          <w:rPrChange w:author="Leonardo Dos Santos" w:id="60" w:date="2025-05-13T12:42:55Z">
            <w:rPr/>
          </w:rPrChange>
        </w:rPr>
        <w:pPrChange w:author="Leonardo Dos Santos" w:id="0" w:date="2025-05-13T12:42:55Z">
          <w:pPr>
            <w:pageBreakBefore w:val="0"/>
            <w:numPr>
              <w:ilvl w:val="3"/>
              <w:numId w:val="4"/>
            </w:numPr>
            <w:ind w:left="2880" w:hanging="360"/>
          </w:pPr>
        </w:pPrChange>
      </w:pPr>
      <w:r w:rsidDel="00000000" w:rsidR="00000000" w:rsidRPr="00000000">
        <w:rPr>
          <w:b w:val="1"/>
          <w:rtl w:val="0"/>
        </w:rPr>
        <w:t xml:space="preserve">Tidal Generator (The Fountain: Biosphere Supplement) (Free)</w:t>
      </w:r>
      <w:r w:rsidDel="00000000" w:rsidR="00000000" w:rsidRPr="00000000">
        <w:rPr>
          <w:rtl w:val="0"/>
        </w:rPr>
        <w:t xml:space="preserve">: Adds tides and ocean currents that you can shape and control.</w:t>
        <w:br w:type="textWrapping"/>
      </w:r>
    </w:p>
    <w:p w:rsidR="00000000" w:rsidDel="00000000" w:rsidP="00000000" w:rsidRDefault="00000000" w:rsidRPr="00000000" w14:paraId="000000B5">
      <w:pPr>
        <w:pageBreakBefore w:val="0"/>
        <w:numPr>
          <w:ilvl w:val="4"/>
          <w:numId w:val="1"/>
        </w:numPr>
        <w:ind w:left="3600" w:hanging="360"/>
        <w:rPr>
          <w:rPrChange w:author="Leonardo Dos Santos" w:id="60" w:date="2025-05-13T12:42:55Z">
            <w:rPr/>
          </w:rPrChange>
        </w:rPr>
        <w:pPrChange w:author="Leonardo Dos Santos" w:id="0" w:date="2025-05-13T12:42:55Z">
          <w:pPr>
            <w:pageBreakBefore w:val="0"/>
            <w:numPr>
              <w:ilvl w:val="4"/>
              <w:numId w:val="4"/>
            </w:numPr>
            <w:ind w:left="3600" w:hanging="360"/>
          </w:pPr>
        </w:pPrChange>
      </w:pPr>
      <w:r w:rsidDel="00000000" w:rsidR="00000000" w:rsidRPr="00000000">
        <w:rPr>
          <w:b w:val="1"/>
          <w:rtl w:val="0"/>
        </w:rPr>
        <w:t xml:space="preserve">Tidal Falls (The Fountain: Biosphere Supplement) (Free)</w:t>
      </w:r>
      <w:r w:rsidDel="00000000" w:rsidR="00000000" w:rsidRPr="00000000">
        <w:rPr>
          <w:rtl w:val="0"/>
        </w:rPr>
        <w:t xml:space="preserve">: Normally, the edges of your Ocean just stop when they meet the edge of the Shell. This is no longer the case. The waters there tumble down into the abyss in endless waterfalls. The further you raise the seafloor towards the surface, the stronger the pull of the falls. </w:t>
        <w:br w:type="textWrapping"/>
      </w:r>
    </w:p>
    <w:p w:rsidR="00000000" w:rsidDel="00000000" w:rsidP="00000000" w:rsidRDefault="00000000" w:rsidRPr="00000000" w14:paraId="000000B6">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Weatherworks </w:t>
      </w:r>
      <w:del w:author="mido mido" w:id="92" w:date="2025-07-20T19:21:10Z">
        <w:r w:rsidDel="00000000" w:rsidR="00000000" w:rsidRPr="00000000">
          <w:rPr>
            <w:b w:val="1"/>
            <w:rtl w:val="0"/>
          </w:rPr>
          <w:delText xml:space="preserve">(</w:delText>
        </w:r>
      </w:del>
      <w:r w:rsidDel="00000000" w:rsidR="00000000" w:rsidRPr="00000000">
        <w:rPr>
          <w:b w:val="1"/>
          <w:rtl w:val="0"/>
        </w:rPr>
        <w:t xml:space="preserve">The Fountain: Biosphere Supplement) (Free)</w:t>
      </w:r>
      <w:r w:rsidDel="00000000" w:rsidR="00000000" w:rsidRPr="00000000">
        <w:rPr>
          <w:rtl w:val="0"/>
        </w:rPr>
        <w:t xml:space="preserve">: Want to do a spot of sailing or just like a breeze? This machine makes the wind blow. There are now heavy updrafts for you hang-gliders. There are now big white fluffy clouds floating around inside your Biosphere. You also have complete control over weather from the Observation Deck.</w:t>
        <w:br w:type="textWrapping"/>
      </w:r>
    </w:p>
    <w:p w:rsidR="00000000" w:rsidDel="00000000" w:rsidP="00000000" w:rsidRDefault="00000000" w:rsidRPr="00000000" w14:paraId="000000B7">
      <w:pPr>
        <w:pageBreakBefore w:val="0"/>
        <w:numPr>
          <w:ilvl w:val="3"/>
          <w:numId w:val="1"/>
        </w:numPr>
        <w:ind w:left="2880" w:hanging="360"/>
        <w:rPr>
          <w:rPrChange w:author="Leonardo Dos Santos" w:id="60" w:date="2025-05-13T12:42:55Z">
            <w:rPr/>
          </w:rPrChange>
        </w:rPr>
        <w:pPrChange w:author="Leonardo Dos Santos" w:id="0" w:date="2025-05-13T12:42:55Z">
          <w:pPr>
            <w:pageBreakBefore w:val="0"/>
            <w:numPr>
              <w:ilvl w:val="3"/>
              <w:numId w:val="4"/>
            </w:numPr>
            <w:ind w:left="2880" w:hanging="360"/>
          </w:pPr>
        </w:pPrChange>
      </w:pPr>
      <w:r w:rsidDel="00000000" w:rsidR="00000000" w:rsidRPr="00000000">
        <w:rPr>
          <w:b w:val="1"/>
          <w:rtl w:val="0"/>
        </w:rPr>
        <w:t xml:space="preserve">Season Simulator (The Fountain: Biosphere Supplement) (Free)</w:t>
      </w:r>
      <w:r w:rsidDel="00000000" w:rsidR="00000000" w:rsidRPr="00000000">
        <w:rPr>
          <w:rtl w:val="0"/>
        </w:rPr>
        <w:t xml:space="preserve">: Like variation? Now you can set the seasons to cycle anywhere from once a day to once a century. Don’t like Winter? Skip it! Want to make up your own seasons? Cool!</w:t>
        <w:br w:type="textWrapping"/>
      </w:r>
    </w:p>
    <w:p w:rsidR="00000000" w:rsidDel="00000000" w:rsidP="00000000" w:rsidRDefault="00000000" w:rsidRPr="00000000" w14:paraId="000000B8">
      <w:pPr>
        <w:pageBreakBefore w:val="0"/>
        <w:numPr>
          <w:ilvl w:val="4"/>
          <w:numId w:val="1"/>
        </w:numPr>
        <w:ind w:left="3600" w:hanging="360"/>
        <w:rPr>
          <w:rPrChange w:author="Leonardo Dos Santos" w:id="60" w:date="2025-05-13T12:42:55Z">
            <w:rPr/>
          </w:rPrChange>
        </w:rPr>
        <w:pPrChange w:author="Leonardo Dos Santos" w:id="0" w:date="2025-05-13T12:42:55Z">
          <w:pPr>
            <w:pageBreakBefore w:val="0"/>
            <w:numPr>
              <w:ilvl w:val="4"/>
              <w:numId w:val="4"/>
            </w:numPr>
            <w:ind w:left="3600" w:hanging="360"/>
          </w:pPr>
        </w:pPrChange>
      </w:pPr>
      <w:r w:rsidDel="00000000" w:rsidR="00000000" w:rsidRPr="00000000">
        <w:rPr>
          <w:b w:val="1"/>
          <w:rtl w:val="0"/>
        </w:rPr>
        <w:t xml:space="preserve">Climatology (The Fountain: Biosphere Supplement) (Free)</w:t>
      </w:r>
      <w:r w:rsidDel="00000000" w:rsidR="00000000" w:rsidRPr="00000000">
        <w:rPr>
          <w:rtl w:val="0"/>
        </w:rPr>
        <w:t xml:space="preserve">: Now you can designate latitudes inside your sphere where the climate varies, either arctic at the center and tropical at the edges or vis versa. Need not be that extreme.</w:t>
        <w:br w:type="textWrapping"/>
      </w:r>
    </w:p>
    <w:p w:rsidR="00000000" w:rsidDel="00000000" w:rsidP="00000000" w:rsidRDefault="00000000" w:rsidRPr="00000000" w14:paraId="000000B9">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Terrain Modification Engine (The Fountain: Biosphere Supplement) (Free)</w:t>
      </w:r>
      <w:r w:rsidDel="00000000" w:rsidR="00000000" w:rsidRPr="00000000">
        <w:rPr>
          <w:rtl w:val="0"/>
        </w:rPr>
        <w:t xml:space="preserve">: All the flat getting to you? This machine can raise hills or create valleys or rivers or any other terrain features you might want within your Biosphere. You could even make mountains that tower up to 30 km high if your Sphere is big enough. Terrain features rise or fall no more than 5 meters per 24 hours.</w:t>
        <w:br w:type="textWrapping"/>
      </w:r>
    </w:p>
    <w:p w:rsidR="00000000" w:rsidDel="00000000" w:rsidP="00000000" w:rsidRDefault="00000000" w:rsidRPr="00000000" w14:paraId="000000BA">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Floral Universe Creation Kit (The Fountain: Biosphere Supplement) (Free)</w:t>
      </w:r>
      <w:r w:rsidDel="00000000" w:rsidR="00000000" w:rsidRPr="00000000">
        <w:rPr>
          <w:rtl w:val="0"/>
        </w:rPr>
        <w:t xml:space="preserve">: All the endless grass getting to you? This machine can create forests, jungles, savannahs… you name it. Plants grown with this machine grow 1 meter per day and each machine can create up to 500,000 cubic meters of living plant matter every day. This system can generate 10,000 different species of plant and adding a new one simply requires a genetic sample. Only natural plants can be generated. The machine can be removed from your Biosphere for up to 7 days before needing 28 to recharge.</w:t>
        <w:br w:type="textWrapping"/>
      </w:r>
    </w:p>
    <w:p w:rsidR="00000000" w:rsidDel="00000000" w:rsidP="00000000" w:rsidRDefault="00000000" w:rsidRPr="00000000" w14:paraId="000000BB">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Small Fauna Generator (The Fountain: Biosphere Supplement) (Free)</w:t>
      </w:r>
      <w:r w:rsidDel="00000000" w:rsidR="00000000" w:rsidRPr="00000000">
        <w:rPr>
          <w:rtl w:val="0"/>
        </w:rPr>
        <w:t xml:space="preserve">: Want some chipmunks, birds, butterflies, bees? Nothing this machine generates is overly dangerous or a pest species, and the system automatically keeps everything in check, even if you’re a dick to nature. Each machine can create up to 5,000 kg of animal life per day. To add a species to this machine’s databank, you must have at least 50 different genetic samples of that species. Only natural animals can be generated.</w:t>
        <w:br w:type="textWrapping"/>
      </w:r>
    </w:p>
    <w:p w:rsidR="00000000" w:rsidDel="00000000" w:rsidP="00000000" w:rsidRDefault="00000000" w:rsidRPr="00000000" w14:paraId="000000BC">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Big Fauna Generator (The Fountain: Biosphere Supplement) (Free)</w:t>
      </w:r>
      <w:r w:rsidDel="00000000" w:rsidR="00000000" w:rsidRPr="00000000">
        <w:rPr>
          <w:rtl w:val="0"/>
        </w:rPr>
        <w:t xml:space="preserve">: Want some more… aggressive or majestic species? Or just some sheep or cows or piggies? This is for you. Each machine can create up to 5,000 kg of animal life per day. You will need to acquire at least 50 different genetic samples from the same species for this machine to add it to its databank. Only natural animals can be generated.</w:t>
        <w:br w:type="textWrapping"/>
      </w:r>
    </w:p>
    <w:p w:rsidR="00000000" w:rsidDel="00000000" w:rsidP="00000000" w:rsidRDefault="00000000" w:rsidRPr="00000000" w14:paraId="000000BD">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Celestial Bodies (The Fountain: Biosphere Supplement) (Free)</w:t>
      </w:r>
      <w:r w:rsidDel="00000000" w:rsidR="00000000" w:rsidRPr="00000000">
        <w:rPr>
          <w:rtl w:val="0"/>
        </w:rPr>
        <w:t xml:space="preserve">: Suns, Moons, Stars, Rings, Comets, Meteor Showers, Other Planets? You name it, all of them can progress across your fake sky. They’re just images, but comforting ones. You have full control of them.</w:t>
        <w:br w:type="textWrapping"/>
      </w:r>
    </w:p>
    <w:p w:rsidR="00000000" w:rsidDel="00000000" w:rsidP="00000000" w:rsidRDefault="00000000" w:rsidRPr="00000000" w14:paraId="000000BE">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Utilities (The Fountain: Biosphere Supplement) (Free)</w:t>
      </w:r>
      <w:r w:rsidDel="00000000" w:rsidR="00000000" w:rsidRPr="00000000">
        <w:rPr>
          <w:rtl w:val="0"/>
        </w:rPr>
        <w:t xml:space="preserve">: All utilities available within your warehouse automatically get installed in any buildings or areas within the biosphere.</w:t>
        <w:br w:type="textWrapping"/>
      </w:r>
    </w:p>
    <w:p w:rsidR="00000000" w:rsidDel="00000000" w:rsidP="00000000" w:rsidRDefault="00000000" w:rsidRPr="00000000" w14:paraId="000000BF">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Industrial Pollution Scrubber (The Fountain: Biosphere Supplement) (Free)</w:t>
      </w:r>
      <w:r w:rsidDel="00000000" w:rsidR="00000000" w:rsidRPr="00000000">
        <w:rPr>
          <w:rtl w:val="0"/>
        </w:rPr>
        <w:t xml:space="preserve">: This will pull all contamination out of the atmosphere and hydrosphere of your little world… no matter what or how much you might generate.</w:t>
        <w:br w:type="textWrapping"/>
      </w:r>
    </w:p>
    <w:p w:rsidR="00000000" w:rsidDel="00000000" w:rsidP="00000000" w:rsidRDefault="00000000" w:rsidRPr="00000000" w14:paraId="000000C0">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Airport and Marina (The Fountain: Biosphere Supplement) (Free)</w:t>
      </w:r>
      <w:r w:rsidDel="00000000" w:rsidR="00000000" w:rsidRPr="00000000">
        <w:rPr>
          <w:rtl w:val="0"/>
        </w:rPr>
        <w:t xml:space="preserve">: Not only does this give you a place to store, maintenance, and launch all your watercraft and aircraft, it also allows you to generate a world rift that allows you to bring them into or out of whatever world you happen to be visiting as well as your warehouse.</w:t>
        <w:br w:type="textWrapping"/>
      </w:r>
    </w:p>
    <w:p w:rsidR="00000000" w:rsidDel="00000000" w:rsidP="00000000" w:rsidRDefault="00000000" w:rsidRPr="00000000" w14:paraId="000000C1">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Hydrologic (The Fountain: Biosphere Supplement) (Free)</w:t>
      </w:r>
      <w:r w:rsidDel="00000000" w:rsidR="00000000" w:rsidRPr="00000000">
        <w:rPr>
          <w:rtl w:val="0"/>
        </w:rPr>
        <w:t xml:space="preserve">: Your islands now have a complete hydrological cycle, meaning that water, in the form of cold, freshwater springs, will form on all your islands, providing rivers and ponds as appropriate.</w:t>
        <w:br w:type="textWrapping"/>
      </w:r>
    </w:p>
    <w:p w:rsidR="00000000" w:rsidDel="00000000" w:rsidP="00000000" w:rsidRDefault="00000000" w:rsidRPr="00000000" w14:paraId="000000C2">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Geothermals (The Fountain: Biosphere Supplement) (Free)</w:t>
      </w:r>
      <w:r w:rsidDel="00000000" w:rsidR="00000000" w:rsidRPr="00000000">
        <w:rPr>
          <w:rtl w:val="0"/>
        </w:rPr>
        <w:t xml:space="preserve">: Your islands now have the capacity for active geothermal sources. Each island in your Biosphere can be individually toggled to have a lava system installed, which allows for both hot springs and geothermal power taps</w:t>
        <w:br w:type="textWrapping"/>
      </w:r>
    </w:p>
    <w:p w:rsidR="00000000" w:rsidDel="00000000" w:rsidP="00000000" w:rsidRDefault="00000000" w:rsidRPr="00000000" w14:paraId="000000C3">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Farming Zone (The Fountain: Biosphere Supplement) (Free)</w:t>
      </w:r>
      <w:r w:rsidDel="00000000" w:rsidR="00000000" w:rsidRPr="00000000">
        <w:rPr>
          <w:rtl w:val="0"/>
        </w:rPr>
        <w:t xml:space="preserve">: Farms for your Farming Needs. Covers 20 hectares initially, but can be manually increased over time. The soil is always perfect for whatever crops you plant in it.</w:t>
        <w:br w:type="textWrapping"/>
      </w:r>
    </w:p>
    <w:p w:rsidR="00000000" w:rsidDel="00000000" w:rsidP="00000000" w:rsidRDefault="00000000" w:rsidRPr="00000000" w14:paraId="000000C4">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Freestanding Buildings (The Fountain: Biosphere Supplement) (Free)</w:t>
      </w:r>
      <w:r w:rsidDel="00000000" w:rsidR="00000000" w:rsidRPr="00000000">
        <w:rPr>
          <w:rtl w:val="0"/>
        </w:rPr>
        <w:t xml:space="preserve">: Each of the various add-ons to your Warehouse now are freestanding, forming a nice compound, or spread out across your entire domain.</w:t>
        <w:br w:type="textWrapping"/>
      </w:r>
    </w:p>
    <w:p w:rsidR="00000000" w:rsidDel="00000000" w:rsidP="00000000" w:rsidRDefault="00000000" w:rsidRPr="00000000" w14:paraId="000000C5">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The Village (The Fountain: Biosphere Supplement) (Free)</w:t>
      </w:r>
      <w:r w:rsidDel="00000000" w:rsidR="00000000" w:rsidRPr="00000000">
        <w:rPr>
          <w:rtl w:val="0"/>
        </w:rPr>
        <w:t xml:space="preserve">: A village for your companions to live in. More housing is added as necessary, and each new resident gets their own house in the village automatically.</w:t>
        <w:br w:type="textWrapping"/>
      </w:r>
    </w:p>
    <w:p w:rsidR="00000000" w:rsidDel="00000000" w:rsidP="00000000" w:rsidRDefault="00000000" w:rsidRPr="00000000" w14:paraId="000000C6">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Industrial Plant (The Fountain: Biosphere Supplement) (Free)</w:t>
      </w:r>
      <w:r w:rsidDel="00000000" w:rsidR="00000000" w:rsidRPr="00000000">
        <w:rPr>
          <w:rtl w:val="0"/>
        </w:rPr>
        <w:t xml:space="preserve">: Your Biosphere includes a complete factory system, including advanced Atmospheric and Hydrological Pollution Scrubbing. You'll have to find someone to do the actual production, or find robots. It is the size of Detroit and automatically up to whatever tech-level your science has reached.</w:t>
        <w:br w:type="textWrapping"/>
      </w:r>
    </w:p>
    <w:p w:rsidR="00000000" w:rsidDel="00000000" w:rsidP="00000000" w:rsidRDefault="00000000" w:rsidRPr="00000000" w14:paraId="000000C7">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Adventure Zone (The Fountain: Biosphere Supplement) (Free)</w:t>
      </w:r>
      <w:r w:rsidDel="00000000" w:rsidR="00000000" w:rsidRPr="00000000">
        <w:rPr>
          <w:rtl w:val="0"/>
        </w:rPr>
        <w:t xml:space="preserve">: Gives your main island a series of caves and dungeons that is constantly evolving and changing full of danger and wonder. Alternatively, one of your smaller Islands can become an Adventure Zone instead. The dangerous creatures of the Zone are of various difficulties, but at least one zone will be strong enough to provide a challenge to whomever enters, and the environment is only partially destructible. The dangers cannot leave the Zone.</w:t>
        <w:br w:type="textWrapping"/>
      </w:r>
    </w:p>
    <w:p w:rsidR="00000000" w:rsidDel="00000000" w:rsidP="00000000" w:rsidRDefault="00000000" w:rsidRPr="00000000" w14:paraId="000000C8">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Observation Deck (The Fountain: Biosphere Supplement) (Free)</w:t>
      </w:r>
      <w:r w:rsidDel="00000000" w:rsidR="00000000" w:rsidRPr="00000000">
        <w:rPr>
          <w:rtl w:val="0"/>
        </w:rPr>
        <w:t xml:space="preserve">: This structure is at the top of the Sphere and allows you to look down upon all your creation, like some kind of god. If you have any controls, they can be accessed from here instead of from the warehouse. You can even move your bedroom up here. Only you and those you invite can enter.</w:t>
      </w:r>
      <w:r w:rsidDel="00000000" w:rsidR="00000000" w:rsidRPr="00000000">
        <w:rPr>
          <w:rtl w:val="0"/>
        </w:rPr>
        <w:br w:type="textWrapping"/>
      </w:r>
    </w:p>
    <w:p w:rsidR="00000000" w:rsidDel="00000000" w:rsidP="00000000" w:rsidRDefault="00000000" w:rsidRPr="00000000" w14:paraId="000000C9">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Treasure Chamber (The Mummy Trilogy) (350)</w:t>
      </w:r>
      <w:r w:rsidDel="00000000" w:rsidR="00000000" w:rsidRPr="00000000">
        <w:rPr>
          <w:rtl w:val="0"/>
        </w:rPr>
        <w:t xml:space="preserve">: A large, empty room has been added to your warehouse. While it’s empty right now, when you put valuables inside it the room will expand to hold them, and will even display them in a way that is aesthetically pleasing to you. You can have it loaded with a huge amount of treasure for free -- gold coins, statues, gems, ornate swords, and other valuables.</w:t>
        <w:br w:type="textWrapping"/>
      </w:r>
    </w:p>
    <w:p w:rsidR="00000000" w:rsidDel="00000000" w:rsidP="00000000" w:rsidRDefault="00000000" w:rsidRPr="00000000" w14:paraId="000000CA">
      <w:pPr>
        <w:pageBreakBefore w:val="0"/>
        <w:numPr>
          <w:ilvl w:val="1"/>
          <w:numId w:val="1"/>
        </w:numPr>
        <w:shd w:fill="ffffff" w:val="clear"/>
        <w:ind w:left="1440" w:hanging="360"/>
        <w:rPr>
          <w:rPrChange w:author="Leonardo Dos Santos" w:id="60" w:date="2025-05-13T12:42:55Z">
            <w:rPr/>
          </w:rPrChange>
        </w:rPr>
        <w:pPrChange w:author="Leonardo Dos Santos" w:id="0" w:date="2025-05-13T12:42:55Z">
          <w:pPr>
            <w:pageBreakBefore w:val="0"/>
            <w:numPr>
              <w:ilvl w:val="1"/>
              <w:numId w:val="4"/>
            </w:numPr>
            <w:shd w:fill="ffffff" w:val="clear"/>
            <w:ind w:left="1440" w:hanging="360"/>
          </w:pPr>
        </w:pPrChange>
      </w:pPr>
      <w:r w:rsidDel="00000000" w:rsidR="00000000" w:rsidRPr="00000000">
        <w:rPr>
          <w:b w:val="1"/>
          <w:rtl w:val="0"/>
        </w:rPr>
        <w:t xml:space="preserve">Ritual Hall (Generic Harry Potter Fanfiction Jump) (400)</w:t>
      </w:r>
      <w:r w:rsidDel="00000000" w:rsidR="00000000" w:rsidRPr="00000000">
        <w:rPr>
          <w:rtl w:val="0"/>
        </w:rPr>
        <w:t xml:space="preserve">: ​This is a Grand Ritual Hall. Runes in beautiful script cover most of the floor, there are multiple sacrificial altars, a rack full of the finest ritual equipment in the world, and a closet full of Ritual Garb, designed and made to never interfere with anything you might be doing. In this ritual hall you have, and will always have, everything you need to perform any ritual you might need to do. Specific inks to paint runes, special knives, up to and including a few animals that you can sacrifice and perfect replication of any astronomical events of mystic significance. Blood rituals, power-enhancers, sealing, unsealing, any kind of ritual that has ever been mentioned in a Harry Potter fanfiction can be performed here, and as long as you do your part right, it will not fail due to any external factors.</w:t>
        <w:br w:type="textWrapping"/>
      </w:r>
    </w:p>
    <w:p w:rsidR="00000000" w:rsidDel="00000000" w:rsidP="00000000" w:rsidRDefault="00000000" w:rsidRPr="00000000" w14:paraId="000000CB">
      <w:pPr>
        <w:pageBreakBefore w:val="0"/>
        <w:numPr>
          <w:ilvl w:val="1"/>
          <w:numId w:val="1"/>
        </w:numPr>
        <w:shd w:fill="ffffff" w:val="clear"/>
        <w:ind w:left="1440" w:hanging="360"/>
        <w:rPr>
          <w:rPrChange w:author="Leonardo Dos Santos" w:id="60" w:date="2025-05-13T12:42:55Z">
            <w:rPr/>
          </w:rPrChange>
        </w:rPr>
        <w:pPrChange w:author="Leonardo Dos Santos" w:id="0" w:date="2025-05-13T12:42:55Z">
          <w:pPr>
            <w:pageBreakBefore w:val="0"/>
            <w:numPr>
              <w:ilvl w:val="1"/>
              <w:numId w:val="4"/>
            </w:numPr>
            <w:shd w:fill="ffffff" w:val="clear"/>
            <w:ind w:left="1440" w:hanging="360"/>
          </w:pPr>
        </w:pPrChange>
      </w:pPr>
      <w:r w:rsidDel="00000000" w:rsidR="00000000" w:rsidRPr="00000000">
        <w:rPr>
          <w:b w:val="1"/>
          <w:rtl w:val="0"/>
        </w:rPr>
        <w:t xml:space="preserve">Private Office (Pokemon Anime) (400)</w:t>
      </w:r>
      <w:r w:rsidDel="00000000" w:rsidR="00000000" w:rsidRPr="00000000">
        <w:rPr>
          <w:rtl w:val="0"/>
        </w:rPr>
        <w:t xml:space="preserve">: A private space secreted away attached to your warehouse. This is where the magic happens. This room seems to be perfectly designed to greatly improve productivity, containing every kind of office supply you could need, helping people ‘get in the zone’ and greatly reducing the strain caused by long work hours. A person could very well spend days working in this room without sleep, and come out as tired as they would’ve been from a normal nine-to-five.</w:t>
        <w:br w:type="textWrapping"/>
      </w:r>
    </w:p>
    <w:p w:rsidR="00000000" w:rsidDel="00000000" w:rsidP="00000000" w:rsidRDefault="00000000" w:rsidRPr="00000000" w14:paraId="000000CC">
      <w:pPr>
        <w:pageBreakBefore w:val="0"/>
        <w:numPr>
          <w:ilvl w:val="1"/>
          <w:numId w:val="1"/>
        </w:numPr>
        <w:shd w:fill="ffffff" w:val="clear"/>
        <w:ind w:left="1440" w:hanging="360"/>
        <w:rPr>
          <w:rPrChange w:author="Leonardo Dos Santos" w:id="60" w:date="2025-05-13T12:42:55Z">
            <w:rPr/>
          </w:rPrChange>
        </w:rPr>
        <w:pPrChange w:author="Leonardo Dos Santos" w:id="0" w:date="2025-05-13T12:42:55Z">
          <w:pPr>
            <w:pageBreakBefore w:val="0"/>
            <w:numPr>
              <w:ilvl w:val="1"/>
              <w:numId w:val="4"/>
            </w:numPr>
            <w:shd w:fill="ffffff" w:val="clear"/>
            <w:ind w:left="1440" w:hanging="360"/>
          </w:pPr>
        </w:pPrChange>
      </w:pPr>
      <w:r w:rsidDel="00000000" w:rsidR="00000000" w:rsidRPr="00000000">
        <w:rPr>
          <w:b w:val="1"/>
          <w:rtl w:val="0"/>
        </w:rPr>
        <w:t xml:space="preserve">Medical Facility (Star Wars The Original Trilogy) (400)</w:t>
      </w:r>
      <w:r w:rsidDel="00000000" w:rsidR="00000000" w:rsidRPr="00000000">
        <w:rPr>
          <w:rtl w:val="0"/>
        </w:rPr>
        <w:t xml:space="preserve">: A surgical bed, some standard medical equipment, a medic droid, four Bacta tanks and several cybernetic reconstruction droids, with this set up you could easily open up your own medical facility. Just make sure you buy some supplies before you leave. The medic droid can serve as a faithful nurse and assistant but it’s no real doctor. The reconstruction droids can easily install replacement limbs and organs on their own but they’re useless for anything else. The Bacta tanks can heal severe injuries and life-threatening ailments in hours or days but they can’t restore lost limbs or repair disabilities like blindness.</w:t>
        <w:br w:type="textWrapping"/>
      </w:r>
    </w:p>
    <w:p w:rsidR="00000000" w:rsidDel="00000000" w:rsidP="00000000" w:rsidRDefault="00000000" w:rsidRPr="00000000" w14:paraId="000000CD">
      <w:pPr>
        <w:pageBreakBefore w:val="0"/>
        <w:numPr>
          <w:ilvl w:val="1"/>
          <w:numId w:val="1"/>
        </w:numPr>
        <w:shd w:fill="ffffff" w:val="clear"/>
        <w:ind w:left="1440" w:hanging="360"/>
        <w:rPr>
          <w:rPrChange w:author="Leonardo Dos Santos" w:id="60" w:date="2025-05-13T12:42:55Z">
            <w:rPr/>
          </w:rPrChange>
        </w:rPr>
        <w:pPrChange w:author="Leonardo Dos Santos" w:id="0" w:date="2025-05-13T12:42:55Z">
          <w:pPr>
            <w:pageBreakBefore w:val="0"/>
            <w:numPr>
              <w:ilvl w:val="1"/>
              <w:numId w:val="4"/>
            </w:numPr>
            <w:shd w:fill="ffffff" w:val="clear"/>
            <w:ind w:left="1440" w:hanging="360"/>
          </w:pPr>
        </w:pPrChange>
      </w:pPr>
      <w:r w:rsidDel="00000000" w:rsidR="00000000" w:rsidRPr="00000000">
        <w:rPr>
          <w:b w:val="1"/>
          <w:rtl w:val="0"/>
        </w:rPr>
        <w:t xml:space="preserve">The Tainted Mountain Peak (Dragon’s Dogma: Dark Arisen) (400)</w:t>
      </w:r>
      <w:r w:rsidDel="00000000" w:rsidR="00000000" w:rsidRPr="00000000">
        <w:rPr>
          <w:rtl w:val="0"/>
        </w:rPr>
        <w:t xml:space="preserve">: The summit crater. It is said to be the center of creation. A Warehouse attachment. Big enough to have a climactic battle, or there is plenty of room to do something else in this hundreds if not over a thousand feet across space. There are a few broken castle towers, but one stands enough that a decent enough dwelling could be made from it. Beware, its edges are sheer cliffs.</w:t>
        <w:br w:type="textWrapping"/>
      </w:r>
    </w:p>
    <w:p w:rsidR="00000000" w:rsidDel="00000000" w:rsidP="00000000" w:rsidRDefault="00000000" w:rsidRPr="00000000" w14:paraId="000000CE">
      <w:pPr>
        <w:pageBreakBefore w:val="0"/>
        <w:numPr>
          <w:ilvl w:val="1"/>
          <w:numId w:val="1"/>
        </w:numPr>
        <w:shd w:fill="ffffff" w:val="clear"/>
        <w:ind w:left="1440" w:hanging="360"/>
        <w:rPr>
          <w:rPrChange w:author="Leonardo Dos Santos" w:id="60" w:date="2025-05-13T12:42:55Z">
            <w:rPr/>
          </w:rPrChange>
        </w:rPr>
        <w:pPrChange w:author="Leonardo Dos Santos" w:id="0" w:date="2025-05-13T12:42:55Z">
          <w:pPr>
            <w:pageBreakBefore w:val="0"/>
            <w:numPr>
              <w:ilvl w:val="1"/>
              <w:numId w:val="4"/>
            </w:numPr>
            <w:shd w:fill="ffffff" w:val="clear"/>
            <w:ind w:left="1440" w:hanging="360"/>
          </w:pPr>
        </w:pPrChange>
      </w:pPr>
      <w:r w:rsidDel="00000000" w:rsidR="00000000" w:rsidRPr="00000000">
        <w:rPr>
          <w:b w:val="1"/>
          <w:rtl w:val="0"/>
        </w:rPr>
        <w:t xml:space="preserve">FluffyMart (Meddlesome Kitsune Senko-san) (400)</w:t>
      </w:r>
      <w:r w:rsidDel="00000000" w:rsidR="00000000" w:rsidRPr="00000000">
        <w:rPr>
          <w:rtl w:val="0"/>
        </w:rPr>
        <w:t xml:space="preserve">: A small, out of the way, shop that is designed and filled with products to take care of pets and fluff. Has various snack foods, hair products, and fluffy pillows. Use or man this store as you wish. A good potential source of income. The back entrance connects to your warehouse, while the front entrance can be put somewhere out in the world.</w:t>
        <w:br w:type="textWrapping"/>
      </w:r>
    </w:p>
    <w:p w:rsidR="00000000" w:rsidDel="00000000" w:rsidP="00000000" w:rsidRDefault="00000000" w:rsidRPr="00000000" w14:paraId="000000CF">
      <w:pPr>
        <w:pageBreakBefore w:val="0"/>
        <w:numPr>
          <w:ilvl w:val="1"/>
          <w:numId w:val="1"/>
        </w:numPr>
        <w:shd w:fill="ffffff" w:val="clear"/>
        <w:ind w:left="1440" w:hanging="360"/>
        <w:rPr>
          <w:rPrChange w:author="Leonardo Dos Santos" w:id="60" w:date="2025-05-13T12:42:55Z">
            <w:rPr/>
          </w:rPrChange>
        </w:rPr>
        <w:pPrChange w:author="Leonardo Dos Santos" w:id="0" w:date="2025-05-13T12:42:55Z">
          <w:pPr>
            <w:pageBreakBefore w:val="0"/>
            <w:numPr>
              <w:ilvl w:val="1"/>
              <w:numId w:val="4"/>
            </w:numPr>
            <w:shd w:fill="ffffff" w:val="clear"/>
            <w:ind w:left="1440" w:hanging="360"/>
          </w:pPr>
        </w:pPrChange>
      </w:pPr>
      <w:r w:rsidDel="00000000" w:rsidR="00000000" w:rsidRPr="00000000">
        <w:rPr>
          <w:b w:val="1"/>
          <w:rtl w:val="0"/>
        </w:rPr>
        <w:t xml:space="preserve">Fairy’s Fountain (The Legend of Zelda: Twilight Princess) (400)</w:t>
      </w:r>
      <w:r w:rsidDel="00000000" w:rsidR="00000000" w:rsidRPr="00000000">
        <w:rPr>
          <w:rtl w:val="0"/>
        </w:rPr>
        <w:t xml:space="preserve">: A healing spring where fairies gather to frolic and play. Diminutive, helpful creatures, fairies will restore the life energy of anyone that seeks their help, and will even allow themselves to be captured by you for later ‘use’- disappearing once they’ve rendered their aid and reappearing back at the fountain, where the waters will restore their magical power. The most notable thing about a fairy’s healing ability is that they can restore others after they are dealt normally mortal wounds, which they will do automatically if someone who has ‘captured’ them is wounded. In addition, a Great Fairy lives here- and can be called upon to grant some of her tears, so long as you don’t already have some.</w:t>
        <w:br w:type="textWrapping"/>
      </w:r>
    </w:p>
    <w:p w:rsidR="00000000" w:rsidDel="00000000" w:rsidP="00000000" w:rsidRDefault="00000000" w:rsidRPr="00000000" w14:paraId="000000D0">
      <w:pPr>
        <w:pageBreakBefore w:val="0"/>
        <w:numPr>
          <w:ilvl w:val="1"/>
          <w:numId w:val="1"/>
        </w:numPr>
        <w:shd w:fill="ffffff" w:val="clear"/>
        <w:ind w:left="1440" w:hanging="360"/>
        <w:rPr>
          <w:rPrChange w:author="Leonardo Dos Santos" w:id="60" w:date="2025-05-13T12:42:55Z">
            <w:rPr/>
          </w:rPrChange>
        </w:rPr>
        <w:pPrChange w:author="Leonardo Dos Santos" w:id="0" w:date="2025-05-13T12:42:55Z">
          <w:pPr>
            <w:pageBreakBefore w:val="0"/>
            <w:numPr>
              <w:ilvl w:val="1"/>
              <w:numId w:val="4"/>
            </w:numPr>
            <w:shd w:fill="ffffff" w:val="clear"/>
            <w:ind w:left="1440" w:hanging="360"/>
          </w:pPr>
        </w:pPrChange>
      </w:pPr>
      <w:r w:rsidDel="00000000" w:rsidR="00000000" w:rsidRPr="00000000">
        <w:rPr>
          <w:b w:val="1"/>
          <w:rtl w:val="0"/>
        </w:rPr>
        <w:t xml:space="preserve">Hallowed Earth (Personal Reality Supplement) (400)</w:t>
      </w:r>
      <w:r w:rsidDel="00000000" w:rsidR="00000000" w:rsidRPr="00000000">
        <w:rPr>
          <w:rtl w:val="0"/>
        </w:rPr>
        <w:t xml:space="preserve">: Every inch of your Personal Reality is sanctified. By who? Well... you, I guess. All those within (besides you) are subject to a constant minor blessing that persists for up to a day after leaving that makes them a little luckier and healthier. In D&amp;D terms, a general +1 Morale bonus. Those who worship you as divine may show up here when they die or see visions of you in this, your place of power... though these visions may be merely metaphors for what lies within if they lack the mental or cultural framework to understand.</w:t>
        <w:br w:type="textWrapping"/>
      </w:r>
    </w:p>
    <w:p w:rsidR="00000000" w:rsidDel="00000000" w:rsidP="00000000" w:rsidRDefault="00000000" w:rsidRPr="00000000" w14:paraId="000000D1">
      <w:pPr>
        <w:pageBreakBefore w:val="0"/>
        <w:numPr>
          <w:ilvl w:val="1"/>
          <w:numId w:val="1"/>
        </w:numPr>
        <w:shd w:fill="ffffff" w:val="clear"/>
        <w:ind w:left="1440" w:hanging="360"/>
        <w:rPr>
          <w:rPrChange w:author="Leonardo Dos Santos" w:id="60" w:date="2025-05-13T12:42:55Z">
            <w:rPr/>
          </w:rPrChange>
        </w:rPr>
        <w:pPrChange w:author="Leonardo Dos Santos" w:id="0" w:date="2025-05-13T12:42:55Z">
          <w:pPr>
            <w:pageBreakBefore w:val="0"/>
            <w:numPr>
              <w:ilvl w:val="1"/>
              <w:numId w:val="4"/>
            </w:numPr>
            <w:shd w:fill="ffffff" w:val="clear"/>
            <w:ind w:left="1440" w:hanging="360"/>
          </w:pPr>
        </w:pPrChange>
      </w:pPr>
      <w:r w:rsidDel="00000000" w:rsidR="00000000" w:rsidRPr="00000000">
        <w:rPr>
          <w:b w:val="1"/>
          <w:rtl w:val="0"/>
        </w:rPr>
        <w:t xml:space="preserve">Uchiha Jutsu Archive (Generic Naruto Fanfiction) (400)</w:t>
      </w:r>
      <w:r w:rsidDel="00000000" w:rsidR="00000000" w:rsidRPr="00000000">
        <w:rPr>
          <w:rtl w:val="0"/>
        </w:rPr>
        <w:t xml:space="preserve">: The Uchiha really were quite shameless in their day, always going around copying everybody else’s lifetimes of hard work just by using their special eyes. Well, at least you get to benefit from that. </w:t>
        <w:br w:type="textWrapping"/>
        <w:br w:type="textWrapping"/>
        <w:t xml:space="preserve">Somehow you’ve obtained a copy of the complete Uchiha Jutsu Archive, everything that several generations of dedicated intellectual property thieves could copy from every other ninja village, clan and small ninja child in the Elemental Nations. Pretty much any and every technique, seal, chemical formula, pill/cookie recipe or random dance routine that one Uchiha liked can be found here. Any knowledge that wasn’t limited to literally just one person, family, or bloodline or was based purely on sealless chakra manipulation (such as the Rasengan) and thus uncopyable by the Sharingan is in the archive, all of them laid out in such a clear and concise format that any half-competent ninja could teach himself just by reading the scroll. </w:t>
        <w:br w:type="textWrapping"/>
        <w:br w:type="textWrapping"/>
        <w:t xml:space="preserve">This archive will update with a complete set of spells, fighting styles, etc, etc. from any setting that you have visited and will visit in the future. Provided it could be generously called public, or even semi-private, knowledge it will be in here. Only the most super-secret, utterly private techniques are missing; after all, even the best copyright pirates can’t get everything. This place is comprehensively warded against thievery, somewhat ironically, and it would take a team of top-tier infiltration specialists to even attempt to breach it. Of course its best defense is that, at least at jump start, no one knows you have it. Post jump you can have this become a warehouse attachment.</w:t>
        <w:br w:type="textWrapping"/>
      </w:r>
    </w:p>
    <w:p w:rsidR="00000000" w:rsidDel="00000000" w:rsidP="00000000" w:rsidRDefault="00000000" w:rsidRPr="00000000" w14:paraId="000000D2">
      <w:pPr>
        <w:pageBreakBefore w:val="0"/>
        <w:numPr>
          <w:ilvl w:val="1"/>
          <w:numId w:val="1"/>
        </w:numPr>
        <w:shd w:fill="ffffff" w:val="clear"/>
        <w:ind w:left="1440" w:hanging="360"/>
        <w:rPr>
          <w:rPrChange w:author="Leonardo Dos Santos" w:id="60" w:date="2025-05-13T12:42:55Z">
            <w:rPr/>
          </w:rPrChange>
        </w:rPr>
        <w:pPrChange w:author="Leonardo Dos Santos" w:id="0" w:date="2025-05-13T12:42:55Z">
          <w:pPr>
            <w:pageBreakBefore w:val="0"/>
            <w:numPr>
              <w:ilvl w:val="1"/>
              <w:numId w:val="4"/>
            </w:numPr>
            <w:shd w:fill="ffffff" w:val="clear"/>
            <w:ind w:left="1440" w:hanging="360"/>
          </w:pPr>
        </w:pPrChange>
      </w:pPr>
      <w:r w:rsidDel="00000000" w:rsidR="00000000" w:rsidRPr="00000000">
        <w:rPr>
          <w:b w:val="1"/>
          <w:rtl w:val="0"/>
        </w:rPr>
        <w:t xml:space="preserve">Dinosaur World (Generic Dinosaur Gauntlet) (400)</w:t>
      </w:r>
      <w:r w:rsidDel="00000000" w:rsidR="00000000" w:rsidRPr="00000000">
        <w:rPr>
          <w:rtl w:val="0"/>
        </w:rPr>
        <w:t xml:space="preserve">: You have a full-sized continent attached to your warehouse that contains a variety of biomes with dinosaurs living wild.</w:t>
        <w:br w:type="textWrapping"/>
      </w:r>
    </w:p>
    <w:p w:rsidR="00000000" w:rsidDel="00000000" w:rsidP="00000000" w:rsidRDefault="00000000" w:rsidRPr="00000000" w14:paraId="000000D3">
      <w:pPr>
        <w:pageBreakBefore w:val="0"/>
        <w:numPr>
          <w:ilvl w:val="1"/>
          <w:numId w:val="1"/>
        </w:numPr>
        <w:shd w:fill="ffffff" w:val="clear"/>
        <w:ind w:left="1440" w:hanging="360"/>
        <w:rPr>
          <w:rPrChange w:author="Leonardo Dos Santos" w:id="60" w:date="2025-05-13T12:42:55Z">
            <w:rPr/>
          </w:rPrChange>
        </w:rPr>
        <w:pPrChange w:author="Leonardo Dos Santos" w:id="0" w:date="2025-05-13T12:42:55Z">
          <w:pPr>
            <w:pageBreakBefore w:val="0"/>
            <w:numPr>
              <w:ilvl w:val="1"/>
              <w:numId w:val="4"/>
            </w:numPr>
            <w:shd w:fill="ffffff" w:val="clear"/>
            <w:ind w:left="1440" w:hanging="360"/>
          </w:pPr>
        </w:pPrChange>
      </w:pPr>
      <w:r w:rsidDel="00000000" w:rsidR="00000000" w:rsidRPr="00000000">
        <w:rPr>
          <w:b w:val="1"/>
          <w:rtl w:val="0"/>
        </w:rPr>
        <w:t xml:space="preserve">Convenience Store (Stardew Valley) (400)</w:t>
      </w:r>
      <w:r w:rsidDel="00000000" w:rsidR="00000000" w:rsidRPr="00000000">
        <w:rPr>
          <w:rtl w:val="0"/>
        </w:rPr>
        <w:t xml:space="preserve">: Joja is happy that you have decided to own and operate your own branch of the JojaMart line of convenience stores! And because you’ve sprung for the deluxe version, this store will all but run itself! It will make a small profit on its own no matter where you place it and keep itself fully stocked in the full range of Joja snacks, colas, and other convenient foods. Should you decide to take a hand in operating the store personally, you’ll see your profits improve dramatically. Just don’t expect to find much in the way of natural foods inside without your intervention. Everyone knows artificial sweeteners are better for you thanks to their lack of calories.</w:t>
        <w:br w:type="textWrapping"/>
      </w:r>
    </w:p>
    <w:p w:rsidR="00000000" w:rsidDel="00000000" w:rsidP="00000000" w:rsidRDefault="00000000" w:rsidRPr="00000000" w14:paraId="000000D4">
      <w:pPr>
        <w:pageBreakBefore w:val="0"/>
        <w:numPr>
          <w:ilvl w:val="1"/>
          <w:numId w:val="1"/>
        </w:numPr>
        <w:shd w:fill="ffffff" w:val="clear"/>
        <w:ind w:left="1440" w:hanging="360"/>
        <w:rPr>
          <w:rPrChange w:author="Leonardo Dos Santos" w:id="60" w:date="2025-05-13T12:42:55Z">
            <w:rPr/>
          </w:rPrChange>
        </w:rPr>
        <w:pPrChange w:author="Leonardo Dos Santos" w:id="0" w:date="2025-05-13T12:42:55Z">
          <w:pPr>
            <w:pageBreakBefore w:val="0"/>
            <w:numPr>
              <w:ilvl w:val="1"/>
              <w:numId w:val="4"/>
            </w:numPr>
            <w:shd w:fill="ffffff" w:val="clear"/>
            <w:ind w:left="1440" w:hanging="360"/>
          </w:pPr>
        </w:pPrChange>
      </w:pPr>
      <w:r w:rsidDel="00000000" w:rsidR="00000000" w:rsidRPr="00000000">
        <w:rPr>
          <w:b w:val="1"/>
          <w:rtl w:val="0"/>
        </w:rPr>
        <w:t xml:space="preserve">Endless Mine (Stardew Valley) (400)</w:t>
      </w:r>
      <w:r w:rsidDel="00000000" w:rsidR="00000000" w:rsidRPr="00000000">
        <w:rPr>
          <w:rtl w:val="0"/>
        </w:rPr>
        <w:t xml:space="preserve">: To the west of Stardew Valley, through the tunnels that run under the mountains, there is a desert. Like most deserts it is a desolate place outside of the few scattered oases. But there is a legend that beneath those sands exists a dungeon unlike any other. One that continues downwards into the earth indefinitely. A place where the monsters continue to grow tougher the deeper you plunge into its depths. And where the treasure you can find grows even more valuable with each floor you explore. While few will ever be able to separate myth from fact, you will at least have the chance. This ordinary-looking cave entrance leads directly to this bottomless, endless dungeon. Rare ores, gems, and even more valuable things can be found inside, but the danger here is all too real. There is no elevator to take you back to the surface quickly or deliver you to lower levels in moments. Explorers will have to fight their way down and back up. Try not to get greedy.</w:t>
        <w:br w:type="textWrapping"/>
      </w:r>
    </w:p>
    <w:p w:rsidR="00000000" w:rsidDel="00000000" w:rsidP="00000000" w:rsidRDefault="00000000" w:rsidRPr="00000000" w14:paraId="000000D5">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Celebi’s Time Hole (Generic Pokemon Mystery Dungeon AU) (400):</w:t>
      </w:r>
      <w:r w:rsidDel="00000000" w:rsidR="00000000" w:rsidRPr="00000000">
        <w:rPr>
          <w:rtl w:val="0"/>
        </w:rPr>
        <w:t xml:space="preserve"> Huh, curious. This is a tunnel or hole in time used by a certain Shiny Celebi to travel to distant eras in the past and future. For the duration of this jump you may call upon this item to travel into the distant past or distant future once per week. In future jumps it becomes a Warehouse Attachment you can summon to yourself to perform smaller time jumps once per year or larger jumps as normal once per week. This will not erase you or cause Chain Failure even if there is such a nonsensical rule in the jump.</w:t>
        <w:br w:type="textWrapping"/>
      </w:r>
    </w:p>
    <w:p w:rsidR="00000000" w:rsidDel="00000000" w:rsidP="00000000" w:rsidRDefault="00000000" w:rsidRPr="00000000" w14:paraId="000000D6">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Dungeon (Re:Monster) (600)</w:t>
      </w:r>
      <w:r w:rsidDel="00000000" w:rsidR="00000000" w:rsidRPr="00000000">
        <w:rPr>
          <w:rtl w:val="0"/>
        </w:rPr>
        <w:t xml:space="preserve">: A private Dungeon of your very own, accessible from your Warehouse. You can scale it between ‘suitable for a total novice to cut their teeth on’ and ‘a serious challenge for you and your party at your full power’ at will, and the Dungeon will generate entirely new layouts or load old ones as you prefer, pushing the difficulty slowly up as you descend. Your Dungeon can be upgraded to an Age of Gods Dungeon, with all that entails, though it will only count as such when the difficulty is appropriately high. Dying in this dungeon only results in you being ejected and the dungeon being unavailable to you (or anyone else that died within) for 24 hours.</w:t>
        <w:br w:type="textWrapping"/>
      </w:r>
    </w:p>
    <w:p w:rsidR="00000000" w:rsidDel="00000000" w:rsidP="00000000" w:rsidRDefault="00000000" w:rsidRPr="00000000" w14:paraId="000000D7">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Barracks (Rune Factory) (600)</w:t>
      </w:r>
      <w:r w:rsidDel="00000000" w:rsidR="00000000" w:rsidRPr="00000000">
        <w:rPr>
          <w:rtl w:val="0"/>
        </w:rPr>
        <w:t xml:space="preserve">: Whenever you kill something in this world, such as a monster, they return to the first forest. Well, that’s a bloody waste now isn’t it? From now on whenever you kill something, it will come here and become a member of your own private army, a companion. Everything that dies will return, not simply in their strongest state while alive, but having full access to every ability they ever had with each of those abilities being at the highest level they attained. This works retroactively as well, anything you killed before in another jump or gauntlet ends up here. If you kill something personally, with a machine or weapon, if an ally or subordinate kills them while either working with you or under your orders, or if you simply caused them to die, then they end up here. They possess all their memories, including memories of their deaths, and yet they are loyal to you. In order to be more useful, they are all granted basic sentience and a humanoid form if they didn’t have it before, and if you don’t like what kind of creature they are, such as a goblin or giant spider, you can convert them into something else upon their revival here. These count as either followers or companions, you decide each jump for each individual companion, and they can either be imported separately or as groups of various sizes. If someone you killed were to be revived, the version of them you have here would disappear or leave you, but there would be a double.</w:t>
        <w:br w:type="textWrapping"/>
      </w:r>
    </w:p>
    <w:p w:rsidR="00000000" w:rsidDel="00000000" w:rsidP="00000000" w:rsidRDefault="00000000" w:rsidRPr="00000000" w14:paraId="000000D8">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Room of Requirement (Generic Harry Potter Fanfiction Jump) (600)</w:t>
      </w:r>
      <w:r w:rsidDel="00000000" w:rsidR="00000000" w:rsidRPr="00000000">
        <w:rPr>
          <w:rtl w:val="0"/>
        </w:rPr>
        <w:t xml:space="preserve">: Well now, talk about finds! This is a copy of the Hogwarts Room of Requirements, except this one belongs solely to you! It has a pseudo-intelligence of sorts, that </w:t>
      </w:r>
      <w:ins w:author="Alexander Evans" w:id="93" w:date="2021-05-21T14:18:14Z">
        <w:r w:rsidDel="00000000" w:rsidR="00000000" w:rsidRPr="00000000">
          <w:rPr>
            <w:rtl w:val="0"/>
          </w:rPr>
          <w:t xml:space="preserve"> </w:t>
        </w:r>
      </w:ins>
      <w:r w:rsidDel="00000000" w:rsidR="00000000" w:rsidRPr="00000000">
        <w:rPr>
          <w:rtl w:val="0"/>
        </w:rPr>
        <w:t xml:space="preserve">reads your intentions perfectly and does its best to provide you with whatever you ask. Being a product of high level magic, it can create any number of whatever mundane objects you desire for purposes of training or even use, although they don’t last long outside the room.</w:t>
        <w:br w:type="textWrapping"/>
        <w:br w:type="textWrapping"/>
      </w:r>
      <w:ins w:author="My Name Is Chris" w:id="94" w:date="2021-01-03T11:17:40Z">
        <w:r w:rsidDel="00000000" w:rsidR="00000000" w:rsidRPr="00000000">
          <w:rPr>
            <w:rtl w:val="0"/>
          </w:rPr>
          <w:tab/>
        </w:r>
      </w:ins>
      <w:r w:rsidDel="00000000" w:rsidR="00000000" w:rsidRPr="00000000">
        <w:rPr>
          <w:rtl w:val="0"/>
        </w:rPr>
        <w:t xml:space="preserve">In addition, it can mimic any location you wish it to, and do so perfectly, up to and including any fine details and magic. But it won’t be a real-time mimicry, but rather a recreation based on your thoughts. It makes the perfect training room, sex dungeon, or really mostly anything you want it to be.</w:t>
        <w:br w:type="textWrapping"/>
        <w:br w:type="textWrapping"/>
      </w:r>
      <w:ins w:author="My Name Is Chris" w:id="95" w:date="2021-01-03T11:17:42Z">
        <w:r w:rsidDel="00000000" w:rsidR="00000000" w:rsidRPr="00000000">
          <w:rPr>
            <w:rtl w:val="0"/>
          </w:rPr>
          <w:tab/>
        </w:r>
      </w:ins>
      <w:r w:rsidDel="00000000" w:rsidR="00000000" w:rsidRPr="00000000">
        <w:rPr>
          <w:rtl w:val="0"/>
        </w:rPr>
        <w:t xml:space="preserve">Also, the room provides time acceleration, meaning more time passes inside than outside the room. You don’t age </w:t>
      </w:r>
      <w:ins w:author="My Name Is Chris" w:id="96" w:date="2021-01-03T11:17:43Z">
        <w:r w:rsidDel="00000000" w:rsidR="00000000" w:rsidRPr="00000000">
          <w:rPr>
            <w:rtl w:val="0"/>
            <w:rPrChange w:author="My Name Is Chris" w:id="97" w:date="2021-01-03T11:17:43Z">
              <w:rPr/>
            </w:rPrChange>
          </w:rPr>
          <w:t xml:space="preserve">at this</w:t>
        </w:r>
      </w:ins>
      <w:del w:author="My Name Is Chris" w:id="96" w:date="2021-01-03T11:17:43Z">
        <w:r w:rsidDel="00000000" w:rsidR="00000000" w:rsidRPr="00000000">
          <w:rPr>
            <w:rtl w:val="0"/>
            <w:rPrChange w:author="My Name Is Chris" w:id="97" w:date="2021-01-03T11:17:43Z">
              <w:rPr/>
            </w:rPrChange>
          </w:rPr>
          <w:delText xml:space="preserve">in this</w:delText>
        </w:r>
      </w:del>
      <w:r w:rsidDel="00000000" w:rsidR="00000000" w:rsidRPr="00000000">
        <w:rPr>
          <w:rtl w:val="0"/>
        </w:rPr>
        <w:t xml:space="preserve"> time unless you choose to, but any physical improvements made to your body are retained all the same. The room requires a cooldown period to recharge its ‘acceleration’ depending on how high you put the setting, to the scale that using it constantly at the max setting of 24 to 1 for one outside week drains it completely and takes 48 hours to recharge fully.</w:t>
        <w:br w:type="textWrapping"/>
      </w:r>
    </w:p>
    <w:p w:rsidR="00000000" w:rsidDel="00000000" w:rsidP="00000000" w:rsidRDefault="00000000" w:rsidRPr="00000000" w14:paraId="000000D9">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Pokemon Training System (Pokemon Anime) (600)</w:t>
      </w:r>
      <w:r w:rsidDel="00000000" w:rsidR="00000000" w:rsidRPr="00000000">
        <w:rPr>
          <w:rtl w:val="0"/>
        </w:rPr>
        <w:t xml:space="preserve">: A side project by the illustrious Dr. Akihabara, this system is designed to allow all kinds of pokemon to train in a safe environment without fear of lasting injury. It consists of a digital area you can transfer your pokemon to which can be accessed through a terminal in your warehouse, or any electronic device you load its special access program into. This space comes built in with multiple different fields, and a thorough catalogue of objects, courses, foes, and </w:t>
      </w:r>
      <w:ins w:author="My Name Is Chris" w:id="98" w:date="2021-01-03T11:17:47Z">
        <w:r w:rsidDel="00000000" w:rsidR="00000000" w:rsidRPr="00000000">
          <w:rPr>
            <w:rtl w:val="0"/>
            <w:rPrChange w:author="My Name Is Chris" w:id="99" w:date="2021-01-03T11:17:47Z">
              <w:rPr/>
            </w:rPrChange>
          </w:rPr>
          <w:t xml:space="preserve">premade</w:t>
        </w:r>
      </w:ins>
      <w:del w:author="My Name Is Chris" w:id="98" w:date="2021-01-03T11:17:47Z">
        <w:r w:rsidDel="00000000" w:rsidR="00000000" w:rsidRPr="00000000">
          <w:rPr>
            <w:rtl w:val="0"/>
            <w:rPrChange w:author="My Name Is Chris" w:id="99" w:date="2021-01-03T11:17:47Z">
              <w:rPr/>
            </w:rPrChange>
          </w:rPr>
          <w:delText xml:space="preserve">pre-made</w:delText>
        </w:r>
      </w:del>
      <w:r w:rsidDel="00000000" w:rsidR="00000000" w:rsidRPr="00000000">
        <w:rPr>
          <w:rtl w:val="0"/>
        </w:rPr>
        <w:t xml:space="preserve"> scenarios to test your pokemon against, who may be loaded into the digital space by scanning their pokeballs. The program is also fairly easy to modify, allowing you to create your own custom scenarios and elements. Post-jump the terminal in your warehouse will expand, allowing non-pokemon to access this area as well.</w:t>
        <w:br w:type="textWrapping"/>
      </w:r>
    </w:p>
    <w:p w:rsidR="00000000" w:rsidDel="00000000" w:rsidP="00000000" w:rsidRDefault="00000000" w:rsidRPr="00000000" w14:paraId="000000DA">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Verdant Sanctuary (Pokemon Anime) (600)</w:t>
      </w:r>
      <w:r w:rsidDel="00000000" w:rsidR="00000000" w:rsidRPr="00000000">
        <w:rPr>
          <w:rtl w:val="0"/>
        </w:rPr>
        <w:t xml:space="preserve">: You’ve stumbled into something truly beautiful here. It may take any form from a grove to a cove, but in all its forms it is a place of natural wonder and beauty, untouched by man and the passing of ages, and possessing a hallowed air. This place may not be found by those harboring ill intent, making it the ideal haven for wildlife, especially those that might be endangered, or considered extinct by the world at large. Those who rest here find themselves refreshed in body and spirit, as the serenity of this place suffuses them allowing them to recover physically and spiritually at a faster pace, while those of more supernatural inclinations may find it beneficial to their arts. Perhaps it’s for this reason that beings of myth and legends seem drawn to its borders.</w:t>
        <w:br w:type="textWrapping"/>
        <w:br w:type="textWrapping"/>
      </w:r>
      <w:ins w:author="My Name Is Chris" w:id="100" w:date="2021-01-03T11:17:49Z">
        <w:r w:rsidDel="00000000" w:rsidR="00000000" w:rsidRPr="00000000">
          <w:rPr>
            <w:rtl w:val="0"/>
          </w:rPr>
          <w:tab/>
        </w:r>
      </w:ins>
      <w:r w:rsidDel="00000000" w:rsidR="00000000" w:rsidRPr="00000000">
        <w:rPr>
          <w:rtl w:val="0"/>
        </w:rPr>
        <w:t xml:space="preserve">These legendary creatures are often content to partake in this land’s bounty, and rest from their ordeals, giving the wise a chance to commune with them and share their company. However be warned that the sanctuary will not abide by the callous abuse of its gifts, and those harboring ill intent towards its inhabitants will swiftly regret their actions. This domain becomes attached to your warehouse and is a hidden place within the worlds you visit.</w:t>
        <w:br w:type="textWrapping"/>
      </w:r>
    </w:p>
    <w:p w:rsidR="00000000" w:rsidDel="00000000" w:rsidP="00000000" w:rsidRDefault="00000000" w:rsidRPr="00000000" w14:paraId="000000DB">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Crafting Materials, Supplies, and Tools (Overlord) (600)</w:t>
      </w:r>
      <w:r w:rsidDel="00000000" w:rsidR="00000000" w:rsidRPr="00000000">
        <w:rPr>
          <w:rtl w:val="0"/>
        </w:rPr>
        <w:t xml:space="preserve">: You have the good fortune of possessing a regenerating stock of high end crafting materials suitable across all fields of crafting, alongside the tools and workshop space in order to make something with them (you must supply the actual skill on your own however). Materials for low-end magical items (ie: Greater tier or below, as explained at the beginning of the item section) regularly resupply such that you could probably churn out hundreds of such items a day. Legacy tier materials would allow you to craft a few things a day. Materials for equipment at the Relic tier resupply often enough you could probably make a single relic tier item a day. Your materials also include enough for a single Legendary tier piece of equipment every two weeks or so, and the materials for a single piece of Divine Tier equipment would likely take at least two months. However, there is nothing preventing you from stockpiling the materials, as they’ll keep resupplying themselves even if not used up.</w:t>
        <w:br w:type="textWrapping"/>
      </w:r>
    </w:p>
    <w:p w:rsidR="00000000" w:rsidDel="00000000" w:rsidP="00000000" w:rsidRDefault="00000000" w:rsidRPr="00000000" w14:paraId="000000DC">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Personal Workspace (Final Fantasy 7 Remake) (600)</w:t>
      </w:r>
      <w:r w:rsidDel="00000000" w:rsidR="00000000" w:rsidRPr="00000000">
        <w:rPr>
          <w:rtl w:val="0"/>
        </w:rPr>
        <w:t xml:space="preserve">: What good is a scientist without a lab? This facility comes furnished with equipment for any scientific discipline you’re knowledgeable in. Raw supplies will be provided to you by local vendors, while a standing contract with your Benefactor will keep rarer ingredients in stock. This lab is sizable, can be personalized, and is a match for any university laboratory or corporate research facility in the world. Now it’s time for science!</w:t>
        <w:br w:type="textWrapping"/>
      </w:r>
    </w:p>
    <w:p w:rsidR="00000000" w:rsidDel="00000000" w:rsidP="00000000" w:rsidRDefault="00000000" w:rsidRPr="00000000" w14:paraId="000000DD">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Hojo’s Playground (Final Fantasy 7 Remake) (Free with Limit Break)</w:t>
      </w:r>
      <w:r w:rsidDel="00000000" w:rsidR="00000000" w:rsidRPr="00000000">
        <w:rPr>
          <w:rtl w:val="0"/>
        </w:rPr>
        <w:t xml:space="preserve">: Forget a match, your lab is now far and away the most advanced place of science in the world. Your benefactor has rewarded your genius with an extended line of credit, increasing the amount of resources you can procure tenfold. They’ll even provide you with a small army of followers, should you need lab assistants or... test subjects. You also gain a powerful computer database, preloaded with the collective scientific knowledge of every world you visit. With the knowledge and resources now at your disposal, you could lead the world into a golden age of discovery!</w:t>
        <w:br w:type="textWrapping"/>
      </w:r>
    </w:p>
    <w:p w:rsidR="00000000" w:rsidDel="00000000" w:rsidP="00000000" w:rsidRDefault="00000000" w:rsidRPr="00000000" w14:paraId="000000DE">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Castle Oblivion (Kingdom Hearts Re:Chain of Memories) (600)</w:t>
      </w:r>
      <w:r w:rsidDel="00000000" w:rsidR="00000000" w:rsidRPr="00000000">
        <w:rPr>
          <w:rtl w:val="0"/>
        </w:rPr>
        <w:t xml:space="preserve">: Ok, so it’s actually a copy but for certain reasons it would be a pretty bad idea to take the real one. This castle has a few unique properties to it. For one, it allows you to relive any memories and past experiences you had. It also allows you to refight any enemies you’ve fought in the past, optionally with card combat. Whenever there is a fight within the castle you may choose whether or not it will be under the card based combat system.</w:t>
        <w:br w:type="textWrapping"/>
      </w:r>
    </w:p>
    <w:p w:rsidR="00000000" w:rsidDel="00000000" w:rsidP="00000000" w:rsidRDefault="00000000" w:rsidRPr="00000000" w14:paraId="000000DF">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Production Line (Generic Factory) (600)</w:t>
      </w:r>
      <w:r w:rsidDel="00000000" w:rsidR="00000000" w:rsidRPr="00000000">
        <w:rPr>
          <w:rtl w:val="0"/>
        </w:rPr>
        <w:t xml:space="preserve">: This gives your Cosmic Warehouse a major Add-on: 10,000 Square feet of production space filled with the heavy machinery used for massed production. Using a small command console, you can choose what type of industry the equipment is for. The machinery is only up to modern standards by default, but you can upgrade it yourself by installing new machinery.</w:t>
        <w:br w:type="textWrapping"/>
      </w:r>
    </w:p>
    <w:p w:rsidR="00000000" w:rsidDel="00000000" w:rsidP="00000000" w:rsidRDefault="00000000" w:rsidRPr="00000000" w14:paraId="000000E0">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Offices (Generic Factory) (600)</w:t>
      </w:r>
      <w:r w:rsidDel="00000000" w:rsidR="00000000" w:rsidRPr="00000000">
        <w:rPr>
          <w:rtl w:val="0"/>
        </w:rPr>
        <w:t xml:space="preserve">: Set of offices is added as an annex to your Cosmic Warehouse. This Annex contains a Men’s and Women's public bathroom with a single shower each, two rooms full of cubicles and outdated computers, nine personal offices with decent computers and furniture, a server closet, a break room and a meeting room. It is hooked up with lights, electricity, an Ethernet network and an intercom, however unless you bought the appropriate utility for your cosmic warehouse, only the intercom will get connected to the rest of your cosmic warehouse and its add-ons. The vending machines and fridges in the break room automatically restock themselves with any food items you buy in jump documents.</w:t>
        <w:br w:type="textWrapping"/>
      </w:r>
    </w:p>
    <w:p w:rsidR="00000000" w:rsidDel="00000000" w:rsidP="00000000" w:rsidRDefault="00000000" w:rsidRPr="00000000" w14:paraId="000000E1">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Jumper Isle (Dragon’s Dogma: Dark Arisen) (800)</w:t>
      </w:r>
      <w:r w:rsidDel="00000000" w:rsidR="00000000" w:rsidRPr="00000000">
        <w:rPr>
          <w:rtl w:val="0"/>
        </w:rPr>
        <w:t xml:space="preserve">: Your very own personal island beyond space and time. A usable prison Warehouse attachment. There is very little actual space above the appropriately large body of water (which may optionally be filled with brine upon taking this) that conceals the lower workings of this place. It is always night with a full moon, almost always storming and raining, has dozens of floors, and more. It can be themed to your wishes to a point, but only the lowest level which will form from your memories will truly be designed by you. Your actions here will not leave you wanting for time outside of this place for while it does pass it does so convolutely slow.</w:t>
        <w:br w:type="textWrapping"/>
      </w:r>
    </w:p>
    <w:p w:rsidR="00000000" w:rsidDel="00000000" w:rsidP="00000000" w:rsidRDefault="00000000" w:rsidRPr="00000000" w14:paraId="000000E2">
      <w:pPr>
        <w:pStyle w:val="Heading1"/>
        <w:pageBreakBefore w:val="0"/>
        <w:numPr>
          <w:ilvl w:val="0"/>
          <w:numId w:val="1"/>
        </w:numPr>
        <w:spacing w:after="0" w:before="0" w:lineRule="auto"/>
        <w:ind w:left="720" w:hanging="360"/>
        <w:rPr>
          <w:sz w:val="22"/>
          <w:szCs w:val="22"/>
          <w:rPrChange w:author="Leonardo Dos Santos" w:id="60" w:date="2025-05-13T12:42:55Z">
            <w:rPr>
              <w:sz w:val="22"/>
              <w:szCs w:val="22"/>
            </w:rPr>
          </w:rPrChange>
        </w:rPr>
        <w:pPrChange w:author="Leonardo Dos Santos" w:id="0" w:date="2025-05-13T12:42:55Z">
          <w:pPr>
            <w:pStyle w:val="Heading1"/>
            <w:pageBreakBefore w:val="0"/>
            <w:numPr>
              <w:ilvl w:val="0"/>
              <w:numId w:val="4"/>
            </w:numPr>
            <w:spacing w:after="0" w:before="0" w:lineRule="auto"/>
            <w:ind w:left="720" w:hanging="360"/>
          </w:pPr>
        </w:pPrChange>
      </w:pPr>
      <w:bookmarkStart w:colFirst="0" w:colLast="0" w:name="_orju74bz04tj" w:id="5"/>
      <w:bookmarkEnd w:id="5"/>
      <w:ins w:author="Anonymous" w:id="101" w:date="2021-05-28T18:42:27Z">
        <w:del w:author="Anonymous" w:id="102" w:date="2021-05-28T18:42:30Z">
          <w:r w:rsidDel="00000000" w:rsidR="00000000" w:rsidRPr="00000000">
            <w:rPr>
              <w:b w:val="1"/>
              <w:sz w:val="22"/>
              <w:szCs w:val="22"/>
              <w:rtl w:val="0"/>
              <w:rPrChange w:author="Anonymous" w:id="103" w:date="2021-05-28T18:42:27Z">
                <w:rPr/>
              </w:rPrChange>
            </w:rPr>
            <w:delText xml:space="preserve">8</w:delText>
          </w:r>
        </w:del>
      </w:ins>
      <w:bookmarkStart w:colFirst="0" w:colLast="0" w:name="kix.yc2l98yliejr" w:id="4"/>
      <w:bookmarkEnd w:id="4"/>
      <w:r w:rsidDel="00000000" w:rsidR="00000000" w:rsidRPr="00000000">
        <w:rPr>
          <w:b w:val="1"/>
          <w:sz w:val="22"/>
          <w:szCs w:val="22"/>
          <w:rtl w:val="0"/>
        </w:rPr>
        <w:t xml:space="preserve">Equipment Domain (1</w:t>
      </w:r>
      <w:ins w:author="Dương VH" w:id="104" w:date="2021-10-04T14:53:54Z">
        <w:r w:rsidDel="00000000" w:rsidR="00000000" w:rsidRPr="00000000">
          <w:rPr>
            <w:b w:val="1"/>
            <w:sz w:val="22"/>
            <w:szCs w:val="22"/>
            <w:rtl w:val="0"/>
          </w:rPr>
          <w:t xml:space="preserve">3</w:t>
        </w:r>
      </w:ins>
      <w:ins w:author="Isaiah Perez" w:id="105" w:date="2021-10-20T00:14:04Z">
        <w:r w:rsidDel="00000000" w:rsidR="00000000" w:rsidRPr="00000000">
          <w:rPr>
            <w:b w:val="1"/>
            <w:sz w:val="22"/>
            <w:szCs w:val="22"/>
            <w:rtl w:val="0"/>
          </w:rPr>
          <w:t xml:space="preserve">8</w:t>
        </w:r>
      </w:ins>
      <w:ins w:author="Dương VH" w:id="104" w:date="2021-10-04T14:53:54Z">
        <w:del w:author="Isaiah Perez" w:id="105" w:date="2021-10-20T00:14:04Z">
          <w:r w:rsidDel="00000000" w:rsidR="00000000" w:rsidRPr="00000000">
            <w:rPr>
              <w:b w:val="1"/>
              <w:sz w:val="22"/>
              <w:szCs w:val="22"/>
              <w:rtl w:val="0"/>
            </w:rPr>
            <w:delText xml:space="preserve">0</w:delText>
          </w:r>
        </w:del>
      </w:ins>
      <w:del w:author="Dương VH" w:id="104" w:date="2021-10-04T14:53:54Z">
        <w:r w:rsidDel="00000000" w:rsidR="00000000" w:rsidRPr="00000000">
          <w:rPr>
            <w:b w:val="1"/>
            <w:sz w:val="22"/>
            <w:szCs w:val="22"/>
            <w:rtl w:val="0"/>
          </w:rPr>
          <w:delText xml:space="preserve">28</w:delText>
        </w:r>
      </w:del>
      <w:r w:rsidDel="00000000" w:rsidR="00000000" w:rsidRPr="00000000">
        <w:rPr>
          <w:b w:val="1"/>
          <w:sz w:val="22"/>
          <w:szCs w:val="22"/>
          <w:rtl w:val="0"/>
        </w:rPr>
        <w:t xml:space="preserve"> Perks) [</w:t>
      </w:r>
      <w:hyperlink w:anchor="kix.pl4epvrjkswz">
        <w:r w:rsidDel="00000000" w:rsidR="00000000" w:rsidRPr="00000000">
          <w:rPr>
            <w:b w:val="1"/>
            <w:color w:val="1155cc"/>
            <w:sz w:val="22"/>
            <w:szCs w:val="22"/>
            <w:u w:val="single"/>
            <w:rtl w:val="0"/>
          </w:rPr>
          <w:t xml:space="preserve">TOP</w:t>
        </w:r>
      </w:hyperlink>
      <w:r w:rsidDel="00000000" w:rsidR="00000000" w:rsidRPr="00000000">
        <w:rPr>
          <w:b w:val="1"/>
          <w:sz w:val="22"/>
          <w:szCs w:val="22"/>
          <w:rtl w:val="0"/>
        </w:rPr>
        <w:t xml:space="preserve">]</w:t>
        <w:br w:type="textWrapping"/>
      </w:r>
    </w:p>
    <w:p w:rsidR="00000000" w:rsidDel="00000000" w:rsidP="00000000" w:rsidRDefault="00000000" w:rsidRPr="00000000" w14:paraId="000000E3">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Inexhaustibly Mundane (Justice League Dark) (25)</w:t>
      </w:r>
      <w:r w:rsidDel="00000000" w:rsidR="00000000" w:rsidRPr="00000000">
        <w:rPr>
          <w:rtl w:val="0"/>
        </w:rPr>
        <w:t xml:space="preserve">: A pack of cigarettes that always has a few more s</w:t>
      </w:r>
      <w:ins w:author="The Un Choosen One" w:id="106" w:date="2023-10-20T01:54:41Z">
        <w:r w:rsidDel="00000000" w:rsidR="00000000" w:rsidRPr="00000000">
          <w:rPr>
            <w:rtl w:val="0"/>
          </w:rPr>
          <w:t xml:space="preserve"> </w:t>
        </w:r>
      </w:ins>
      <w:r w:rsidDel="00000000" w:rsidR="00000000" w:rsidRPr="00000000">
        <w:rPr>
          <w:rtl w:val="0"/>
        </w:rPr>
        <w:t xml:space="preserve">mokes. A lighter that never runs out of fuel. A wardrobe with two or three dozen new outfits every week. With this option, you’ll get an appropriate container (no larger than an average refrigerator) whose contents continuously refill every few hours or so. Besides this infinite refilling nature, these items don’t have any other magical property. It won’t work on anything alive and nothing gained this way will be anything close to nutritious. Additionally, you won’t be able to use anything from this option as reagents in any potions or rituals. Finally, the container for these items is what’s enchanted, not the items themselves. If you break the container the items come in, you’ll have to wait until the next jump for it to restore itself.</w:t>
        <w:br w:type="textWrapping"/>
      </w:r>
    </w:p>
    <w:p w:rsidR="00000000" w:rsidDel="00000000" w:rsidP="00000000" w:rsidRDefault="00000000" w:rsidRPr="00000000" w14:paraId="000000E4">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Decoy Plasmid (Bioshock) (25)</w:t>
      </w:r>
      <w:r w:rsidDel="00000000" w:rsidR="00000000" w:rsidRPr="00000000">
        <w:rPr>
          <w:rtl w:val="0"/>
        </w:rPr>
        <w:t xml:space="preserve">: Plant decoys to distract foes! Watch as they attack the wrong man!</w:t>
        <w:br w:type="textWrapping"/>
      </w:r>
    </w:p>
    <w:p w:rsidR="00000000" w:rsidDel="00000000" w:rsidP="00000000" w:rsidRDefault="00000000" w:rsidRPr="00000000" w14:paraId="000000E5">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Aero Dash Plasmid (Bioshock) (25)</w:t>
      </w:r>
      <w:r w:rsidDel="00000000" w:rsidR="00000000" w:rsidRPr="00000000">
        <w:rPr>
          <w:rtl w:val="0"/>
        </w:rPr>
        <w:t xml:space="preserve">: Late for work or that special date of yours? Fear not! Beat the clock with this new plasmid that enhances your speed!</w:t>
        <w:br w:type="textWrapping"/>
      </w:r>
    </w:p>
    <w:p w:rsidR="00000000" w:rsidDel="00000000" w:rsidP="00000000" w:rsidRDefault="00000000" w:rsidRPr="00000000" w14:paraId="000000E6">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Elemental Sponge (Bioshock) (25)</w:t>
      </w:r>
      <w:r w:rsidDel="00000000" w:rsidR="00000000" w:rsidRPr="00000000">
        <w:rPr>
          <w:rtl w:val="0"/>
        </w:rPr>
        <w:t xml:space="preserve">: Accidentally electrocute yourself? Burn yourself? Get a freeze burn? You can’t take away the pain, but at least make yourself feel better with an extra bit of eve.</w:t>
        <w:br w:type="textWrapping"/>
      </w:r>
    </w:p>
    <w:p w:rsidR="00000000" w:rsidDel="00000000" w:rsidP="00000000" w:rsidRDefault="00000000" w:rsidRPr="00000000" w14:paraId="000000E7">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Extra Nutrition Tonic (Bioshock) (25)</w:t>
      </w:r>
      <w:r w:rsidDel="00000000" w:rsidR="00000000" w:rsidRPr="00000000">
        <w:rPr>
          <w:rtl w:val="0"/>
        </w:rPr>
        <w:t xml:space="preserve">: Extra nutrition boosts your body’s natural ability to turn food into renewed vitality. Be healthier and filled with eve!</w:t>
        <w:br w:type="textWrapping"/>
      </w:r>
    </w:p>
    <w:p w:rsidR="00000000" w:rsidDel="00000000" w:rsidP="00000000" w:rsidRDefault="00000000" w:rsidRPr="00000000" w14:paraId="000000E8">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Walking Inferno Tonic (Bioshock) (25)</w:t>
      </w:r>
      <w:r w:rsidDel="00000000" w:rsidR="00000000" w:rsidRPr="00000000">
        <w:rPr>
          <w:rtl w:val="0"/>
        </w:rPr>
        <w:t xml:space="preserve">: Burn yourself on a stove or while lighting a cigar? Never again with walking inferno! Also makes Incinerate more effective.</w:t>
        <w:br w:type="textWrapping"/>
      </w:r>
    </w:p>
    <w:p w:rsidR="00000000" w:rsidDel="00000000" w:rsidP="00000000" w:rsidRDefault="00000000" w:rsidRPr="00000000" w14:paraId="000000E9">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Geyser Trap Plasmid (Bioshock) (50)</w:t>
      </w:r>
      <w:r w:rsidDel="00000000" w:rsidR="00000000" w:rsidRPr="00000000">
        <w:rPr>
          <w:rtl w:val="0"/>
        </w:rPr>
        <w:t xml:space="preserve">: The new amazing plasmid that turns playtime into bathtime! Note: Do not use on small children.</w:t>
        <w:br w:type="textWrapping"/>
      </w:r>
    </w:p>
    <w:p w:rsidR="00000000" w:rsidDel="00000000" w:rsidP="00000000" w:rsidRDefault="00000000" w:rsidRPr="00000000" w14:paraId="000000EA">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Insect Swarm Plasmid (Bioshock) (50)</w:t>
      </w:r>
      <w:r w:rsidDel="00000000" w:rsidR="00000000" w:rsidRPr="00000000">
        <w:rPr>
          <w:rtl w:val="0"/>
        </w:rPr>
        <w:t xml:space="preserve">: Summon a swarm of insects! Laugh as they seek out enemies!</w:t>
        <w:br w:type="textWrapping"/>
      </w:r>
    </w:p>
    <w:p w:rsidR="00000000" w:rsidDel="00000000" w:rsidP="00000000" w:rsidRDefault="00000000" w:rsidRPr="00000000" w14:paraId="000000EB">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Scout Plasmid (Bioshock) (50)</w:t>
      </w:r>
      <w:r w:rsidDel="00000000" w:rsidR="00000000" w:rsidRPr="00000000">
        <w:rPr>
          <w:rtl w:val="0"/>
        </w:rPr>
        <w:t xml:space="preserve">: Worried about your future? Scout the situation before going ahead! Also, get the jump on your enemies with a plasmid surprise!</w:t>
        <w:br w:type="textWrapping"/>
      </w:r>
    </w:p>
    <w:p w:rsidR="00000000" w:rsidDel="00000000" w:rsidP="00000000" w:rsidRDefault="00000000" w:rsidRPr="00000000" w14:paraId="000000EC">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Telekinesis Plasmid (Bioshock) (50)</w:t>
      </w:r>
      <w:r w:rsidDel="00000000" w:rsidR="00000000" w:rsidRPr="00000000">
        <w:rPr>
          <w:rtl w:val="0"/>
        </w:rPr>
        <w:t xml:space="preserve">: Throw objects at foes! You can even catch grenades and throw them back!</w:t>
      </w:r>
      <w:r w:rsidDel="00000000" w:rsidR="00000000" w:rsidRPr="00000000">
        <w:rPr>
          <w:b w:val="1"/>
          <w:rtl w:val="0"/>
        </w:rPr>
        <w:br w:type="textWrapping"/>
      </w:r>
    </w:p>
    <w:p w:rsidR="00000000" w:rsidDel="00000000" w:rsidP="00000000" w:rsidRDefault="00000000" w:rsidRPr="00000000" w14:paraId="000000ED">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Training Dummy (Generic D&amp;D 5e) (50)</w:t>
      </w:r>
      <w:r w:rsidDel="00000000" w:rsidR="00000000" w:rsidRPr="00000000">
        <w:rPr>
          <w:rtl w:val="0"/>
        </w:rPr>
        <w:t xml:space="preserve">: A training dummy. It is indestructible - up to blows which would destroy a complex-Multivese. It can also mimic someone of equitable skill to yourself, granting you a skilled sparring partner.</w:t>
        <w:br w:type="textWrapping"/>
      </w:r>
    </w:p>
    <w:p w:rsidR="00000000" w:rsidDel="00000000" w:rsidP="00000000" w:rsidRDefault="00000000" w:rsidRPr="00000000" w14:paraId="000000EE">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Rappelling Rig (Pokemon) (50)</w:t>
      </w:r>
      <w:r w:rsidDel="00000000" w:rsidR="00000000" w:rsidRPr="00000000">
        <w:rPr>
          <w:rtl w:val="0"/>
        </w:rPr>
        <w:t xml:space="preserve">:</w:t>
        <w:br w:type="textWrapping"/>
        <w:t xml:space="preserve">- Everything you need to rappel down a cliff.</w:t>
        <w:br w:type="textWrapping"/>
        <w:t xml:space="preserve">- Detaches from top automatically for retrieval.</w:t>
        <w:br w:type="textWrapping"/>
      </w:r>
    </w:p>
    <w:p w:rsidR="00000000" w:rsidDel="00000000" w:rsidP="00000000" w:rsidRDefault="00000000" w:rsidRPr="00000000" w14:paraId="000000EF">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Rebreather (Pokemon) (50)</w:t>
      </w:r>
      <w:r w:rsidDel="00000000" w:rsidR="00000000" w:rsidRPr="00000000">
        <w:rPr>
          <w:rtl w:val="0"/>
        </w:rPr>
        <w:t xml:space="preserve">:</w:t>
        <w:br w:type="textWrapping"/>
        <w:t xml:space="preserve">- Breathe underwater</w:t>
        <w:br w:type="textWrapping"/>
        <w:t xml:space="preserve">- Breathe in toxic environments</w:t>
        <w:br w:type="textWrapping"/>
        <w:t xml:space="preserve">- Lasts forever</w:t>
        <w:br w:type="textWrapping"/>
      </w:r>
    </w:p>
    <w:p w:rsidR="00000000" w:rsidDel="00000000" w:rsidP="00000000" w:rsidRDefault="00000000" w:rsidRPr="00000000" w14:paraId="000000F0">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Scouting Glasses (Samurai Jack) (50)</w:t>
      </w:r>
      <w:r w:rsidDel="00000000" w:rsidR="00000000" w:rsidRPr="00000000">
        <w:rPr>
          <w:rtl w:val="0"/>
        </w:rPr>
        <w:t xml:space="preserve">: This item features thermal, night, and x-ray vision settings. It will also allow you to see invisible laser traps and even can function as a set of binoculars.</w:t>
        <w:br w:type="textWrapping"/>
      </w:r>
    </w:p>
    <w:p w:rsidR="00000000" w:rsidDel="00000000" w:rsidP="00000000" w:rsidRDefault="00000000" w:rsidRPr="00000000" w14:paraId="000000F1">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Dragonglass Cache (A Song of Ice and Fire) (50)</w:t>
      </w:r>
      <w:r w:rsidDel="00000000" w:rsidR="00000000" w:rsidRPr="00000000">
        <w:rPr>
          <w:rtl w:val="0"/>
        </w:rPr>
        <w:t xml:space="preserve">: A black cloak with a few obsidian daggers, arrowheads and spearheads.</w:t>
        <w:br w:type="textWrapping"/>
      </w:r>
    </w:p>
    <w:p w:rsidR="00000000" w:rsidDel="00000000" w:rsidP="00000000" w:rsidRDefault="00000000" w:rsidRPr="00000000" w14:paraId="000000F2">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Armored Shell Tonic (Bioshock) (50)</w:t>
      </w:r>
      <w:r w:rsidDel="00000000" w:rsidR="00000000" w:rsidRPr="00000000">
        <w:rPr>
          <w:rtl w:val="0"/>
        </w:rPr>
        <w:t xml:space="preserve">: Useful in any hazardous situation, armored shell offers fantastic protection against life’s bumps and bruises!</w:t>
        <w:br w:type="textWrapping"/>
      </w:r>
    </w:p>
    <w:p w:rsidR="00000000" w:rsidDel="00000000" w:rsidP="00000000" w:rsidRDefault="00000000" w:rsidRPr="00000000" w14:paraId="000000F3">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Bloodlust Tonic (Bioshock) (50)</w:t>
      </w:r>
      <w:r w:rsidDel="00000000" w:rsidR="00000000" w:rsidRPr="00000000">
        <w:rPr>
          <w:rtl w:val="0"/>
        </w:rPr>
        <w:t xml:space="preserve">: Bloodlust heals your body and gives you eve as you hit! Be red in tooth and claw, with bloodlust!</w:t>
        <w:br w:type="textWrapping"/>
      </w:r>
    </w:p>
    <w:p w:rsidR="00000000" w:rsidDel="00000000" w:rsidP="00000000" w:rsidRDefault="00000000" w:rsidRPr="00000000" w14:paraId="000000F4">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Dragon Crystals - Item (Spyro) (50)</w:t>
      </w:r>
      <w:r w:rsidDel="00000000" w:rsidR="00000000" w:rsidRPr="00000000">
        <w:rPr>
          <w:rtl w:val="0"/>
        </w:rPr>
        <w:t xml:space="preserve">: These will come in the shimmering variety as they'll never fade. Most common types in setting fade with time, and the shimmering types are ludicrously expensive. Items are interchangeable but only 5 of these effects will be active at a time.</w:t>
        <w:br w:type="textWrapping"/>
      </w:r>
    </w:p>
    <w:p w:rsidR="00000000" w:rsidDel="00000000" w:rsidP="00000000" w:rsidRDefault="00000000" w:rsidRPr="00000000" w14:paraId="000000F5">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Turbo Healing Potion (Overlord) (50)</w:t>
      </w:r>
      <w:r w:rsidDel="00000000" w:rsidR="00000000" w:rsidRPr="00000000">
        <w:rPr>
          <w:rtl w:val="0"/>
        </w:rPr>
        <w:t xml:space="preserve">: A blood red potion in a masterfully crafted glass vial. When used it banishes physical fatigue and restores half of your health instantly. Removes burns, scars, and can regenerate lost limbs (potentially). It also removes physical fatigue.</w:t>
        <w:br w:type="textWrapping"/>
      </w:r>
    </w:p>
    <w:p w:rsidR="00000000" w:rsidDel="00000000" w:rsidP="00000000" w:rsidRDefault="00000000" w:rsidRPr="00000000" w14:paraId="000000F6">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Turbo Ether (Overlord) (50)</w:t>
      </w:r>
      <w:r w:rsidDel="00000000" w:rsidR="00000000" w:rsidRPr="00000000">
        <w:rPr>
          <w:rtl w:val="0"/>
        </w:rPr>
        <w:t xml:space="preserve">: A blue potion that seems to shimmer with an inner light in a masterfully crafted glass vial. When used it restores half of your mana instantly and removes mental fatigue.</w:t>
        <w:br w:type="textWrapping"/>
      </w:r>
    </w:p>
    <w:p w:rsidR="00000000" w:rsidDel="00000000" w:rsidP="00000000" w:rsidRDefault="00000000" w:rsidRPr="00000000" w14:paraId="000000F7">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Magic Charger (Overlord) (50)</w:t>
      </w:r>
      <w:r w:rsidDel="00000000" w:rsidR="00000000" w:rsidRPr="00000000">
        <w:rPr>
          <w:rtl w:val="0"/>
        </w:rPr>
        <w:t xml:space="preserve">: A small hourglass shaped gem that can fit in the palm of your hand. When used it reduces the casting time of any one spell to zero.</w:t>
        <w:br w:type="textWrapping"/>
      </w:r>
    </w:p>
    <w:p w:rsidR="00000000" w:rsidDel="00000000" w:rsidP="00000000" w:rsidRDefault="00000000" w:rsidRPr="00000000" w14:paraId="000000F8">
      <w:pPr>
        <w:pageBreakBefore w:val="0"/>
        <w:numPr>
          <w:ilvl w:val="1"/>
          <w:numId w:val="1"/>
        </w:numPr>
        <w:ind w:left="1440" w:hanging="360"/>
        <w:rPr>
          <w:ins w:author="Harsh Garcha" w:id="107" w:date="2023-11-21T20:47:09Z"/>
          <w:del w:author="Anonymous" w:id="108" w:date="2024-05-28T01:38:51Z"/>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Power Icon (Overlord) (50)</w:t>
      </w:r>
      <w:r w:rsidDel="00000000" w:rsidR="00000000" w:rsidRPr="00000000">
        <w:rPr>
          <w:rtl w:val="0"/>
        </w:rPr>
        <w:t xml:space="preserve">: A tiny statue of a man with a long</w:t>
      </w:r>
      <w:ins w:author="Harsh Garcha" w:id="107" w:date="2023-11-21T20:47:09Z">
        <w:del w:author="Anonymous" w:id="108" w:date="2024-05-28T01:38:51Z">
          <w:r w:rsidDel="00000000" w:rsidR="00000000" w:rsidRPr="00000000">
            <w:rPr>
              <w:rtl w:val="0"/>
            </w:rPr>
          </w:r>
        </w:del>
      </w:ins>
    </w:p>
    <w:p w:rsidR="00000000" w:rsidDel="00000000" w:rsidP="00000000" w:rsidRDefault="00000000" w:rsidRPr="00000000" w14:paraId="000000F9">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rtl w:val="0"/>
        </w:rPr>
        <w:t xml:space="preserve"> beard, robe, and pointy hat. When used it increases your magical strength tremendously for five minutes.</w:t>
        <w:br w:type="textWrapping"/>
      </w:r>
    </w:p>
    <w:p w:rsidR="00000000" w:rsidDel="00000000" w:rsidP="00000000" w:rsidRDefault="00000000" w:rsidRPr="00000000" w14:paraId="000000FA">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Speed Icon (Overlord) (50)</w:t>
      </w:r>
      <w:r w:rsidDel="00000000" w:rsidR="00000000" w:rsidRPr="00000000">
        <w:rPr>
          <w:rtl w:val="0"/>
        </w:rPr>
        <w:t xml:space="preserve">: A tiny statue of a man in a sprinting pose. When used it tremendously increases your speed for a period of five minutes.</w:t>
        <w:br w:type="textWrapping"/>
      </w:r>
    </w:p>
    <w:p w:rsidR="00000000" w:rsidDel="00000000" w:rsidP="00000000" w:rsidRDefault="00000000" w:rsidRPr="00000000" w14:paraId="000000FB">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Weapon Icon (Overlord) (50)</w:t>
      </w:r>
      <w:r w:rsidDel="00000000" w:rsidR="00000000" w:rsidRPr="00000000">
        <w:rPr>
          <w:rtl w:val="0"/>
        </w:rPr>
        <w:t xml:space="preserve">: A small silver coin. On one side is the image of a sword and bow, and on the other the image of a staff and dagger. When activated it can be used to either empower a single weapon tremendously for five minutes, or to provide you with a weapon of moderate power for a similar period. The provided weapon is of your choice, and will fade away once the duration is over.</w:t>
        <w:br w:type="textWrapping"/>
      </w:r>
    </w:p>
    <w:p w:rsidR="00000000" w:rsidDel="00000000" w:rsidP="00000000" w:rsidRDefault="00000000" w:rsidRPr="00000000" w14:paraId="000000FC">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Icon of Journeys (Overlord) (50)</w:t>
      </w:r>
      <w:r w:rsidDel="00000000" w:rsidR="00000000" w:rsidRPr="00000000">
        <w:rPr>
          <w:rtl w:val="0"/>
        </w:rPr>
        <w:t xml:space="preserve">: A tiny statue of a horse. Casts Greater Teleport (without error) once. Allows instant transportation to any place you have been to previously or that you have a reliable description of (a picture works). If the location no longer exists, or never existed in the first place, the Icon does not activate. Cannot cross dimensional boundaries or areas specifically warded to prevent teleportation.</w:t>
        <w:br w:type="textWrapping"/>
      </w:r>
    </w:p>
    <w:p w:rsidR="00000000" w:rsidDel="00000000" w:rsidP="00000000" w:rsidRDefault="00000000" w:rsidRPr="00000000" w14:paraId="000000FD">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Spectacles of Translation (Overlord) (50)</w:t>
      </w:r>
      <w:r w:rsidDel="00000000" w:rsidR="00000000" w:rsidRPr="00000000">
        <w:rPr>
          <w:rtl w:val="0"/>
        </w:rPr>
        <w:t xml:space="preserve">: A stylish, but not ostentatious, pair of glasses that you can wear. Any text you are looking at while wearing them will be instantly translated into a language you understand, even dead languages or magical languages. This item does not fade with use, but neither do you get extra copies of it. If lost, destroyed, or stolen it will reappear in your Warehouse in one day. If you purchased a crafting class alongside this item then you, uniquely, know the process needed to make more.</w:t>
        <w:br w:type="textWrapping"/>
      </w:r>
    </w:p>
    <w:p w:rsidR="00000000" w:rsidDel="00000000" w:rsidP="00000000" w:rsidRDefault="00000000" w:rsidRPr="00000000" w14:paraId="000000FE">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Ring of Sustenance (Overlord) (50)</w:t>
      </w:r>
      <w:r w:rsidDel="00000000" w:rsidR="00000000" w:rsidRPr="00000000">
        <w:rPr>
          <w:rtl w:val="0"/>
        </w:rPr>
        <w:t xml:space="preserve">: A golden ring that will resize itself to fit your finger. While wearing it you do not need to eat, drink, or sleep. You can still become mentally tired and need to rest, however. This item does not fade with use, but neither do you get extra copies of it. If lost, destroyed, or stolen it will reappear in your Warehouse in one day. Additionally it can not be worn on the same finger as a different magical ring. If you purchased a crafting class alongside this item then you, uniquely, know the process needed to make more.</w:t>
        <w:br w:type="textWrapping"/>
      </w:r>
    </w:p>
    <w:p w:rsidR="00000000" w:rsidDel="00000000" w:rsidP="00000000" w:rsidRDefault="00000000" w:rsidRPr="00000000" w14:paraId="000000FF">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Bantha Milk (Star Wars The Original Trilogy) (50)</w:t>
      </w:r>
      <w:r w:rsidDel="00000000" w:rsidR="00000000" w:rsidRPr="00000000">
        <w:rPr>
          <w:rtl w:val="0"/>
        </w:rPr>
        <w:t xml:space="preserve">: A crate filled with 100 bottles of blue colored milk from a female bantha. What’s a bantha? It’s basically a giant goat/buffalo hybrid commonly found on Tatooine. The bottles will replenish a week after you’ve drunk them all.</w:t>
        <w:br w:type="textWrapping"/>
      </w:r>
    </w:p>
    <w:p w:rsidR="00000000" w:rsidDel="00000000" w:rsidP="00000000" w:rsidRDefault="00000000" w:rsidRPr="00000000" w14:paraId="00000100">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Electro Bolts Plasmid (Bioshock) (75)</w:t>
      </w:r>
      <w:r w:rsidDel="00000000" w:rsidR="00000000" w:rsidRPr="00000000">
        <w:rPr>
          <w:rtl w:val="0"/>
        </w:rPr>
        <w:t xml:space="preserve">: Light him up with 1000 volts! Also works well with malfunctioning appliances.</w:t>
        <w:br w:type="textWrapping"/>
      </w:r>
    </w:p>
    <w:p w:rsidR="00000000" w:rsidDel="00000000" w:rsidP="00000000" w:rsidRDefault="00000000" w:rsidRPr="00000000" w14:paraId="00000101">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Gravity Well Plasmid (Bioshock) (75)</w:t>
      </w:r>
      <w:r w:rsidDel="00000000" w:rsidR="00000000" w:rsidRPr="00000000">
        <w:rPr>
          <w:rtl w:val="0"/>
        </w:rPr>
        <w:t xml:space="preserve">: Clear a room of clutter, or your enemies! Watch them try to resist the pull of gravity well!</w:t>
        <w:br w:type="textWrapping"/>
      </w:r>
    </w:p>
    <w:p w:rsidR="00000000" w:rsidDel="00000000" w:rsidP="00000000" w:rsidRDefault="00000000" w:rsidRPr="00000000" w14:paraId="00000102">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Houdini Plasmid (Bioshock) (75)</w:t>
      </w:r>
      <w:r w:rsidDel="00000000" w:rsidR="00000000" w:rsidRPr="00000000">
        <w:rPr>
          <w:rtl w:val="0"/>
        </w:rPr>
        <w:t xml:space="preserve">: Almost caught with another man’s girl? Turn invisible and make an escape that would amaze even the great man himself!</w:t>
        <w:br w:type="textWrapping"/>
      </w:r>
    </w:p>
    <w:p w:rsidR="00000000" w:rsidDel="00000000" w:rsidP="00000000" w:rsidRDefault="00000000" w:rsidRPr="00000000" w14:paraId="00000103">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Hypnotize Plasmid (Bioshock) (75)</w:t>
      </w:r>
      <w:r w:rsidDel="00000000" w:rsidR="00000000" w:rsidRPr="00000000">
        <w:rPr>
          <w:rtl w:val="0"/>
        </w:rPr>
        <w:t xml:space="preserve">: Hypnotize your foes! Laugh as they fight each other!</w:t>
        <w:br w:type="textWrapping"/>
      </w:r>
    </w:p>
    <w:p w:rsidR="00000000" w:rsidDel="00000000" w:rsidP="00000000" w:rsidRDefault="00000000" w:rsidRPr="00000000" w14:paraId="00000104">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Incinerate Plasmid (Bioshock) (75)</w:t>
      </w:r>
      <w:r w:rsidDel="00000000" w:rsidR="00000000" w:rsidRPr="00000000">
        <w:rPr>
          <w:rtl w:val="0"/>
        </w:rPr>
        <w:t xml:space="preserve">: Light up enemies to 1000 degrees! Warning: Fire spreads</w:t>
        <w:br w:type="textWrapping"/>
      </w:r>
    </w:p>
    <w:p w:rsidR="00000000" w:rsidDel="00000000" w:rsidP="00000000" w:rsidRDefault="00000000" w:rsidRPr="00000000" w14:paraId="00000105">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Teleportation Plasmid (Bioshock) (75)</w:t>
      </w:r>
      <w:r w:rsidDel="00000000" w:rsidR="00000000" w:rsidRPr="00000000">
        <w:rPr>
          <w:rtl w:val="0"/>
        </w:rPr>
        <w:t xml:space="preserve">: Using newly discovered genetic proximity and duplication characteristics, you can cross distances in the blink of an eve! Teleportation: Be there!</w:t>
        <w:br w:type="textWrapping"/>
      </w:r>
    </w:p>
    <w:p w:rsidR="00000000" w:rsidDel="00000000" w:rsidP="00000000" w:rsidRDefault="00000000" w:rsidRPr="00000000" w14:paraId="00000106">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Winter Blast Plasmid (Bioshock) (75)</w:t>
      </w:r>
      <w:r w:rsidDel="00000000" w:rsidR="00000000" w:rsidRPr="00000000">
        <w:rPr>
          <w:rtl w:val="0"/>
        </w:rPr>
        <w:t xml:space="preserve">: Freeze your enemies! Shatter them into a thousand pieces!</w:t>
        <w:br w:type="textWrapping"/>
      </w:r>
    </w:p>
    <w:p w:rsidR="00000000" w:rsidDel="00000000" w:rsidP="00000000" w:rsidRDefault="00000000" w:rsidRPr="00000000" w14:paraId="00000107">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Magnum Opus (Generic RWBY Fanfiction Jump) (100)</w:t>
      </w:r>
      <w:r w:rsidDel="00000000" w:rsidR="00000000" w:rsidRPr="00000000">
        <w:rPr>
          <w:rtl w:val="0"/>
        </w:rPr>
        <w:t xml:space="preserve">: This is a weapon, yes, but more than that it’s a weapon forged by your own hand.  It can be any weapon that could be at least reasonably carried by an adult human, so no artillery cannons, but a minigun is possible. Furthermore, you can have it be a mecha-shift weapon that can turn into one other object; this could be another weapon that follows the same restrictions, or something like a purse or walking cane.  Along with just being a generally high quality weapon that won’t randomly jam or malfunction unless severely mistreated, it is also extremely easy to modify and improve, taking even additions made by an amateur and working at least once.</w:t>
        <w:br w:type="textWrapping"/>
      </w:r>
    </w:p>
    <w:p w:rsidR="00000000" w:rsidDel="00000000" w:rsidP="00000000" w:rsidRDefault="00000000" w:rsidRPr="00000000" w14:paraId="00000108">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[Normal] Quality Item (Re:Monster) (100)</w:t>
      </w:r>
      <w:r w:rsidDel="00000000" w:rsidR="00000000" w:rsidRPr="00000000">
        <w:rPr>
          <w:rtl w:val="0"/>
        </w:rPr>
        <w:t xml:space="preserve">: This item is a [Normal] quality item, on par with the Estocs Rou uses after Ranking Up to hobgoblin or the standard equipment possessed by Rubellia and her fellow humans when first captured.</w:t>
        <w:br w:type="textWrapping"/>
      </w:r>
    </w:p>
    <w:p w:rsidR="00000000" w:rsidDel="00000000" w:rsidP="00000000" w:rsidRDefault="00000000" w:rsidRPr="00000000" w14:paraId="00000109">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Animal Medicine (Justice League Dark) (100)</w:t>
      </w:r>
      <w:r w:rsidDel="00000000" w:rsidR="00000000" w:rsidRPr="00000000">
        <w:rPr>
          <w:rtl w:val="0"/>
        </w:rPr>
        <w:t xml:space="preserve">: No, not medicine for animals. Rather, this is “medicine” to turn you into an animal...partly. You’ll gain many of the benefits this animal has like sensory abilities, strength, and appendages but also a few of the drawbacks. This purchase includes serums to return you to “normal” if that’s your thing and your supply of both “medicine” and “antidote” will replenish automatically. While this is useful, you can only take on the hybridized forms of mundane animals like bats and chimps but no unicorns or dragons.</w:t>
        <w:br w:type="textWrapping"/>
      </w:r>
    </w:p>
    <w:p w:rsidR="00000000" w:rsidDel="00000000" w:rsidP="00000000" w:rsidRDefault="00000000" w:rsidRPr="00000000" w14:paraId="0000010A">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Laptop (Pokemon) (100)</w:t>
      </w:r>
      <w:r w:rsidDel="00000000" w:rsidR="00000000" w:rsidRPr="00000000">
        <w:rPr>
          <w:rtl w:val="0"/>
        </w:rPr>
        <w:t xml:space="preserve">:</w:t>
        <w:br w:type="textWrapping"/>
        <w:t xml:space="preserve">- Can access the Pokemon World’s internet</w:t>
        <w:br w:type="textWrapping"/>
        <w:t xml:space="preserve">- Includes 4Chan equivalent.</w:t>
        <w:br w:type="textWrapping"/>
        <w:t xml:space="preserve">- Solar powered, has top tier parts.</w:t>
        <w:br w:type="textWrapping"/>
      </w:r>
    </w:p>
    <w:p w:rsidR="00000000" w:rsidDel="00000000" w:rsidP="00000000" w:rsidRDefault="00000000" w:rsidRPr="00000000" w14:paraId="0000010B">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Mystery Machine (Scooby Doo) (100)</w:t>
      </w:r>
      <w:r w:rsidDel="00000000" w:rsidR="00000000" w:rsidRPr="00000000">
        <w:rPr>
          <w:rtl w:val="0"/>
        </w:rPr>
        <w:t xml:space="preserve">: A groovy van that comfortably seats six and has plenty of space in the back. Comes with lanterns and a ladder, and it has plenty of computer equipment along the back walls to help solve mysteries. The vehicle itself has an uncanny ability to drive through a variety of environments.</w:t>
        <w:br w:type="textWrapping"/>
      </w:r>
    </w:p>
    <w:p w:rsidR="00000000" w:rsidDel="00000000" w:rsidP="00000000" w:rsidRDefault="00000000" w:rsidRPr="00000000" w14:paraId="0000010C">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Code Breaker (Samurai Jack) (100)</w:t>
      </w:r>
      <w:r w:rsidDel="00000000" w:rsidR="00000000" w:rsidRPr="00000000">
        <w:rPr>
          <w:rtl w:val="0"/>
        </w:rPr>
        <w:t xml:space="preserve">: A handheld computer device that can deactivate electronic locks without raising any alarms.</w:t>
        <w:br w:type="textWrapping"/>
      </w:r>
    </w:p>
    <w:p w:rsidR="00000000" w:rsidDel="00000000" w:rsidP="00000000" w:rsidRDefault="00000000" w:rsidRPr="00000000" w14:paraId="0000010D">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Meteoric Ingot (Avatar the Last Airbender) (100)</w:t>
      </w:r>
      <w:r w:rsidDel="00000000" w:rsidR="00000000" w:rsidRPr="00000000">
        <w:rPr>
          <w:rtl w:val="0"/>
        </w:rPr>
        <w:t xml:space="preserve">: A large ingot of a strange, dark metal, not born of this world. Though difficult to work with, when this metal is shaped into a weapon or armor, it will prove worth the effort; it holds an extremely sharp, and is both featherweight and nigh-unbreakable. It responds all too easily to Earthbending, enabling even a beginner to shape it with minimal effort. At your option, you may instead purchase this pre-crafted into any melee weapon or light armor of your choice.</w:t>
        <w:br w:type="textWrapping"/>
      </w:r>
    </w:p>
    <w:p w:rsidR="00000000" w:rsidDel="00000000" w:rsidP="00000000" w:rsidRDefault="00000000" w:rsidRPr="00000000" w14:paraId="0000010E">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Solari Crystal (Star Wars Knights of the Old Republic) (100)</w:t>
      </w:r>
      <w:r w:rsidDel="00000000" w:rsidR="00000000" w:rsidRPr="00000000">
        <w:rPr>
          <w:rtl w:val="0"/>
        </w:rPr>
        <w:t xml:space="preserve">: A lightsaber crystal that not only enhances the user’s blade, but also strengthens their willpower.</w:t>
        <w:br w:type="textWrapping"/>
      </w:r>
    </w:p>
    <w:p w:rsidR="00000000" w:rsidDel="00000000" w:rsidP="00000000" w:rsidRDefault="00000000" w:rsidRPr="00000000" w14:paraId="0000010F">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Qixoni Crystal (Star Wars Knights of the Old Republic) (100)</w:t>
      </w:r>
      <w:r w:rsidDel="00000000" w:rsidR="00000000" w:rsidRPr="00000000">
        <w:rPr>
          <w:rtl w:val="0"/>
        </w:rPr>
        <w:t xml:space="preserve">: A lightsaber crystal that not only enhances the user’s blade, but also strengthens their force powers.</w:t>
        <w:br w:type="textWrapping"/>
      </w:r>
    </w:p>
    <w:p w:rsidR="00000000" w:rsidDel="00000000" w:rsidP="00000000" w:rsidRDefault="00000000" w:rsidRPr="00000000" w14:paraId="00000110">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Mantle of the Force Crystal (Star Wars Knights of the Old Republic) (100)</w:t>
      </w:r>
      <w:r w:rsidDel="00000000" w:rsidR="00000000" w:rsidRPr="00000000">
        <w:rPr>
          <w:rtl w:val="0"/>
        </w:rPr>
        <w:t xml:space="preserve">: A lightsaber crystal that allows the user to ignore the alignment requirement for lightsaber crystals. It also slightly enhances the qualities of other lightsaber crystals.</w:t>
        <w:br w:type="textWrapping"/>
      </w:r>
    </w:p>
    <w:p w:rsidR="00000000" w:rsidDel="00000000" w:rsidP="00000000" w:rsidRDefault="00000000" w:rsidRPr="00000000" w14:paraId="00000111">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Dragonshield (Fire Emblem) (100)</w:t>
      </w:r>
      <w:r w:rsidDel="00000000" w:rsidR="00000000" w:rsidRPr="00000000">
        <w:rPr>
          <w:rtl w:val="0"/>
        </w:rPr>
        <w:t xml:space="preserve">: A small dragon emblem in the shape of a shield. It confers a permanent defensive bonus when used, making the user more resistant to physical attacks. Once used the dragon image fades from the item.</w:t>
        <w:br w:type="textWrapping"/>
      </w:r>
    </w:p>
    <w:p w:rsidR="00000000" w:rsidDel="00000000" w:rsidP="00000000" w:rsidRDefault="00000000" w:rsidRPr="00000000" w14:paraId="00000112">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Energy Ring (Fire Emblem) (100)</w:t>
      </w:r>
      <w:r w:rsidDel="00000000" w:rsidR="00000000" w:rsidRPr="00000000">
        <w:rPr>
          <w:rtl w:val="0"/>
        </w:rPr>
        <w:t xml:space="preserve">: Once worn, this enchanted ring confers a boost of energy into the wearer. This energy is wholly beneficial for the user, improving both magical and physical strength.</w:t>
        <w:br w:type="textWrapping"/>
      </w:r>
    </w:p>
    <w:p w:rsidR="00000000" w:rsidDel="00000000" w:rsidP="00000000" w:rsidRDefault="00000000" w:rsidRPr="00000000" w14:paraId="00000113">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Secret Book (Fire Emblem) (100)</w:t>
      </w:r>
      <w:r w:rsidDel="00000000" w:rsidR="00000000" w:rsidRPr="00000000">
        <w:rPr>
          <w:rtl w:val="0"/>
        </w:rPr>
        <w:t xml:space="preserve">: This tattered tome confers ancient tricks that improve skill and expertise. Unfortunately it is so old that many of the secrets are illegible, and turning the pages usually results in them crumbling apart.</w:t>
        <w:br w:type="textWrapping"/>
      </w:r>
    </w:p>
    <w:p w:rsidR="00000000" w:rsidDel="00000000" w:rsidP="00000000" w:rsidRDefault="00000000" w:rsidRPr="00000000" w14:paraId="00000114">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Angelic Robe (Fire Emblem) (100)</w:t>
      </w:r>
      <w:r w:rsidDel="00000000" w:rsidR="00000000" w:rsidRPr="00000000">
        <w:rPr>
          <w:rtl w:val="0"/>
        </w:rPr>
        <w:t xml:space="preserve">: An immaculate and beautiful robe of heavenly silk. When worn it disappears, and takes with it all earthly aches, ills, and injuries of the wearer. The user is granted an immediate increase to health.</w:t>
        <w:br w:type="textWrapping"/>
      </w:r>
    </w:p>
    <w:p w:rsidR="00000000" w:rsidDel="00000000" w:rsidP="00000000" w:rsidRDefault="00000000" w:rsidRPr="00000000" w14:paraId="00000115">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Goddess Icon (Fire Emblem) (100)</w:t>
      </w:r>
      <w:r w:rsidDel="00000000" w:rsidR="00000000" w:rsidRPr="00000000">
        <w:rPr>
          <w:rtl w:val="0"/>
        </w:rPr>
        <w:t xml:space="preserve">: A tasteful bust of an enigmatic goddess. It doesn’t seem to do anything, but you feel luckier just for having it added to your item collection. This luck is non-transferable, even if the icon is lost or destroyed.</w:t>
        <w:br w:type="textWrapping"/>
      </w:r>
    </w:p>
    <w:p w:rsidR="00000000" w:rsidDel="00000000" w:rsidP="00000000" w:rsidRDefault="00000000" w:rsidRPr="00000000" w14:paraId="00000116">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Speedwing (Fire Emblem) (100)</w:t>
      </w:r>
      <w:r w:rsidDel="00000000" w:rsidR="00000000" w:rsidRPr="00000000">
        <w:rPr>
          <w:rtl w:val="0"/>
        </w:rPr>
        <w:t xml:space="preserve">: A lone white feather. It grows heavy in your hand. You feel faster now. Use of a speedwing improves your speed.</w:t>
        <w:br w:type="textWrapping"/>
      </w:r>
    </w:p>
    <w:p w:rsidR="00000000" w:rsidDel="00000000" w:rsidP="00000000" w:rsidRDefault="00000000" w:rsidRPr="00000000" w14:paraId="00000117">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Steyr Aug (Vampire the Masquerade: Bloodlines) (100)</w:t>
      </w:r>
      <w:r w:rsidDel="00000000" w:rsidR="00000000" w:rsidRPr="00000000">
        <w:rPr>
          <w:rtl w:val="0"/>
        </w:rPr>
        <w:t xml:space="preserve">: A bullpup 5.56mm assault rifle. Reliable, well-made and useful in a myriad of situations. Comes with several large boxes of ammunition.</w:t>
        <w:br w:type="textWrapping"/>
      </w:r>
    </w:p>
    <w:p w:rsidR="00000000" w:rsidDel="00000000" w:rsidP="00000000" w:rsidRDefault="00000000" w:rsidRPr="00000000" w14:paraId="00000118">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Eridium Crystals (Borderlands 3) (100)</w:t>
      </w:r>
      <w:r w:rsidDel="00000000" w:rsidR="00000000" w:rsidRPr="00000000">
        <w:rPr>
          <w:rtl w:val="0"/>
        </w:rPr>
        <w:t xml:space="preserve">: Eridium is a very strange material. It showed up after the first Pandora Vault was opened by the original Vault Hunters and fought off the tentacle horror known as the Destroyer, and it’s been confusing people since. It’s led to advances in weapon development, used to commit horrible experiments on people, and so on. Sirens can consume it to supercharge their powers, and Eridian technology uses it as fuel. Whatever you use it for, you now have a constantly regenerating supply of the crystals. </w:t>
        <w:br w:type="textWrapping"/>
      </w:r>
    </w:p>
    <w:p w:rsidR="00000000" w:rsidDel="00000000" w:rsidP="00000000" w:rsidRDefault="00000000" w:rsidRPr="00000000" w14:paraId="00000119">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Quick Change Machine (Borderlands 3) (100)</w:t>
      </w:r>
      <w:r w:rsidDel="00000000" w:rsidR="00000000" w:rsidRPr="00000000">
        <w:rPr>
          <w:rtl w:val="0"/>
        </w:rPr>
        <w:t xml:space="preserve">: This fairly common device is a bit larger than a vending machine, but is very handy. You can change your appearance here. From changing up the color scheme of the clothes you are wearing, to changing physical traits, starting at hair style and length, and going all the way to a complete gender switch. As a bonus for purchasing this here, these changes will always work, regardless of species of change, and will have no complications. Yes, this still works if you are a robot. </w:t>
        <w:br w:type="textWrapping"/>
      </w:r>
    </w:p>
    <w:p w:rsidR="00000000" w:rsidDel="00000000" w:rsidP="00000000" w:rsidRDefault="00000000" w:rsidRPr="00000000" w14:paraId="0000011A">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Elixir (Overlord) (100)</w:t>
      </w:r>
      <w:r w:rsidDel="00000000" w:rsidR="00000000" w:rsidRPr="00000000">
        <w:rPr>
          <w:rtl w:val="0"/>
        </w:rPr>
        <w:t xml:space="preserve">: A potion of swirling and shimmering chromatic color in a glass vial best compared to a work of priceless art. When used it fully restores health and mana instantly, cures all diseases whether physical or mental, removes poisons, removes curses, and heals burns, scars, and completely recovers missing limbs.</w:t>
        <w:br w:type="textWrapping"/>
      </w:r>
    </w:p>
    <w:p w:rsidR="00000000" w:rsidDel="00000000" w:rsidP="00000000" w:rsidRDefault="00000000" w:rsidRPr="00000000" w14:paraId="0000011B">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Gate Token (Overlord) (100)</w:t>
      </w:r>
      <w:r w:rsidDel="00000000" w:rsidR="00000000" w:rsidRPr="00000000">
        <w:rPr>
          <w:rtl w:val="0"/>
        </w:rPr>
        <w:t xml:space="preserve">: A small coin of burnished metal that seems to shift with strange and eldritch colors when seen from the corner of your eye. It is inscribed with arcane runes that form the picture of a door. When used it allows you to cast the Gate spell. A Gate can open a portal to any location you have ever been to or have a reliable description of (a picture counts). This Gate can cross dimensional barriers (but will not let you travel to or from other jumps) and appears as a shimmering dark portal in the air. It lasts for five minutes and anyone can pass through it in either direction. If the location you desire to go to no longer exists, or never existed in the first place, it does not activate. Powerful wards or technologies against teleportation, such as those in an Yggdrasil guild base, can prevent it from working but it will ignore lesser protections.</w:t>
        <w:br w:type="textWrapping"/>
      </w:r>
    </w:p>
    <w:p w:rsidR="00000000" w:rsidDel="00000000" w:rsidP="00000000" w:rsidRDefault="00000000" w:rsidRPr="00000000" w14:paraId="0000011C">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Wand of True Resurrection (Overlord) (100)</w:t>
      </w:r>
      <w:r w:rsidDel="00000000" w:rsidR="00000000" w:rsidRPr="00000000">
        <w:rPr>
          <w:rtl w:val="0"/>
        </w:rPr>
        <w:t xml:space="preserve">: An ornate golden wand, inlaid with precious gems and delicate filigree. Those that see it can’t help but think it’s an item that’s capital H Holy. It has ten charges of the spell True Resurrection imbued into it just as the name would imply. This spell can bring back anyone from death with no loss in strength or levels, doesn’t require a body, and doesn’t really have a time limit on how long they’ve been dead. Only extremely high-tier effects, such as Over-Rank Magic, World Items, or similar could prevent this wand from bringing someone back from the dead... or, alternatively, if the person doesn’t want to come back they don’t have to, though given how little cognitive thought souls are capable of it’s unlikely they’ll turn it down unless they’re truly terrified of returning to life (for example, if you’ve been killing them over and over and bringing them back to kill them some more). Expended charges refresh a week after use. You do not get extra copies of this item.</w:t>
        <w:br w:type="textWrapping"/>
      </w:r>
    </w:p>
    <w:p w:rsidR="00000000" w:rsidDel="00000000" w:rsidP="00000000" w:rsidRDefault="00000000" w:rsidRPr="00000000" w14:paraId="0000011D">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Impossible Dye (Lovecraft) (100)</w:t>
      </w:r>
      <w:r w:rsidDel="00000000" w:rsidR="00000000" w:rsidRPr="00000000">
        <w:rPr>
          <w:rtl w:val="0"/>
        </w:rPr>
        <w:t xml:space="preserve">: A liquid paint whose colour can only be described by analogy. This odious colour does not belong in the human visible spectrum, and causes normal people to panic. Surfaces painted with this will be immediately visible, even through effects that would normally make it invisible or unnoticeable. Useful for making summoning circles and confusing the hell out of people. Comes in a 4 gallon bucket that refills daily.</w:t>
        <w:br w:type="textWrapping"/>
      </w:r>
    </w:p>
    <w:p w:rsidR="00000000" w:rsidDel="00000000" w:rsidP="00000000" w:rsidRDefault="00000000" w:rsidRPr="00000000" w14:paraId="0000011E">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The Great Labyrinth of Ages (The Gamer) (100)</w:t>
      </w:r>
      <w:r w:rsidDel="00000000" w:rsidR="00000000" w:rsidRPr="00000000">
        <w:rPr>
          <w:rtl w:val="0"/>
        </w:rPr>
        <w:t xml:space="preserve">: A smartphone with an app that allows you to enter a special illusion barrier called ‘The Great Labyrinth of Ages,’ with 99 levels of procedurally generated content.</w:t>
        <w:br w:type="textWrapping"/>
      </w:r>
    </w:p>
    <w:p w:rsidR="00000000" w:rsidDel="00000000" w:rsidP="00000000" w:rsidRDefault="00000000" w:rsidRPr="00000000" w14:paraId="0000011F">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Staff (The Gamer) (100)</w:t>
      </w:r>
      <w:r w:rsidDel="00000000" w:rsidR="00000000" w:rsidRPr="00000000">
        <w:rPr>
          <w:rtl w:val="0"/>
        </w:rPr>
        <w:t xml:space="preserve">: A wooden staff allowing the bearer to concentrate on spells even in the heat of battle.</w:t>
        <w:br w:type="textWrapping"/>
      </w:r>
    </w:p>
    <w:p w:rsidR="00000000" w:rsidDel="00000000" w:rsidP="00000000" w:rsidRDefault="00000000" w:rsidRPr="00000000" w14:paraId="00000120">
      <w:pPr>
        <w:pageBreakBefore w:val="0"/>
        <w:numPr>
          <w:ilvl w:val="1"/>
          <w:numId w:val="1"/>
        </w:numPr>
        <w:ind w:left="1440" w:hanging="360"/>
        <w:rPr>
          <w:ins w:author="Isaiah Perez" w:id="109" w:date="2021-10-19T23:59:18Z"/>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Pixelated Blade (Scott Pilgrim vs. The World) (100)</w:t>
      </w:r>
      <w:r w:rsidDel="00000000" w:rsidR="00000000" w:rsidRPr="00000000">
        <w:rPr>
          <w:rtl w:val="0"/>
        </w:rPr>
        <w:t xml:space="preserve">: The latest in personal defence technology, this energized sword is razor-sharp, and the distorted pixel effect coating the blade makes it difficult for targets to tell when the cutting edge actually begins or ends.</w:t>
        <w:br w:type="textWrapping"/>
      </w:r>
      <w:ins w:author="Isaiah Perez" w:id="109" w:date="2021-10-19T23:59:18Z">
        <w:r w:rsidDel="00000000" w:rsidR="00000000" w:rsidRPr="00000000">
          <w:rPr>
            <w:rtl w:val="0"/>
          </w:rPr>
        </w:r>
      </w:ins>
    </w:p>
    <w:p w:rsidR="00000000" w:rsidDel="00000000" w:rsidP="00000000" w:rsidRDefault="00000000" w:rsidRPr="00000000" w14:paraId="00000121">
      <w:pPr>
        <w:pageBreakBefore w:val="0"/>
        <w:numPr>
          <w:ilvl w:val="1"/>
          <w:numId w:val="1"/>
        </w:numPr>
        <w:ind w:left="1440" w:hanging="360"/>
        <w:rPr>
          <w:ins w:author="Isaiah Perez" w:id="109" w:date="2021-10-19T23:59:18Z"/>
          <w:u w:val="none"/>
          <w:rPrChange w:author="Leonardo Dos Santos" w:id="60" w:date="2025-05-13T12:42:55Z">
            <w:rPr>
              <w:u w:val="none"/>
            </w:rPr>
          </w:rPrChange>
        </w:rPr>
        <w:pPrChange w:author="Leonardo Dos Santos" w:id="0" w:date="2025-05-13T12:42:55Z">
          <w:pPr>
            <w:pageBreakBefore w:val="0"/>
            <w:numPr>
              <w:ilvl w:val="1"/>
              <w:numId w:val="4"/>
            </w:numPr>
            <w:ind w:left="1440" w:hanging="360"/>
          </w:pPr>
        </w:pPrChange>
      </w:pPr>
      <w:ins w:author="Isaiah Perez" w:id="109" w:date="2021-10-19T23:59:18Z">
        <w:r w:rsidDel="00000000" w:rsidR="00000000" w:rsidRPr="00000000">
          <w:rPr>
            <w:b w:val="1"/>
            <w:rtl w:val="0"/>
            <w:rPrChange w:author="Isaiah Perez" w:id="110" w:date="2021-10-19T23:59:18Z">
              <w:rPr/>
            </w:rPrChange>
          </w:rPr>
          <w:t xml:space="preserve">Trusty Coffee Machine (Lobotomy Corporation) (100)</w:t>
        </w:r>
        <w:r w:rsidDel="00000000" w:rsidR="00000000" w:rsidRPr="00000000">
          <w:rPr>
            <w:rtl w:val="0"/>
            <w:rPrChange w:author="Isaiah Perez" w:id="110" w:date="2021-10-19T23:59:18Z">
              <w:rPr/>
            </w:rPrChange>
          </w:rPr>
          <w:t xml:space="preserve">: A simple coffee machine that'll brew the best damned coffee you can imagine. The first drink each day will give you a kick that</w:t>
        </w:r>
      </w:ins>
      <w:ins w:author="Dương VH" w:id="111" w:date="2021-12-13T07:52:26Z">
        <w:r w:rsidDel="00000000" w:rsidR="00000000" w:rsidRPr="00000000">
          <w:rPr>
            <w:rtl w:val="0"/>
            <w:rPrChange w:author="Isaiah Perez" w:id="110" w:date="2021-10-19T23:59:18Z">
              <w:rPr/>
            </w:rPrChange>
          </w:rPr>
          <w:t xml:space="preserve">’</w:t>
        </w:r>
      </w:ins>
      <w:ins w:author="Isaiah Perez" w:id="109" w:date="2021-10-19T23:59:18Z">
        <w:del w:author="Dương VH" w:id="111" w:date="2021-12-13T07:52:26Z">
          <w:r w:rsidDel="00000000" w:rsidR="00000000" w:rsidRPr="00000000">
            <w:rPr>
              <w:rtl w:val="0"/>
              <w:rPrChange w:author="Isaiah Perez" w:id="110" w:date="2021-10-19T23:59:18Z">
                <w:rPr/>
              </w:rPrChange>
            </w:rPr>
            <w:delText xml:space="preserve">'</w:delText>
          </w:r>
        </w:del>
        <w:r w:rsidDel="00000000" w:rsidR="00000000" w:rsidRPr="00000000">
          <w:rPr>
            <w:rtl w:val="0"/>
            <w:rPrChange w:author="Isaiah Perez" w:id="110" w:date="2021-10-19T23:59:18Z">
              <w:rPr/>
            </w:rPrChange>
          </w:rPr>
          <w:t xml:space="preserve">ll wake you up and have you ready until you go to sleep. Comes with a batch of Lobotomy Corporation branded mugs and a variety of flavours. Drink responsibly, okay?</w:t>
        </w:r>
      </w:ins>
    </w:p>
    <w:p w:rsidR="00000000" w:rsidDel="00000000" w:rsidP="00000000" w:rsidRDefault="00000000" w:rsidRPr="00000000" w14:paraId="00000122">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rtl w:val="0"/>
        </w:rPr>
      </w:r>
    </w:p>
    <w:p w:rsidR="00000000" w:rsidDel="00000000" w:rsidP="00000000" w:rsidRDefault="00000000" w:rsidRPr="00000000" w14:paraId="00000123">
      <w:pPr>
        <w:pageBreakBefore w:val="0"/>
        <w:numPr>
          <w:ilvl w:val="1"/>
          <w:numId w:val="1"/>
        </w:numPr>
        <w:ind w:left="1440" w:hanging="360"/>
        <w:rPr>
          <w:ins w:author="Dương VH" w:id="112" w:date="2021-12-13T07:52:38Z"/>
          <w:rPrChange w:author="Leonardo Dos Santos" w:id="60" w:date="2025-05-13T12:42:55Z">
            <w:rPr/>
          </w:rPrChange>
        </w:rPr>
        <w:pPrChange w:author="Leonardo Dos Santos" w:id="0" w:date="2025-05-13T12:42:55Z">
          <w:pPr>
            <w:pageBreakBefore w:val="0"/>
            <w:numPr>
              <w:ilvl w:val="1"/>
              <w:numId w:val="4"/>
            </w:numPr>
            <w:ind w:left="1440" w:hanging="360"/>
          </w:pPr>
        </w:pPrChange>
      </w:pPr>
      <w:ins w:author="Dương VH" w:id="112" w:date="2021-12-13T07:52:38Z">
        <w:r w:rsidDel="00000000" w:rsidR="00000000" w:rsidRPr="00000000">
          <w:rPr>
            <w:b w:val="1"/>
            <w:rtl w:val="0"/>
            <w:rPrChange w:author="Dương VH" w:id="113" w:date="2021-12-13T07:52:38Z">
              <w:rPr/>
            </w:rPrChange>
          </w:rPr>
          <w:t xml:space="preserve">Treasure Box (Arifureta Shokugyou de Sekai Saikyou) (100):</w:t>
        </w:r>
        <w:r w:rsidDel="00000000" w:rsidR="00000000" w:rsidRPr="00000000">
          <w:rPr>
            <w:rtl w:val="0"/>
            <w:rPrChange w:author="Dương VH" w:id="113" w:date="2021-12-13T07:52:38Z">
              <w:rPr/>
            </w:rPrChange>
          </w:rPr>
          <w:t xml:space="preserve"> Etched into a piece of jewelry, this is a powerful artifact that contains a small pocket dimension attached to it. As useful as can be to store things that you can’t carry around normally. When called or desired the objects will appear at arm’s length from you. If you want, it can be something like a bag or something else, although jewelry is the default for a reason.</w:t>
        </w:r>
      </w:ins>
    </w:p>
    <w:p w:rsidR="00000000" w:rsidDel="00000000" w:rsidP="00000000" w:rsidRDefault="00000000" w:rsidRPr="00000000" w14:paraId="00000124">
      <w:pPr>
        <w:pageBreakBefore w:val="0"/>
        <w:ind w:left="720" w:firstLine="0"/>
        <w:rPr>
          <w:ins w:author="Dương VH" w:id="112" w:date="2021-12-13T07:52:38Z"/>
          <w:rPrChange w:author="Dương VH" w:id="113" w:date="2021-12-13T07:52:38Z">
            <w:rPr/>
          </w:rPrChange>
        </w:rPr>
      </w:pPr>
      <w:ins w:author="Dương VH" w:id="112" w:date="2021-12-13T07:52:38Z">
        <w:r w:rsidDel="00000000" w:rsidR="00000000" w:rsidRPr="00000000">
          <w:rPr>
            <w:rtl w:val="0"/>
          </w:rPr>
        </w:r>
      </w:ins>
    </w:p>
    <w:p w:rsidR="00000000" w:rsidDel="00000000" w:rsidP="00000000" w:rsidRDefault="00000000" w:rsidRPr="00000000" w14:paraId="00000125">
      <w:pPr>
        <w:pageBreakBefore w:val="0"/>
        <w:numPr>
          <w:ilvl w:val="1"/>
          <w:numId w:val="1"/>
        </w:numPr>
        <w:ind w:left="1440" w:hanging="360"/>
        <w:rPr>
          <w:ins w:author="Dương VH" w:id="112" w:date="2021-12-13T07:52:38Z"/>
          <w:u w:val="none"/>
          <w:rPrChange w:author="Leonardo Dos Santos" w:id="60" w:date="2025-05-13T12:42:55Z">
            <w:rPr>
              <w:u w:val="none"/>
            </w:rPr>
          </w:rPrChange>
        </w:rPr>
        <w:pPrChange w:author="Leonardo Dos Santos" w:id="0" w:date="2025-05-13T12:42:55Z">
          <w:pPr>
            <w:pageBreakBefore w:val="0"/>
            <w:numPr>
              <w:ilvl w:val="1"/>
              <w:numId w:val="4"/>
            </w:numPr>
            <w:ind w:left="1440" w:hanging="360"/>
          </w:pPr>
        </w:pPrChange>
      </w:pPr>
      <w:ins w:author="Dương VH" w:id="112" w:date="2021-12-13T07:52:38Z">
        <w:r w:rsidDel="00000000" w:rsidR="00000000" w:rsidRPr="00000000">
          <w:rPr>
            <w:b w:val="1"/>
            <w:rtl w:val="0"/>
            <w:rPrChange w:author="Dương VH" w:id="113" w:date="2021-12-13T07:52:38Z">
              <w:rPr/>
            </w:rPrChange>
          </w:rPr>
          <w:t xml:space="preserve">Inventory of Creators (Arifureta Shokugyou de Sekai Saikyou) (100):</w:t>
        </w:r>
        <w:r w:rsidDel="00000000" w:rsidR="00000000" w:rsidRPr="00000000">
          <w:rPr>
            <w:rtl w:val="0"/>
            <w:rPrChange w:author="Dương VH" w:id="113" w:date="2021-12-13T07:52:38Z">
              <w:rPr/>
            </w:rPrChange>
          </w:rPr>
          <w:t xml:space="preserve"> One rather big chest box made of good wood. Truthfully, it’s quite full and contains an assortment of random ores and raw metals for you to work with, from cheap iron to Tauru ore which is one of the hardest known ores around, the quality and quantity of these materials will vary from day to day and sometime will drop some really precious ores. Once a week you can choose for it to be full of a particular mineral you want for a day or two. It refills once a day so don’t get shy at using them. In future worlds it will adapt so it includes new materials from that world.</w:t>
        </w:r>
      </w:ins>
    </w:p>
    <w:p w:rsidR="00000000" w:rsidDel="00000000" w:rsidP="00000000" w:rsidRDefault="00000000" w:rsidRPr="00000000" w14:paraId="00000126">
      <w:pPr>
        <w:pageBreakBefore w:val="0"/>
        <w:ind w:left="720" w:firstLine="0"/>
        <w:rPr>
          <w:ins w:author="Dương VH" w:id="112" w:date="2021-12-13T07:52:38Z"/>
          <w:rPrChange w:author="Dương VH" w:id="113" w:date="2021-12-13T07:52:38Z">
            <w:rPr/>
          </w:rPrChange>
        </w:rPr>
      </w:pPr>
      <w:ins w:author="Dương VH" w:id="112" w:date="2021-12-13T07:52:38Z">
        <w:r w:rsidDel="00000000" w:rsidR="00000000" w:rsidRPr="00000000">
          <w:rPr>
            <w:rtl w:val="0"/>
          </w:rPr>
        </w:r>
      </w:ins>
    </w:p>
    <w:p w:rsidR="00000000" w:rsidDel="00000000" w:rsidP="00000000" w:rsidRDefault="00000000" w:rsidRPr="00000000" w14:paraId="00000127">
      <w:pPr>
        <w:pageBreakBefore w:val="0"/>
        <w:numPr>
          <w:ilvl w:val="1"/>
          <w:numId w:val="1"/>
        </w:numPr>
        <w:ind w:left="1440" w:hanging="360"/>
        <w:rPr>
          <w:ins w:author="Dương VH" w:id="112" w:date="2021-12-13T07:52:38Z"/>
          <w:u w:val="none"/>
          <w:rPrChange w:author="Leonardo Dos Santos" w:id="60" w:date="2025-05-13T12:42:55Z">
            <w:rPr>
              <w:u w:val="none"/>
            </w:rPr>
          </w:rPrChange>
        </w:rPr>
        <w:pPrChange w:author="Leonardo Dos Santos" w:id="0" w:date="2025-05-13T12:42:55Z">
          <w:pPr>
            <w:pageBreakBefore w:val="0"/>
            <w:numPr>
              <w:ilvl w:val="1"/>
              <w:numId w:val="4"/>
            </w:numPr>
            <w:ind w:left="1440" w:hanging="360"/>
          </w:pPr>
        </w:pPrChange>
      </w:pPr>
      <w:ins w:author="Dương VH" w:id="112" w:date="2021-12-13T07:52:38Z">
        <w:r w:rsidDel="00000000" w:rsidR="00000000" w:rsidRPr="00000000">
          <w:rPr>
            <w:b w:val="1"/>
            <w:rtl w:val="0"/>
            <w:rPrChange w:author="Dương VH" w:id="113" w:date="2021-12-13T07:52:38Z">
              <w:rPr/>
            </w:rPrChange>
          </w:rPr>
          <w:t xml:space="preserve">Obsidian Spectacles (Arifureta Shokugyou de Sekai Saikyou) (100):</w:t>
        </w:r>
        <w:r w:rsidDel="00000000" w:rsidR="00000000" w:rsidRPr="00000000">
          <w:rPr>
            <w:rtl w:val="0"/>
            <w:rPrChange w:author="Dương VH" w:id="113" w:date="2021-12-13T07:52:38Z">
              <w:rPr/>
            </w:rPrChange>
          </w:rPr>
          <w:t xml:space="preserve"> A pair of glasses that belonged to Oscar Orcus. Enchanted to the brim, it heightens perception, allows to see in the dark, can track souls, has heat vision, increases the range of sight, able to magnify at will, see the flow of mana, create bursts of light to blind others, and more. They were made to be practically indestructible, but if lost or stolen, you will find them again in your breast pocket after a few minutes.</w:t>
        </w:r>
      </w:ins>
    </w:p>
    <w:p w:rsidR="00000000" w:rsidDel="00000000" w:rsidP="00000000" w:rsidRDefault="00000000" w:rsidRPr="00000000" w14:paraId="00000128">
      <w:pPr>
        <w:pageBreakBefore w:val="0"/>
        <w:ind w:left="720" w:firstLine="0"/>
        <w:rPr>
          <w:ins w:author="Dương VH" w:id="112" w:date="2021-12-13T07:52:38Z"/>
          <w:rPrChange w:author="Dương VH" w:id="113" w:date="2021-12-13T07:52:38Z">
            <w:rPr/>
          </w:rPrChange>
        </w:rPr>
      </w:pPr>
      <w:ins w:author="Dương VH" w:id="112" w:date="2021-12-13T07:52:38Z">
        <w:r w:rsidDel="00000000" w:rsidR="00000000" w:rsidRPr="00000000">
          <w:rPr>
            <w:rtl w:val="0"/>
          </w:rPr>
        </w:r>
      </w:ins>
    </w:p>
    <w:p w:rsidR="00000000" w:rsidDel="00000000" w:rsidP="00000000" w:rsidRDefault="00000000" w:rsidRPr="00000000" w14:paraId="00000129">
      <w:pPr>
        <w:pageBreakBefore w:val="0"/>
        <w:numPr>
          <w:ilvl w:val="1"/>
          <w:numId w:val="1"/>
        </w:numPr>
        <w:ind w:left="1440" w:hanging="360"/>
        <w:rPr>
          <w:ins w:author="Dương VH" w:id="112" w:date="2021-12-13T07:52:38Z"/>
          <w:u w:val="none"/>
          <w:rPrChange w:author="Leonardo Dos Santos" w:id="60" w:date="2025-05-13T12:42:55Z">
            <w:rPr>
              <w:u w:val="none"/>
            </w:rPr>
          </w:rPrChange>
        </w:rPr>
        <w:pPrChange w:author="Leonardo Dos Santos" w:id="0" w:date="2025-05-13T12:42:55Z">
          <w:pPr>
            <w:pageBreakBefore w:val="0"/>
            <w:numPr>
              <w:ilvl w:val="1"/>
              <w:numId w:val="4"/>
            </w:numPr>
            <w:ind w:left="1440" w:hanging="360"/>
          </w:pPr>
        </w:pPrChange>
      </w:pPr>
      <w:ins w:author="Dương VH" w:id="112" w:date="2021-12-13T07:52:38Z">
        <w:r w:rsidDel="00000000" w:rsidR="00000000" w:rsidRPr="00000000">
          <w:rPr>
            <w:b w:val="1"/>
            <w:rtl w:val="0"/>
            <w:rPrChange w:author="Dương VH" w:id="113" w:date="2021-12-13T07:52:38Z">
              <w:rPr/>
            </w:rPrChange>
          </w:rPr>
          <w:t xml:space="preserve">Black Umbrella (Arifureta Shokugyou de Sekai Saikyou) (100):</w:t>
        </w:r>
        <w:r w:rsidDel="00000000" w:rsidR="00000000" w:rsidRPr="00000000">
          <w:rPr>
            <w:rtl w:val="0"/>
            <w:rPrChange w:author="Dương VH" w:id="113" w:date="2021-12-13T07:52:38Z">
              <w:rPr/>
            </w:rPrChange>
          </w:rPr>
          <w:t xml:space="preserve"> The signature weapon of Oscar Orcus. Made with the finest ores, enchanted to not be heavy. It has various spells and functions etched into it, including, an explosive blast, making a downpour of rain, an intermediate ice spell, powerful winstorms, petrification, the strongest lightning spell, the strongest barrier spell, a high ranker multi-target healing spell, an invisibility option, and a self-destruct ability. You can import a weapon you already have into this role.</w:t>
        </w:r>
      </w:ins>
    </w:p>
    <w:p w:rsidR="00000000" w:rsidDel="00000000" w:rsidP="00000000" w:rsidRDefault="00000000" w:rsidRPr="00000000" w14:paraId="0000012A">
      <w:pPr>
        <w:pageBreakBefore w:val="0"/>
        <w:ind w:left="720" w:firstLine="0"/>
        <w:rPr>
          <w:ins w:author="Dương VH" w:id="112" w:date="2021-12-13T07:52:38Z"/>
          <w:b w:val="1"/>
          <w:rPrChange w:author="Dương VH" w:id="113" w:date="2021-12-13T07:52:38Z">
            <w:rPr/>
          </w:rPrChange>
        </w:rPr>
      </w:pPr>
      <w:ins w:author="Dương VH" w:id="112" w:date="2021-12-13T07:52:38Z">
        <w:r w:rsidDel="00000000" w:rsidR="00000000" w:rsidRPr="00000000">
          <w:rPr>
            <w:rtl w:val="0"/>
          </w:rPr>
        </w:r>
      </w:ins>
    </w:p>
    <w:p w:rsidR="00000000" w:rsidDel="00000000" w:rsidP="00000000" w:rsidRDefault="00000000" w:rsidRPr="00000000" w14:paraId="0000012B">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Shotgun (Bioshock) (150)</w:t>
      </w:r>
      <w:r w:rsidDel="00000000" w:rsidR="00000000" w:rsidRPr="00000000">
        <w:rPr>
          <w:rtl w:val="0"/>
        </w:rPr>
        <w:t xml:space="preserve">: Comes in pump-action and double-barreled forms with 150 rounds.</w:t>
        <w:br w:type="textWrapping"/>
      </w:r>
    </w:p>
    <w:p w:rsidR="00000000" w:rsidDel="00000000" w:rsidP="00000000" w:rsidRDefault="00000000" w:rsidRPr="00000000" w14:paraId="0000012C">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Tarot Deck (Justice League Dark) (200)</w:t>
      </w:r>
      <w:r w:rsidDel="00000000" w:rsidR="00000000" w:rsidRPr="00000000">
        <w:rPr>
          <w:rtl w:val="0"/>
        </w:rPr>
        <w:t xml:space="preserve">: Comes with the ability to actually read tarot cards, luckily enough. These cards act as an incredible conduit for any sort of divination magic you might want to perform. While these divinations will be extremely accurate (even on the nose), tarot interpretation is difficult for even the best oracles and you’ll still need to read the cards to get the message. This deck, however, is enchanted to provide an additional benefit. If something tragic is about to befall you, the cards will offer a very clear sign that something’s coming and some vague description of the danger you’re about to face. You’ll receive this warning a week or two before the omen comes to past and, if necessary, the cards will outright teleport to you and float their message in front of your face. Providing these omens however is taxing on the cards so they’ll need a week to recharge before they can do this again. And of course, an omen is no good if you choose not to heed the message.</w:t>
        <w:br w:type="textWrapping"/>
      </w:r>
    </w:p>
    <w:p w:rsidR="00000000" w:rsidDel="00000000" w:rsidP="00000000" w:rsidRDefault="00000000" w:rsidRPr="00000000" w14:paraId="0000012D">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Runes (Dragon Age Inquisition) (200)</w:t>
      </w:r>
      <w:r w:rsidDel="00000000" w:rsidR="00000000" w:rsidRPr="00000000">
        <w:rPr>
          <w:rtl w:val="0"/>
        </w:rPr>
        <w:t xml:space="preserve">: A set of ten runes that can be used to enhance damage or defense.</w:t>
        <w:br w:type="textWrapping"/>
      </w:r>
    </w:p>
    <w:p w:rsidR="00000000" w:rsidDel="00000000" w:rsidP="00000000" w:rsidRDefault="00000000" w:rsidRPr="00000000" w14:paraId="0000012E">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Civilian Digistruct System (Borderlands 3) (200)</w:t>
      </w:r>
      <w:r w:rsidDel="00000000" w:rsidR="00000000" w:rsidRPr="00000000">
        <w:rPr>
          <w:rtl w:val="0"/>
        </w:rPr>
        <w:t xml:space="preserve">: Digistruct technology can be amazing. For civilian purposes, it’s also great at simplifying supply needs. As long as you have a sample in your digistruct library, the system can make more. This is a smaller system for food, drink, clothes, and so on, and it has some samples already digitized. They are incorruptible as well, so you will never be far away from your favorite ratch-dog, even if you haven’t seen a ratch in decades. Plus, there’s a digistruct scanner for adding samples to the library, and the power supply is guaranteed to be functional, no matter what happens to the system. You can’t use this for robots or vehicles though.</w:t>
        <w:br w:type="textWrapping"/>
      </w:r>
    </w:p>
    <w:p w:rsidR="00000000" w:rsidDel="00000000" w:rsidP="00000000" w:rsidRDefault="00000000" w:rsidRPr="00000000" w14:paraId="0000012F">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Vending Machine Set (Borderlands 3) (200)</w:t>
      </w:r>
      <w:r w:rsidDel="00000000" w:rsidR="00000000" w:rsidRPr="00000000">
        <w:rPr>
          <w:rtl w:val="0"/>
        </w:rPr>
        <w:t xml:space="preserve">: Your one-stop-shop for all your needs in the Borderlands. This is a set of vending machines that include the Medical Vending Machine, the Ammo Vending Machine, the Weapons Vending Machine, and the Unique Gear Vending Machine. This particular set has some neat bonuses. All of them will buy anything from you for a non-negotiable amount of cash, while selling any ammo for any weapon you use from the ammo vending machine, the vials of red goop from the medical machine works on any lifeform or repairs any machine, and the weapons/shields/grenade mods offered will expand with each new universe they go to with you. And the items offered will scale somewhat to your personal power level, and will also potentially have anointed effects. And don’t worry, the Unique Gear vending machine accepts any currency, not just eridium shards.</w:t>
        <w:br w:type="textWrapping"/>
      </w:r>
    </w:p>
    <w:p w:rsidR="00000000" w:rsidDel="00000000" w:rsidP="00000000" w:rsidRDefault="00000000" w:rsidRPr="00000000" w14:paraId="00000130">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Belt of Bombs (Spyro) (200)</w:t>
      </w:r>
      <w:r w:rsidDel="00000000" w:rsidR="00000000" w:rsidRPr="00000000">
        <w:rPr>
          <w:rtl w:val="0"/>
        </w:rPr>
        <w:t xml:space="preserve">: You gain a sick looking belt that holds up to 10 bombs. In addition to looking like those action movie heroes from the 80's, they replenish within the hour. They're no more powerful than standard concussion grenades.</w:t>
        <w:br w:type="textWrapping"/>
      </w:r>
    </w:p>
    <w:p w:rsidR="00000000" w:rsidDel="00000000" w:rsidP="00000000" w:rsidRDefault="00000000" w:rsidRPr="00000000" w14:paraId="00000131">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Shooting Star Ring (Overlord) (200)</w:t>
      </w:r>
      <w:r w:rsidDel="00000000" w:rsidR="00000000" w:rsidRPr="00000000">
        <w:rPr>
          <w:rtl w:val="0"/>
        </w:rPr>
        <w:t xml:space="preserve">: Hailed as the mightiest Pay2Win item of all, if perhaps also the most fickle. This simple looking ring, made of what appears to be some form of silver and with three small stylized stars “shooting” across its surface, possesses the ability to make its users dreams come true. Each charge represents a single use of the Over-Rank spell Wish Upon A Star, nearly twice as powerful as the “normal” version of the spell. In Yggdrasil its mechanics were different, but in the New World it effectively allows the user to warp reality to grant their wish.</w:t>
        <w:br w:type="textWrapping"/>
        <w:br w:type="textWrapping"/>
        <w:t xml:space="preserve">When a charge is used the bearer of the ring is given an instinctive knowledge of what is and isn’t possible to wish for with the ring, failing only in the face of the effects of World Items or powers of similar potency. However, if the user is willing to pay a price, they may have a Greater Wish granted. The limits of this Greater Wish are unknown, and normally the price would be terrible indeed (five levels per cast, in Yggdrasil parlance, even when using the ring)... however you don’t need to worry about that, because you’re paying at a premium. An expended charge for a “normal” Wish refreshes one month after use, or three months for a Greater Wish. You can tell how many charges are left by how many “stars” are still on the ring as expended charges will cause a star to disappear. This is also how you can tell when it has recharged, as the star will reappear when it is ready to be used again.</w:t>
        <w:br w:type="textWrapping"/>
      </w:r>
    </w:p>
    <w:p w:rsidR="00000000" w:rsidDel="00000000" w:rsidP="00000000" w:rsidRDefault="00000000" w:rsidRPr="00000000" w14:paraId="00000132">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Weapon Cache (Fate/Stay Night) (200)</w:t>
      </w:r>
      <w:r w:rsidDel="00000000" w:rsidR="00000000" w:rsidRPr="00000000">
        <w:rPr>
          <w:rtl w:val="0"/>
        </w:rPr>
        <w:t xml:space="preserve">: It pays to be prepared. You’ll gain a large briefcase containing an assortment of grenades and flashbangs, explosive charges, a submachine gun, an assault rifle, and a collapsible sniper rifle. All the ammo and grenades replenish at the end of every week.</w:t>
        <w:br w:type="textWrapping"/>
      </w:r>
    </w:p>
    <w:p w:rsidR="00000000" w:rsidDel="00000000" w:rsidP="00000000" w:rsidRDefault="00000000" w:rsidRPr="00000000" w14:paraId="00000133">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Lich Ring (Final Fantasy 6) (200)</w:t>
      </w:r>
      <w:r w:rsidDel="00000000" w:rsidR="00000000" w:rsidRPr="00000000">
        <w:rPr>
          <w:rtl w:val="0"/>
        </w:rPr>
        <w:t xml:space="preserve">: A plain metal ring cursed by the dead. It causes the wielder to count as undead in regards to effects, taking damage from healing and holy element, but conversely any sort of instant death effect or poison will heal the wearer, giving the ring’s curse a situational use.</w:t>
        <w:br w:type="textWrapping"/>
      </w:r>
    </w:p>
    <w:p w:rsidR="00000000" w:rsidDel="00000000" w:rsidP="00000000" w:rsidRDefault="00000000" w:rsidRPr="00000000" w14:paraId="00000134">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Demon King’s Regalia (How Not To Summon A Demon Lord) (200)</w:t>
      </w:r>
      <w:r w:rsidDel="00000000" w:rsidR="00000000" w:rsidRPr="00000000">
        <w:rPr>
          <w:rtl w:val="0"/>
        </w:rPr>
        <w:t xml:space="preserve">: What sort of demon king doesn’t rock a badass wardrobe when he’s out on the town? Not you, that’s for sure. This item is a full set of armor, weapons, and accessories fit for a character of your class and level, so all of it has minor stat-boosting enchantments for your strength, speed, endurance, magical power, and so on. It’s all tailored to fit you and has an appearance and general style of your choosing. Three of these pieces of gear also have some greater enchantment on them, for example a cloak that lets you levitate by spending MP, or a sword that throws fireballs when swung.</w:t>
        <w:br w:type="textWrapping"/>
      </w:r>
    </w:p>
    <w:p w:rsidR="00000000" w:rsidDel="00000000" w:rsidP="00000000" w:rsidRDefault="00000000" w:rsidRPr="00000000" w14:paraId="00000135">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Psitanium (Psychonauts) (200)</w:t>
      </w:r>
      <w:r w:rsidDel="00000000" w:rsidR="00000000" w:rsidRPr="00000000">
        <w:rPr>
          <w:rtl w:val="0"/>
        </w:rPr>
        <w:t xml:space="preserve">: A 50 lb chunk of Psitanium (also available in arrowhead collection form), an extraterrestrial psycho-reactive metal that makes psychics more psychics (and unstable people more unstable) over prolonged exposure, appears in your Warehouse each year. If not worked into a new item and instead carried around, it will instantly return to the Warehouse if it has become lost or destroyed. Arrowheads can be spent at the Camp Store.</w:t>
        <w:br w:type="textWrapping"/>
      </w:r>
    </w:p>
    <w:p w:rsidR="00000000" w:rsidDel="00000000" w:rsidP="00000000" w:rsidRDefault="00000000" w:rsidRPr="00000000" w14:paraId="00000136">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Molotov Milk Crate (Psychonauts) (200)</w:t>
      </w:r>
      <w:r w:rsidDel="00000000" w:rsidR="00000000" w:rsidRPr="00000000">
        <w:rPr>
          <w:rtl w:val="0"/>
        </w:rPr>
        <w:t xml:space="preserve">: You have a basket from which you can pull bottles of milk that can ignite into Molotov cocktails. It is fortified with what the world wants. What the world deserves. When not ignited, it is very delicious and healthy to drink. The basket never runs out and you can share the milk, however only you can ignite it.</w:t>
        <w:br w:type="textWrapping"/>
      </w:r>
    </w:p>
    <w:p w:rsidR="00000000" w:rsidDel="00000000" w:rsidP="00000000" w:rsidRDefault="00000000" w:rsidRPr="00000000" w14:paraId="00000137">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Fierce Deity’s Drum (The Legend of Zelda: Majora’s Mask) (200)</w:t>
      </w:r>
      <w:r w:rsidDel="00000000" w:rsidR="00000000" w:rsidRPr="00000000">
        <w:rPr>
          <w:rtl w:val="0"/>
        </w:rPr>
        <w:t xml:space="preserve">: In truth, when the dragon was faced with the man who would slay it, it questioned him. Why have you come, what do you seek, what is your wish, so on and so forth. Despite asking, he believed not a single word from the man, but was left speechless by a counter - “what is your wish?” After sitting in an empty land for a thousand years, he wished for time to move, for something, anything, to happen. The man pulled out a drum, and began to play. For three days and three nights they the man played and the dragon danced, and on the dawn of the fourth day, the dragon died. This drum may not be that drum, but it carries the same magic - when you begin to play, those who hear it have no choice but to dance to your beat.</w:t>
        <w:br w:type="textWrapping"/>
      </w:r>
    </w:p>
    <w:p w:rsidR="00000000" w:rsidDel="00000000" w:rsidP="00000000" w:rsidRDefault="00000000" w:rsidRPr="00000000" w14:paraId="00000138">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Bark of the Tree of Life (The Fountain) (200)</w:t>
      </w:r>
      <w:r w:rsidDel="00000000" w:rsidR="00000000" w:rsidRPr="00000000">
        <w:rPr>
          <w:rtl w:val="0"/>
        </w:rPr>
        <w:t xml:space="preserve">: You gain a pouch containing 9 slivers of the Bark of the Tree of Life. They replenish once a day and each can sustain life for a single day.</w:t>
        <w:br w:type="textWrapping"/>
      </w:r>
    </w:p>
    <w:p w:rsidR="00000000" w:rsidDel="00000000" w:rsidP="00000000" w:rsidRDefault="00000000" w:rsidRPr="00000000" w14:paraId="00000139">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Seed of the Tree of Life (The Fountain) (200)</w:t>
      </w:r>
      <w:r w:rsidDel="00000000" w:rsidR="00000000" w:rsidRPr="00000000">
        <w:rPr>
          <w:rtl w:val="0"/>
        </w:rPr>
        <w:t xml:space="preserve">: A biological agent that contains the cure for cancer as well as the secret of human immortality. It can also be used to generate a bioweapon capable of turning all humans exposed to it into plantlife. The seed is too dry to flourish into a fully viable tree of life, but can grow into a stunted Tree of Life that will produce 1 seed every ten years... once it becomes a sapling in 100 years. Also, attempting to grow this stunted tree requires not using the seed for science.</w:t>
        <w:br w:type="textWrapping"/>
      </w:r>
    </w:p>
    <w:p w:rsidR="00000000" w:rsidDel="00000000" w:rsidP="00000000" w:rsidRDefault="00000000" w:rsidRPr="00000000" w14:paraId="0000013A">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Featherfall Footwear (Dragon Quest Builders) (200)</w:t>
      </w:r>
      <w:r w:rsidDel="00000000" w:rsidR="00000000" w:rsidRPr="00000000">
        <w:rPr>
          <w:rtl w:val="0"/>
        </w:rPr>
        <w:t xml:space="preserve">: </w:t>
      </w:r>
      <w:r w:rsidDel="00000000" w:rsidR="00000000" w:rsidRPr="00000000">
        <w:rPr>
          <w:rtl w:val="0"/>
        </w:rPr>
        <w:t xml:space="preserve">one of two pairs of magic boots in the world they negate all fall damage, you want to drop from orbit feel free just be sure to land on your feet instead of your face or they'll do nothing</w:t>
        <w:br w:type="textWrapping"/>
      </w:r>
    </w:p>
    <w:p w:rsidR="00000000" w:rsidDel="00000000" w:rsidP="00000000" w:rsidRDefault="00000000" w:rsidRPr="00000000" w14:paraId="0000013B">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Blue Crystals (EVO Search For Eden) (200)</w:t>
      </w:r>
      <w:r w:rsidDel="00000000" w:rsidR="00000000" w:rsidRPr="00000000">
        <w:rPr>
          <w:rtl w:val="0"/>
        </w:rPr>
        <w:t xml:space="preserve">: Blue crystals are about as simple as it gets, this little bugger acts as a gatherer and battery for evolutionary potential. Eating it will result in gaining a very large chunk of EVO, enough to fuel a series of large changes for you. They appear in your warehouse and another appears in your warehouse once per year.</w:t>
        <w:br w:type="textWrapping"/>
      </w:r>
    </w:p>
    <w:p w:rsidR="00000000" w:rsidDel="00000000" w:rsidP="00000000" w:rsidRDefault="00000000" w:rsidRPr="00000000" w14:paraId="0000013C">
      <w:pPr>
        <w:pageBreakBefore w:val="0"/>
        <w:numPr>
          <w:ilvl w:val="1"/>
          <w:numId w:val="1"/>
        </w:numPr>
        <w:ind w:left="1440" w:hanging="360"/>
        <w:rPr>
          <w:ins w:author="Isaiah Perez" w:id="114" w:date="2021-10-20T00:02:29Z"/>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Yellow Crystal (EVO Search For Eden) (200)</w:t>
      </w:r>
      <w:r w:rsidDel="00000000" w:rsidR="00000000" w:rsidRPr="00000000">
        <w:rPr>
          <w:rtl w:val="0"/>
        </w:rPr>
        <w:t xml:space="preserve">: Yellow crystals gather and analyze evolutionary data. Eating it results in a sudden flood of information into your mind that will inform you of all the various useful evolutionary paths you could take, giving an awareness of options you otherwise would have been completely blind to. Alternatively you can let it rest in an environment for a few days and then devour it to gain a sudden influx of data on the local biosphere and living beings. They appear in your warehouse and another appears in your warehouse once per year.</w:t>
      </w:r>
      <w:r w:rsidDel="00000000" w:rsidR="00000000" w:rsidRPr="00000000">
        <w:rPr>
          <w:rtl w:val="0"/>
        </w:rPr>
        <w:br w:type="textWrapping"/>
      </w:r>
      <w:ins w:author="Isaiah Perez" w:id="114" w:date="2021-10-20T00:02:29Z">
        <w:r w:rsidDel="00000000" w:rsidR="00000000" w:rsidRPr="00000000">
          <w:rPr>
            <w:rtl w:val="0"/>
          </w:rPr>
        </w:r>
      </w:ins>
    </w:p>
    <w:p w:rsidR="00000000" w:rsidDel="00000000" w:rsidP="00000000" w:rsidRDefault="00000000" w:rsidRPr="00000000" w14:paraId="0000013D">
      <w:pPr>
        <w:pageBreakBefore w:val="0"/>
        <w:numPr>
          <w:ilvl w:val="1"/>
          <w:numId w:val="1"/>
        </w:numPr>
        <w:ind w:left="1440" w:hanging="360"/>
        <w:rPr>
          <w:ins w:author="Isaiah Perez" w:id="114" w:date="2021-10-20T00:02:29Z"/>
          <w:u w:val="none"/>
          <w:rPrChange w:author="Leonardo Dos Santos" w:id="60" w:date="2025-05-13T12:42:55Z">
            <w:rPr>
              <w:u w:val="none"/>
            </w:rPr>
          </w:rPrChange>
        </w:rPr>
        <w:pPrChange w:author="Leonardo Dos Santos" w:id="0" w:date="2025-05-13T12:42:55Z">
          <w:pPr>
            <w:pageBreakBefore w:val="0"/>
            <w:numPr>
              <w:ilvl w:val="1"/>
              <w:numId w:val="4"/>
            </w:numPr>
            <w:ind w:left="1440" w:hanging="360"/>
          </w:pPr>
        </w:pPrChange>
      </w:pPr>
      <w:ins w:author="Isaiah Perez" w:id="114" w:date="2021-10-20T00:02:29Z">
        <w:r w:rsidDel="00000000" w:rsidR="00000000" w:rsidRPr="00000000">
          <w:rPr>
            <w:b w:val="1"/>
            <w:rtl w:val="0"/>
            <w:rPrChange w:author="Isaiah Perez" w:id="115" w:date="2021-10-20T00:02:29Z">
              <w:rPr/>
            </w:rPrChange>
          </w:rPr>
          <w:t xml:space="preserve">Red Fixer Gear (Lobotomy Corporation) (200)</w:t>
        </w:r>
        <w:r w:rsidDel="00000000" w:rsidR="00000000" w:rsidRPr="00000000">
          <w:rPr>
            <w:rtl w:val="0"/>
            <w:rPrChange w:author="Isaiah Perez" w:id="115" w:date="2021-10-20T00:02:29Z">
              <w:rPr/>
            </w:rPrChange>
          </w:rPr>
          <w:t xml:space="preserve">: Heavy robotic armour with a single glowing red eye. The heavy armour comes with a red photon blade and is capable of firing huge energy beams capable of penetrating walls. Such devastating attacks are extremely taxing and require a resting period. Extremely durable to physical attacks.</w:t>
        </w:r>
      </w:ins>
    </w:p>
    <w:p w:rsidR="00000000" w:rsidDel="00000000" w:rsidP="00000000" w:rsidRDefault="00000000" w:rsidRPr="00000000" w14:paraId="0000013E">
      <w:pPr>
        <w:pageBreakBefore w:val="0"/>
        <w:ind w:left="1440" w:firstLine="0"/>
        <w:rPr>
          <w:ins w:author="Isaiah Perez" w:id="114" w:date="2021-10-20T00:02:29Z"/>
          <w:rPrChange w:author="Isaiah Perez" w:id="115" w:date="2021-10-20T00:02:29Z">
            <w:rPr/>
          </w:rPrChange>
        </w:rPr>
      </w:pPr>
      <w:ins w:author="Isaiah Perez" w:id="114" w:date="2021-10-20T00:02:29Z">
        <w:r w:rsidDel="00000000" w:rsidR="00000000" w:rsidRPr="00000000">
          <w:rPr>
            <w:rtl w:val="0"/>
          </w:rPr>
        </w:r>
      </w:ins>
    </w:p>
    <w:p w:rsidR="00000000" w:rsidDel="00000000" w:rsidP="00000000" w:rsidRDefault="00000000" w:rsidRPr="00000000" w14:paraId="0000013F">
      <w:pPr>
        <w:pageBreakBefore w:val="0"/>
        <w:numPr>
          <w:ilvl w:val="1"/>
          <w:numId w:val="1"/>
        </w:numPr>
        <w:ind w:left="1440" w:hanging="360"/>
        <w:rPr>
          <w:ins w:author="Isaiah Perez" w:id="114" w:date="2021-10-20T00:02:29Z"/>
          <w:u w:val="none"/>
          <w:rPrChange w:author="Leonardo Dos Santos" w:id="60" w:date="2025-05-13T12:42:55Z">
            <w:rPr>
              <w:u w:val="none"/>
            </w:rPr>
          </w:rPrChange>
        </w:rPr>
        <w:pPrChange w:author="Leonardo Dos Santos" w:id="0" w:date="2025-05-13T12:42:55Z">
          <w:pPr>
            <w:pageBreakBefore w:val="0"/>
            <w:numPr>
              <w:ilvl w:val="1"/>
              <w:numId w:val="4"/>
            </w:numPr>
            <w:ind w:left="1440" w:hanging="360"/>
          </w:pPr>
        </w:pPrChange>
      </w:pPr>
      <w:ins w:author="Isaiah Perez" w:id="114" w:date="2021-10-20T00:02:29Z">
        <w:r w:rsidDel="00000000" w:rsidR="00000000" w:rsidRPr="00000000">
          <w:rPr>
            <w:b w:val="1"/>
            <w:rtl w:val="0"/>
            <w:rPrChange w:author="Isaiah Perez" w:id="115" w:date="2021-10-20T00:02:29Z">
              <w:rPr/>
            </w:rPrChange>
          </w:rPr>
          <w:t xml:space="preserve">White Fixer Gear (Lobotomy Corporation) (200)</w:t>
        </w:r>
        <w:r w:rsidDel="00000000" w:rsidR="00000000" w:rsidRPr="00000000">
          <w:rPr>
            <w:rtl w:val="0"/>
            <w:rPrChange w:author="Isaiah Perez" w:id="115" w:date="2021-10-20T00:02:29Z">
              <w:rPr/>
            </w:rPrChange>
          </w:rPr>
          <w:t xml:space="preserve">: White angelical armour (even with a floating halo) along with a floating cannon. The armour provides immunity to mental attacks and grants the ability to hover slowly. The cannon fires a 2m wide penetrating beam that disperses into a foggy white cloud. Those caught in the fog suffer continuous mental damage that quickly deteriorates into insanity. The fog only lasts a minute, after which it harmlessly dissipates. The cannon also holds a secondary function: while held up, the wielder is granted "divine protection", reflecting all incoming damage back onto its attackers.</w:t>
        </w:r>
      </w:ins>
    </w:p>
    <w:p w:rsidR="00000000" w:rsidDel="00000000" w:rsidP="00000000" w:rsidRDefault="00000000" w:rsidRPr="00000000" w14:paraId="00000140">
      <w:pPr>
        <w:pageBreakBefore w:val="0"/>
        <w:ind w:left="1440" w:firstLine="0"/>
        <w:rPr>
          <w:ins w:author="Isaiah Perez" w:id="114" w:date="2021-10-20T00:02:29Z"/>
          <w:rPrChange w:author="Isaiah Perez" w:id="115" w:date="2021-10-20T00:02:29Z">
            <w:rPr/>
          </w:rPrChange>
        </w:rPr>
      </w:pPr>
      <w:ins w:author="Isaiah Perez" w:id="114" w:date="2021-10-20T00:02:29Z">
        <w:r w:rsidDel="00000000" w:rsidR="00000000" w:rsidRPr="00000000">
          <w:rPr>
            <w:rtl w:val="0"/>
          </w:rPr>
        </w:r>
      </w:ins>
    </w:p>
    <w:p w:rsidR="00000000" w:rsidDel="00000000" w:rsidP="00000000" w:rsidRDefault="00000000" w:rsidRPr="00000000" w14:paraId="00000141">
      <w:pPr>
        <w:pageBreakBefore w:val="0"/>
        <w:numPr>
          <w:ilvl w:val="1"/>
          <w:numId w:val="1"/>
        </w:numPr>
        <w:ind w:left="1440" w:hanging="360"/>
        <w:rPr>
          <w:ins w:author="Isaiah Perez" w:id="114" w:date="2021-10-20T00:02:29Z"/>
          <w:u w:val="none"/>
          <w:rPrChange w:author="Leonardo Dos Santos" w:id="60" w:date="2025-05-13T12:42:55Z">
            <w:rPr>
              <w:u w:val="none"/>
            </w:rPr>
          </w:rPrChange>
        </w:rPr>
        <w:pPrChange w:author="Leonardo Dos Santos" w:id="0" w:date="2025-05-13T12:42:55Z">
          <w:pPr>
            <w:pageBreakBefore w:val="0"/>
            <w:numPr>
              <w:ilvl w:val="1"/>
              <w:numId w:val="4"/>
            </w:numPr>
            <w:ind w:left="1440" w:hanging="360"/>
          </w:pPr>
        </w:pPrChange>
      </w:pPr>
      <w:ins w:author="Isaiah Perez" w:id="114" w:date="2021-10-20T00:02:29Z">
        <w:r w:rsidDel="00000000" w:rsidR="00000000" w:rsidRPr="00000000">
          <w:rPr>
            <w:b w:val="1"/>
            <w:rtl w:val="0"/>
            <w:rPrChange w:author="Isaiah Perez" w:id="115" w:date="2021-10-20T00:02:29Z">
              <w:rPr/>
            </w:rPrChange>
          </w:rPr>
          <w:t xml:space="preserve">Black </w:t>
        </w:r>
        <w:r w:rsidDel="00000000" w:rsidR="00000000" w:rsidRPr="00000000">
          <w:rPr>
            <w:b w:val="1"/>
            <w:rtl w:val="0"/>
            <w:rPrChange w:author="Isaiah Perez" w:id="115" w:date="2021-10-20T00:02:29Z">
              <w:rPr/>
            </w:rPrChange>
          </w:rPr>
          <w:t xml:space="preserve">Fixer</w:t>
        </w:r>
        <w:r w:rsidDel="00000000" w:rsidR="00000000" w:rsidRPr="00000000">
          <w:rPr>
            <w:b w:val="1"/>
            <w:rtl w:val="0"/>
            <w:rPrChange w:author="Isaiah Perez" w:id="115" w:date="2021-10-20T00:02:29Z">
              <w:rPr/>
            </w:rPrChange>
          </w:rPr>
          <w:t xml:space="preserve"> Gear (Lobotomy Corporation) (200)</w:t>
        </w:r>
        <w:r w:rsidDel="00000000" w:rsidR="00000000" w:rsidRPr="00000000">
          <w:rPr>
            <w:rtl w:val="0"/>
            <w:rPrChange w:author="Isaiah Perez" w:id="115" w:date="2021-10-20T00:02:29Z">
              <w:rPr/>
            </w:rPrChange>
          </w:rPr>
          <w:t xml:space="preserve">: Black feathered clothes with golden goggles. Grants immunity to powers that would corrupt and corrode. Comes with a powerful feathered hammer that can emit soundwaves that aggravate or even harm nearby Abnormalities and animals.</w:t>
        </w:r>
      </w:ins>
    </w:p>
    <w:p w:rsidR="00000000" w:rsidDel="00000000" w:rsidP="00000000" w:rsidRDefault="00000000" w:rsidRPr="00000000" w14:paraId="00000142">
      <w:pPr>
        <w:pageBreakBefore w:val="0"/>
        <w:ind w:left="1440" w:firstLine="0"/>
        <w:rPr>
          <w:ins w:author="Isaiah Perez" w:id="114" w:date="2021-10-20T00:02:29Z"/>
          <w:rPrChange w:author="Isaiah Perez" w:id="115" w:date="2021-10-20T00:02:29Z">
            <w:rPr/>
          </w:rPrChange>
        </w:rPr>
      </w:pPr>
      <w:ins w:author="Isaiah Perez" w:id="114" w:date="2021-10-20T00:02:29Z">
        <w:r w:rsidDel="00000000" w:rsidR="00000000" w:rsidRPr="00000000">
          <w:rPr>
            <w:rtl w:val="0"/>
          </w:rPr>
        </w:r>
      </w:ins>
    </w:p>
    <w:p w:rsidR="00000000" w:rsidDel="00000000" w:rsidP="00000000" w:rsidRDefault="00000000" w:rsidRPr="00000000" w14:paraId="00000143">
      <w:pPr>
        <w:pageBreakBefore w:val="0"/>
        <w:numPr>
          <w:ilvl w:val="1"/>
          <w:numId w:val="1"/>
        </w:numPr>
        <w:ind w:left="1440" w:hanging="360"/>
        <w:rPr>
          <w:ins w:author="Dương VH" w:id="118" w:date="2021-12-13T08:02:20Z"/>
          <w:u w:val="none"/>
          <w:rPrChange w:author="Leonardo Dos Santos" w:id="60" w:date="2025-05-13T12:42:55Z">
            <w:rPr>
              <w:u w:val="none"/>
            </w:rPr>
          </w:rPrChange>
        </w:rPr>
        <w:pPrChange w:author="Leonardo Dos Santos" w:id="0" w:date="2025-05-13T12:42:55Z">
          <w:pPr>
            <w:pageBreakBefore w:val="0"/>
            <w:numPr>
              <w:ilvl w:val="1"/>
              <w:numId w:val="4"/>
            </w:numPr>
            <w:ind w:left="1440" w:hanging="360"/>
          </w:pPr>
        </w:pPrChange>
      </w:pPr>
      <w:ins w:author="Isaiah Perez" w:id="114" w:date="2021-10-20T00:02:29Z">
        <w:r w:rsidDel="00000000" w:rsidR="00000000" w:rsidRPr="00000000">
          <w:rPr>
            <w:b w:val="1"/>
            <w:rtl w:val="0"/>
            <w:rPrChange w:author="Isaiah Perez" w:id="115" w:date="2021-10-20T00:02:29Z">
              <w:rPr/>
            </w:rPrChange>
          </w:rPr>
          <w:t xml:space="preserve">Pale Fixer Gear (Lobotomy Corporation) (200)</w:t>
        </w:r>
        <w:r w:rsidDel="00000000" w:rsidR="00000000" w:rsidRPr="00000000">
          <w:rPr>
            <w:rtl w:val="0"/>
            <w:rPrChange w:author="Isaiah Perez" w:id="115" w:date="2021-10-20T00:02:29Z">
              <w:rPr/>
            </w:rPrChange>
          </w:rPr>
          <w:t xml:space="preserve">: This pack includes a fedora, a snazzy business suit, a briefcase, a rune-engraved knife and rune-engraved pistol. All the pieces of gear focus on protecting and damaging one’s soul. The briefcase only contains blue tentacles of energy that violently thrash about, attacking everyone but the owner. The case can be entered, at which point it can teleport a short distance, releasing the </w:t>
        </w:r>
      </w:ins>
      <w:ins w:author="Poqrik Helix" w:id="116" w:date="2022-01-23T22:03:42Z">
        <w:r w:rsidDel="00000000" w:rsidR="00000000" w:rsidRPr="00000000">
          <w:rPr>
            <w:rtl w:val="0"/>
            <w:rPrChange w:author="Poqrik Helix" w:id="117" w:date="2022-01-23T22:03:42Z">
              <w:rPr/>
            </w:rPrChange>
          </w:rPr>
          <w:t xml:space="preserve">traveler</w:t>
        </w:r>
      </w:ins>
      <w:ins w:author="Isaiah Perez" w:id="114" w:date="2021-10-20T00:02:29Z">
        <w:del w:author="Poqrik Helix" w:id="116" w:date="2022-01-23T22:03:42Z">
          <w:r w:rsidDel="00000000" w:rsidR="00000000" w:rsidRPr="00000000">
            <w:rPr>
              <w:rtl w:val="0"/>
              <w:rPrChange w:author="Poqrik Helix" w:id="117" w:date="2022-01-23T22:03:42Z">
                <w:rPr/>
              </w:rPrChange>
            </w:rPr>
            <w:delText xml:space="preserve">traveller</w:delText>
          </w:r>
        </w:del>
        <w:r w:rsidDel="00000000" w:rsidR="00000000" w:rsidRPr="00000000">
          <w:rPr>
            <w:rtl w:val="0"/>
            <w:rPrChange w:author="Isaiah Perez" w:id="115" w:date="2021-10-20T00:02:29Z">
              <w:rPr/>
            </w:rPrChange>
          </w:rPr>
          <w:t xml:space="preserve"> and attacking anyone else nearby with tentacles.</w:t>
        </w:r>
      </w:ins>
      <w:ins w:author="Dương VH" w:id="118" w:date="2021-12-13T08:02:20Z">
        <w:r w:rsidDel="00000000" w:rsidR="00000000" w:rsidRPr="00000000">
          <w:rPr>
            <w:rtl w:val="0"/>
          </w:rPr>
        </w:r>
      </w:ins>
    </w:p>
    <w:p w:rsidR="00000000" w:rsidDel="00000000" w:rsidP="00000000" w:rsidRDefault="00000000" w:rsidRPr="00000000" w14:paraId="00000144">
      <w:pPr>
        <w:pageBreakBefore w:val="0"/>
        <w:ind w:left="720" w:firstLine="0"/>
        <w:rPr>
          <w:ins w:author="Dương VH" w:id="118" w:date="2021-12-13T08:02:20Z"/>
        </w:rPr>
      </w:pPr>
      <w:ins w:author="Dương VH" w:id="118" w:date="2021-12-13T08:02:20Z">
        <w:r w:rsidDel="00000000" w:rsidR="00000000" w:rsidRPr="00000000">
          <w:rPr>
            <w:rtl w:val="0"/>
          </w:rPr>
        </w:r>
      </w:ins>
    </w:p>
    <w:p w:rsidR="00000000" w:rsidDel="00000000" w:rsidP="00000000" w:rsidRDefault="00000000" w:rsidRPr="00000000" w14:paraId="00000145">
      <w:pPr>
        <w:pageBreakBefore w:val="0"/>
        <w:numPr>
          <w:ilvl w:val="1"/>
          <w:numId w:val="1"/>
        </w:numPr>
        <w:ind w:left="1440" w:hanging="360"/>
        <w:rPr>
          <w:ins w:author="Isaiah Perez" w:id="114" w:date="2021-10-20T00:02:29Z"/>
          <w:u w:val="none"/>
          <w:rPrChange w:author="Leonardo Dos Santos" w:id="60" w:date="2025-05-13T12:42:55Z">
            <w:rPr>
              <w:u w:val="none"/>
            </w:rPr>
          </w:rPrChange>
        </w:rPr>
        <w:pPrChange w:author="Leonardo Dos Santos" w:id="0" w:date="2025-05-13T12:42:55Z">
          <w:pPr>
            <w:pageBreakBefore w:val="0"/>
            <w:numPr>
              <w:ilvl w:val="1"/>
              <w:numId w:val="4"/>
            </w:numPr>
            <w:ind w:left="1440" w:hanging="360"/>
          </w:pPr>
        </w:pPrChange>
      </w:pPr>
      <w:ins w:author="Dương VH" w:id="118" w:date="2021-12-13T08:02:20Z">
        <w:r w:rsidDel="00000000" w:rsidR="00000000" w:rsidRPr="00000000">
          <w:rPr>
            <w:b w:val="1"/>
            <w:rtl w:val="0"/>
            <w:rPrChange w:author="Dương VH" w:id="119" w:date="2021-12-13T08:02:20Z">
              <w:rPr/>
            </w:rPrChange>
          </w:rPr>
          <w:t xml:space="preserve">Thinking Machine (Arifureta Shokugyou de Sekai Saikyou) (200):</w:t>
        </w:r>
        <w:r w:rsidDel="00000000" w:rsidR="00000000" w:rsidRPr="00000000">
          <w:rPr>
            <w:rtl w:val="0"/>
            <w:rPrChange w:author="Dương VH" w:id="119" w:date="2021-12-13T08:02:20Z">
              <w:rPr/>
            </w:rPrChange>
          </w:rPr>
          <w:t xml:space="preserve"> Looking a bit like a microwave, this ancient artifact is the same as the one held by the church, an item capable of creating more of the Status Plates used in this world. The ones that are made with this are a bit superior in terms of durability, as well as being able to keep track of more powers, perks and stuff than this world’s system. Useful, but not incredibly so.</w:t>
        </w:r>
      </w:ins>
      <w:ins w:author="Isaiah Perez" w:id="114" w:date="2021-10-20T00:02:29Z">
        <w:r w:rsidDel="00000000" w:rsidR="00000000" w:rsidRPr="00000000">
          <w:rPr>
            <w:rtl w:val="0"/>
          </w:rPr>
        </w:r>
      </w:ins>
    </w:p>
    <w:p w:rsidR="00000000" w:rsidDel="00000000" w:rsidP="00000000" w:rsidRDefault="00000000" w:rsidRPr="00000000" w14:paraId="00000146">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rtl w:val="0"/>
        </w:rPr>
      </w:r>
    </w:p>
    <w:p w:rsidR="00000000" w:rsidDel="00000000" w:rsidP="00000000" w:rsidRDefault="00000000" w:rsidRPr="00000000" w14:paraId="00000147">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Holocron Collection (Star Wars the Clone Wars) (250)</w:t>
      </w:r>
      <w:r w:rsidDel="00000000" w:rsidR="00000000" w:rsidRPr="00000000">
        <w:rPr>
          <w:rtl w:val="0"/>
        </w:rPr>
        <w:t xml:space="preserve">: Small techno-organic devices that contain all the information you need to train someone into a Jedi or Sith apprentice. The holocrons hold basic information about the Jedi and Sith orders, along with instructions for how to build and use lightsabers, and how to harness and wield the force.</w:t>
        <w:br w:type="textWrapping"/>
      </w:r>
    </w:p>
    <w:p w:rsidR="00000000" w:rsidDel="00000000" w:rsidP="00000000" w:rsidRDefault="00000000" w:rsidRPr="00000000" w14:paraId="00000148">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Magic Crest (Fate/Apocrypha) (300)</w:t>
      </w:r>
      <w:r w:rsidDel="00000000" w:rsidR="00000000" w:rsidRPr="00000000">
        <w:rPr>
          <w:rtl w:val="0"/>
        </w:rPr>
        <w:t xml:space="preserve">: The cumulation of a Magus Family’s research, passed down to each generation. This takes on the form of an intricate tattoo somewhere on the owner’s body, and however you obtained it as far as anyone is concerned it’s yours. Tens of generations across centuries have worked on the knowledge within it, focused on a Magic Specialisation of your choice (likely one you picked earlier), and you can freely access this knowledge at will as if it were in your own head. It contributes the equivalent of 100 Magical Circuits to your own. If you like, you can pass this onto someone else, such as your own child, adopted or not, or anyone else you deem as an ally. What’s interesting about this one is there happens to be a countermeasure to theft, one you either installed or bypassed, that will horribly curse anyone who tries using it without your permission. This countermeasure is undetectable until triggered, at which point death is all but certain. If you were particularly cruel, you could set it so even if future generations pass it on willingly, this curse will trigger in those they give it to who aren’t direct blood-relations to yourself. If passed on or destroyed for whatever reason, you can get a new one at the start of every Jump as up-to-date as it was before either the last Jump ended or it was destroyed.</w:t>
        <w:br w:type="textWrapping"/>
      </w:r>
    </w:p>
    <w:p w:rsidR="00000000" w:rsidDel="00000000" w:rsidP="00000000" w:rsidRDefault="00000000" w:rsidRPr="00000000" w14:paraId="00000149">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The Elder Wand (Generic Harry Potter Fanfiction Jump) (300)</w:t>
      </w:r>
      <w:r w:rsidDel="00000000" w:rsidR="00000000" w:rsidRPr="00000000">
        <w:rPr>
          <w:rtl w:val="0"/>
        </w:rPr>
        <w:t xml:space="preserve">: ​Possibly the most powerful wand ever made. Made either by Antioch Peverell or Death, no one wielding it can be beaten in a magical duel by anyone who is in death’s power. That is, no one who counts as a mortal can beat you in magical combat while you have this. This wand doesn’t protect you from thieves or assassins, and if lost in such a way, will not return until the jump is ended unless you go take it back yourself.</w:t>
        <w:br w:type="textWrapping"/>
      </w:r>
    </w:p>
    <w:p w:rsidR="00000000" w:rsidDel="00000000" w:rsidP="00000000" w:rsidRDefault="00000000" w:rsidRPr="00000000" w14:paraId="0000014A">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The Resurrection Stone (Generic Harry Potter Fanfiction Jump) (300)</w:t>
      </w:r>
      <w:r w:rsidDel="00000000" w:rsidR="00000000" w:rsidRPr="00000000">
        <w:rPr>
          <w:rtl w:val="0"/>
        </w:rPr>
        <w:t xml:space="preserve">: ​This is a small black stone, about the size of your average pebble. This too, was made either by Death itself or by Antioch’s brother, Cadmus Peverell. Turn it over three times while thinking of the name of any dead person, and you may summon the shade of the person to you. The shade has no powers, but the exact same memories, knowledge and personality the person had in real life. One thing to take note of is that while you may summon anyone and they will come, they are not bound to answer any of your questions or tell you anything. You are not their master, after all.</w:t>
        <w:br w:type="textWrapping"/>
      </w:r>
    </w:p>
    <w:p w:rsidR="00000000" w:rsidDel="00000000" w:rsidP="00000000" w:rsidRDefault="00000000" w:rsidRPr="00000000" w14:paraId="0000014B">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The Cloak of Invisibility (Generic Harry Potter Fanfiction Jump) (300)</w:t>
      </w:r>
      <w:r w:rsidDel="00000000" w:rsidR="00000000" w:rsidRPr="00000000">
        <w:rPr>
          <w:rtl w:val="0"/>
        </w:rPr>
        <w:t xml:space="preserve">: ​This is the third item of the set of Deathly Hallows. Again, made either by Death or by Ignotus, the third Peverell brother, this cloak is a timeless, eternally functional invisibility cloak. In addition, you don’t age while you have this on, but only when you have it on completely, meaning no part of your body should be visible. No magic except that cast by the Elder Wand, or of a similar strength can penetrate this invisibility, and attempts to summon this cloak from you fail. In addition, you can always see it unless you want otherwise.</w:t>
        <w:br w:type="textWrapping"/>
      </w:r>
    </w:p>
    <w:p w:rsidR="00000000" w:rsidDel="00000000" w:rsidP="00000000" w:rsidRDefault="00000000" w:rsidRPr="00000000" w14:paraId="0000014C">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Excalibur (Fire Emblem) (300)</w:t>
      </w:r>
      <w:r w:rsidDel="00000000" w:rsidR="00000000" w:rsidRPr="00000000">
        <w:rPr>
          <w:rtl w:val="0"/>
        </w:rPr>
        <w:t xml:space="preserve">: A </w:t>
      </w:r>
      <w:r w:rsidDel="00000000" w:rsidR="00000000" w:rsidRPr="00000000">
        <w:rPr>
          <w:rtl w:val="0"/>
        </w:rPr>
        <w:t xml:space="preserve">tome</w:t>
      </w:r>
      <w:r w:rsidDel="00000000" w:rsidR="00000000" w:rsidRPr="00000000">
        <w:rPr>
          <w:rtl w:val="0"/>
        </w:rPr>
        <w:t xml:space="preserve"> that, when used by a proficient anima mage, calls upon the frigid north winds to slash apart an enemy. A sacred twin relic of Jehanna.</w:t>
        <w:br w:type="textWrapping"/>
      </w:r>
    </w:p>
    <w:p w:rsidR="00000000" w:rsidDel="00000000" w:rsidP="00000000" w:rsidRDefault="00000000" w:rsidRPr="00000000" w14:paraId="0000014D">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Gleipnir (Fire Emblem) (300)</w:t>
      </w:r>
      <w:r w:rsidDel="00000000" w:rsidR="00000000" w:rsidRPr="00000000">
        <w:rPr>
          <w:rtl w:val="0"/>
        </w:rPr>
        <w:t xml:space="preserve">: An ancient dark tome that whispers hidden secrets. It can be used to twist gravitational forces, pelting your enemies with everything nearby.</w:t>
        <w:br w:type="textWrapping"/>
      </w:r>
    </w:p>
    <w:p w:rsidR="00000000" w:rsidDel="00000000" w:rsidP="00000000" w:rsidRDefault="00000000" w:rsidRPr="00000000" w14:paraId="0000014E">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Sauloscept (Vampire the Masquerade: Bloodlines) (300)</w:t>
      </w:r>
      <w:r w:rsidDel="00000000" w:rsidR="00000000" w:rsidRPr="00000000">
        <w:rPr>
          <w:rtl w:val="0"/>
        </w:rPr>
        <w:t xml:space="preserve">: A green… shape. When on your person you just seem to learn things more quickly. You seem to make progress when learning new skills 33% quicker than you otherwise would.</w:t>
        <w:br w:type="textWrapping"/>
      </w:r>
    </w:p>
    <w:p w:rsidR="00000000" w:rsidDel="00000000" w:rsidP="00000000" w:rsidRDefault="00000000" w:rsidRPr="00000000" w14:paraId="0000014F">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Tinker Tech Cache (Worm) (300)</w:t>
      </w:r>
      <w:r w:rsidDel="00000000" w:rsidR="00000000" w:rsidRPr="00000000">
        <w:rPr>
          <w:rtl w:val="0"/>
        </w:rPr>
        <w:t xml:space="preserve">: You get a decent sized cache of Tinker-Tech whose nature is up to you. Whether you want a large variety of computing and programming devices, an armory full of futuristic guns and weapons, or maybe just a ton of Tinker tools for your personal use. There is nothing crazy in here, but even basic Tinker-Tech is far more advanced than anything on modern earth.</w:t>
        <w:br w:type="textWrapping"/>
      </w:r>
    </w:p>
    <w:p w:rsidR="00000000" w:rsidDel="00000000" w:rsidP="00000000" w:rsidRDefault="00000000" w:rsidRPr="00000000" w14:paraId="00000150">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Magic Circles (The Gamer) (300)</w:t>
      </w:r>
      <w:r w:rsidDel="00000000" w:rsidR="00000000" w:rsidRPr="00000000">
        <w:rPr>
          <w:rtl w:val="0"/>
        </w:rPr>
        <w:t xml:space="preserve">: Three magic circles that enhance your magic regeneration, reserves, and power respectively. These are the best of their kind. Up to two can be tattooed on your body for a permanent boost, additional circles running the risk of making you explode, although there might be a way around that.</w:t>
        <w:br w:type="textWrapping"/>
      </w:r>
    </w:p>
    <w:p w:rsidR="00000000" w:rsidDel="00000000" w:rsidP="00000000" w:rsidRDefault="00000000" w:rsidRPr="00000000" w14:paraId="00000151">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Han Jee-Han’s Choice Pack (The Gamer) (300)</w:t>
      </w:r>
      <w:r w:rsidDel="00000000" w:rsidR="00000000" w:rsidRPr="00000000">
        <w:rPr>
          <w:rtl w:val="0"/>
        </w:rPr>
        <w:t xml:space="preserve">: Skill Books for magic flight, and infinite spinning mana arrows, and a wand that decreases the cost and increases the power of mana arrows by a factor of 2.</w:t>
        <w:br w:type="textWrapping"/>
      </w:r>
    </w:p>
    <w:p w:rsidR="00000000" w:rsidDel="00000000" w:rsidP="00000000" w:rsidRDefault="00000000" w:rsidRPr="00000000" w14:paraId="00000152">
      <w:pPr>
        <w:pageBreakBefore w:val="0"/>
        <w:numPr>
          <w:ilvl w:val="1"/>
          <w:numId w:val="1"/>
        </w:numPr>
        <w:ind w:left="1440" w:hanging="360"/>
        <w:rPr>
          <w:ins w:author="Isaiah Perez" w:id="120" w:date="2021-10-19T06:07:11Z"/>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Twilight Mirror (The Legend of Zelda: Twilight Princess) (300)</w:t>
      </w:r>
      <w:r w:rsidDel="00000000" w:rsidR="00000000" w:rsidRPr="00000000">
        <w:rPr>
          <w:rtl w:val="0"/>
        </w:rPr>
        <w:t xml:space="preserve">: A copy of the Twilight Mirror, which was once used to execute and imprison the worst criminals of Hyrule by casting them into the Twilight Realm. Yours is capable of transporting yourself to a similar, Twilight filled world in future Jumps- you might use it as a prison like the ancients.</w:t>
      </w:r>
      <w:ins w:author="Isaiah Perez" w:id="120" w:date="2021-10-19T06:07:11Z">
        <w:r w:rsidDel="00000000" w:rsidR="00000000" w:rsidRPr="00000000">
          <w:rPr>
            <w:rtl w:val="0"/>
          </w:rPr>
        </w:r>
      </w:ins>
    </w:p>
    <w:p w:rsidR="00000000" w:rsidDel="00000000" w:rsidP="00000000" w:rsidRDefault="00000000" w:rsidRPr="00000000" w14:paraId="00000153">
      <w:pPr>
        <w:pageBreakBefore w:val="0"/>
        <w:ind w:left="1440" w:firstLine="0"/>
        <w:rPr>
          <w:ins w:author="Isaiah Perez" w:id="120" w:date="2021-10-19T06:07:11Z"/>
        </w:rPr>
      </w:pPr>
      <w:ins w:author="Isaiah Perez" w:id="120" w:date="2021-10-19T06:07:11Z">
        <w:r w:rsidDel="00000000" w:rsidR="00000000" w:rsidRPr="00000000">
          <w:rPr>
            <w:rtl w:val="0"/>
          </w:rPr>
        </w:r>
      </w:ins>
    </w:p>
    <w:p w:rsidR="00000000" w:rsidDel="00000000" w:rsidP="00000000" w:rsidRDefault="00000000" w:rsidRPr="00000000" w14:paraId="00000154">
      <w:pPr>
        <w:pageBreakBefore w:val="0"/>
        <w:numPr>
          <w:ilvl w:val="1"/>
          <w:numId w:val="1"/>
        </w:numPr>
        <w:ind w:left="1440" w:hanging="360"/>
        <w:rPr>
          <w:ins w:author="Isaiah Perez" w:id="122" w:date="2021-10-20T05:12:50Z"/>
          <w:rPrChange w:author="Leonardo Dos Santos" w:id="60" w:date="2025-05-13T12:42:55Z">
            <w:rPr/>
          </w:rPrChange>
        </w:rPr>
        <w:pPrChange w:author="Leonardo Dos Santos" w:id="0" w:date="2025-05-13T12:42:55Z">
          <w:pPr>
            <w:pageBreakBefore w:val="0"/>
            <w:numPr>
              <w:ilvl w:val="1"/>
              <w:numId w:val="4"/>
            </w:numPr>
            <w:ind w:left="1440" w:hanging="360"/>
          </w:pPr>
        </w:pPrChange>
      </w:pPr>
      <w:ins w:author="Isaiah Perez" w:id="120" w:date="2021-10-19T06:07:11Z">
        <w:r w:rsidDel="00000000" w:rsidR="00000000" w:rsidRPr="00000000">
          <w:rPr>
            <w:b w:val="1"/>
            <w:rtl w:val="0"/>
            <w:rPrChange w:author="Isaiah Perez" w:id="121" w:date="2021-10-19T06:07:11Z">
              <w:rPr/>
            </w:rPrChange>
          </w:rPr>
          <w:t xml:space="preserve">Tannerkivi (Noita) (300)</w:t>
        </w:r>
        <w:r w:rsidDel="00000000" w:rsidR="00000000" w:rsidRPr="00000000">
          <w:rPr>
            <w:rtl w:val="0"/>
            <w:rPrChange w:author="Isaiah Perez" w:id="121" w:date="2021-10-19T06:07:11Z">
              <w:rPr/>
            </w:rPrChange>
          </w:rPr>
          <w:t xml:space="preserve">: A Strange runestone which when held turns all non-living solid materials within 5ft and not worn, carred, or held by living creatures into dirt.</w:t>
        </w:r>
      </w:ins>
      <w:r w:rsidDel="00000000" w:rsidR="00000000" w:rsidRPr="00000000">
        <w:rPr>
          <w:rtl w:val="0"/>
        </w:rPr>
        <w:br w:type="textWrapping"/>
      </w:r>
      <w:ins w:author="Isaiah Perez" w:id="122" w:date="2021-10-20T05:12:50Z">
        <w:r w:rsidDel="00000000" w:rsidR="00000000" w:rsidRPr="00000000">
          <w:rPr>
            <w:rtl w:val="0"/>
          </w:rPr>
        </w:r>
      </w:ins>
    </w:p>
    <w:p w:rsidR="00000000" w:rsidDel="00000000" w:rsidP="00000000" w:rsidRDefault="00000000" w:rsidRPr="00000000" w14:paraId="00000155">
      <w:pPr>
        <w:pageBreakBefore w:val="0"/>
        <w:numPr>
          <w:ilvl w:val="1"/>
          <w:numId w:val="1"/>
        </w:numPr>
        <w:ind w:left="1440" w:hanging="360"/>
        <w:rPr>
          <w:ins w:author="Isaiah Perez" w:id="122" w:date="2021-10-20T05:12:50Z"/>
          <w:u w:val="none"/>
          <w:rPrChange w:author="Leonardo Dos Santos" w:id="60" w:date="2025-05-13T12:42:55Z">
            <w:rPr>
              <w:u w:val="none"/>
            </w:rPr>
          </w:rPrChange>
        </w:rPr>
        <w:pPrChange w:author="Leonardo Dos Santos" w:id="0" w:date="2025-05-13T12:42:55Z">
          <w:pPr>
            <w:pageBreakBefore w:val="0"/>
            <w:numPr>
              <w:ilvl w:val="1"/>
              <w:numId w:val="4"/>
            </w:numPr>
            <w:ind w:left="1440" w:hanging="360"/>
          </w:pPr>
        </w:pPrChange>
      </w:pPr>
      <w:ins w:author="Isaiah Perez" w:id="122" w:date="2021-10-20T05:12:50Z">
        <w:r w:rsidDel="00000000" w:rsidR="00000000" w:rsidRPr="00000000">
          <w:rPr>
            <w:b w:val="1"/>
            <w:rtl w:val="0"/>
            <w:rPrChange w:author="Isaiah Perez" w:id="123" w:date="2021-10-20T05:12:50Z">
              <w:rPr/>
            </w:rPrChange>
          </w:rPr>
          <w:t xml:space="preserve">Will of the City (Library of Ruina) (300)</w:t>
        </w:r>
        <w:r w:rsidDel="00000000" w:rsidR="00000000" w:rsidRPr="00000000">
          <w:rPr>
            <w:rtl w:val="0"/>
            <w:rPrChange w:author="Isaiah Perez" w:id="123" w:date="2021-10-20T05:12:50Z">
              <w:rPr/>
            </w:rPrChange>
          </w:rPr>
          <w:t xml:space="preserve">: A giant golden pendulum with unbreakable rope. Dig a spacious room underneath a village or city and hang this up, and the next day the pendulum will be surrounded by multitudes of spinning wheels and looms. Like a seismograph by feeling the vibrations of the city, the pendulum will swing, the wheels will turn and the Weavers will interpret them. This all works together to give you an encoded but detailed census of the city. Or if you have specific questions, this will provide answers, right down to knowing an individual person's feelings on a matter. It is unknown if this an actual sentient being or will of the city or is simply natural motions that come from the city itself. Either way, no secrets will escape you from within this city's limits.</w:t>
        </w:r>
      </w:ins>
    </w:p>
    <w:p w:rsidR="00000000" w:rsidDel="00000000" w:rsidP="00000000" w:rsidRDefault="00000000" w:rsidRPr="00000000" w14:paraId="00000156">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rtl w:val="0"/>
        </w:rPr>
      </w:r>
    </w:p>
    <w:p w:rsidR="00000000" w:rsidDel="00000000" w:rsidP="00000000" w:rsidRDefault="00000000" w:rsidRPr="00000000" w14:paraId="00000157">
      <w:pPr>
        <w:pageBreakBefore w:val="0"/>
        <w:numPr>
          <w:ilvl w:val="1"/>
          <w:numId w:val="1"/>
        </w:numPr>
        <w:ind w:left="1440" w:hanging="360"/>
        <w:rPr>
          <w:ins w:author="Dương VH" w:id="124" w:date="2021-12-13T07:46:37Z"/>
          <w:rPrChange w:author="Leonardo Dos Santos" w:id="60" w:date="2025-05-13T12:42:55Z">
            <w:rPr/>
          </w:rPrChange>
        </w:rPr>
        <w:pPrChange w:author="Leonardo Dos Santos" w:id="0" w:date="2025-05-13T12:42:55Z">
          <w:pPr>
            <w:pageBreakBefore w:val="0"/>
            <w:numPr>
              <w:ilvl w:val="1"/>
              <w:numId w:val="4"/>
            </w:numPr>
            <w:ind w:left="1440" w:hanging="360"/>
          </w:pPr>
        </w:pPrChange>
      </w:pPr>
      <w:ins w:author="Dương VH" w:id="124" w:date="2021-12-13T07:46:37Z">
        <w:r w:rsidDel="00000000" w:rsidR="00000000" w:rsidRPr="00000000">
          <w:rPr>
            <w:b w:val="1"/>
            <w:highlight w:val="white"/>
            <w:rtl w:val="0"/>
            <w:rPrChange w:author="Dương VH" w:id="125" w:date="2021-12-13T07:46:37Z">
              <w:rPr/>
            </w:rPrChange>
          </w:rPr>
          <w:t xml:space="preserve">Jumper’s Dungeon (Arifureta Shokugyou de Sekai Saikyou) (300): </w:t>
        </w:r>
        <w:r w:rsidDel="00000000" w:rsidR="00000000" w:rsidRPr="00000000">
          <w:rPr>
            <w:highlight w:val="white"/>
            <w:rtl w:val="0"/>
            <w:rPrChange w:author="Dương VH" w:id="125" w:date="2021-12-13T07:46:37Z">
              <w:rPr/>
            </w:rPrChange>
          </w:rPr>
          <w:t xml:space="preserve">A labyrinth of your own. Seemingly similar to the one of Oscar Orcus, but once you enter you will find some that the first floor will start making some monsters as powerful as the average human, after that every floor will escalate little by little in difficulty with every passing level, new monsters will appear en masse, stronger, craftier and more dangerous than before. However, as their powers grow, so do the loot, treasures and raw materials scattered around the floors. It doesn’t appear to have a limit, growing deeper and deeper the more you adventure in there. The monsters won’t get out of the dungeon, keeping themselves to their respective floors. You can choose for it to appear at a random location every jump or having the entrance in your warehouse. In any case, try to not bite more than you can chew.</w:t>
        </w:r>
      </w:ins>
    </w:p>
    <w:p w:rsidR="00000000" w:rsidDel="00000000" w:rsidP="00000000" w:rsidRDefault="00000000" w:rsidRPr="00000000" w14:paraId="00000158">
      <w:pPr>
        <w:pageBreakBefore w:val="0"/>
        <w:ind w:left="720" w:firstLine="0"/>
        <w:rPr>
          <w:ins w:author="Dương VH" w:id="124" w:date="2021-12-13T07:46:37Z"/>
          <w:highlight w:val="white"/>
          <w:rPrChange w:author="Dương VH" w:id="125" w:date="2021-12-13T07:46:37Z">
            <w:rPr/>
          </w:rPrChange>
        </w:rPr>
      </w:pPr>
      <w:ins w:author="Dương VH" w:id="124" w:date="2021-12-13T07:46:37Z">
        <w:r w:rsidDel="00000000" w:rsidR="00000000" w:rsidRPr="00000000">
          <w:rPr>
            <w:rtl w:val="0"/>
          </w:rPr>
        </w:r>
      </w:ins>
    </w:p>
    <w:p w:rsidR="00000000" w:rsidDel="00000000" w:rsidP="00000000" w:rsidRDefault="00000000" w:rsidRPr="00000000" w14:paraId="00000159">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highlight w:val="white"/>
          <w:rtl w:val="0"/>
        </w:rPr>
        <w:t xml:space="preserve">Chains of Hell (Bleach) (400)</w:t>
      </w:r>
      <w:r w:rsidDel="00000000" w:rsidR="00000000" w:rsidRPr="00000000">
        <w:rPr>
          <w:highlight w:val="white"/>
          <w:rtl w:val="0"/>
        </w:rPr>
        <w:t xml:space="preserve">: An unbreakable set of chains that are used to imprison the wicked in Hell. You can attach and fuse these to an object or a person and have them leashed.</w:t>
        <w:br w:type="textWrapping"/>
      </w:r>
    </w:p>
    <w:p w:rsidR="00000000" w:rsidDel="00000000" w:rsidP="00000000" w:rsidRDefault="00000000" w:rsidRPr="00000000" w14:paraId="0000015A">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Epic Wand (Generic Harry Potter Fanfiction Jump) (400)</w:t>
      </w:r>
      <w:r w:rsidDel="00000000" w:rsidR="00000000" w:rsidRPr="00000000">
        <w:rPr>
          <w:rtl w:val="0"/>
        </w:rPr>
        <w:t xml:space="preserve">: ​Now where did you get this beauty? This is a wand, of the very highest quality and power. In fact, it might just be safe to say this is one of the most powerful, best-crafted wands in the world. And it’s made specifically for you. Firstly, it is compatible with any and all systems of magic you can use, regardless of whether or not they normally use foci. And it’s not just compatible, but actually amplifies the effect of any spell you cast with it by an order of magnitude, if not slightly more. Even spells that don’t exactly depend on power have their effects boosted in whatever way would best make sense. You may choose the boost to be less than the maximum if you want people to be unaware of how potent your spells can be. Finally, magic cast with this wand is utterly undetectable to any means other than someone seeing or hearing you doing it, whether directly or through having been looking at you remotely somehow at that exact time. This does not mean that anything you enchant with this will register as mundane, but rather no one would notice you actually enchanting it. It does, however, make it so that nothing can be traced back to you, scrambling any ‘magical signature’ you might have. As an extension of this effect anyone attempting to “check” your wand to see what spells have been cast through or with it will be unable to detect any spell use you would not want them to know about. It expands into a cane or a staff at your will.</w:t>
        <w:br w:type="textWrapping"/>
      </w:r>
    </w:p>
    <w:p w:rsidR="00000000" w:rsidDel="00000000" w:rsidP="00000000" w:rsidRDefault="00000000" w:rsidRPr="00000000" w14:paraId="0000015B">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Valyrian Steel Weapon (A Song of Ice and Fire) (400)</w:t>
      </w:r>
      <w:r w:rsidDel="00000000" w:rsidR="00000000" w:rsidRPr="00000000">
        <w:rPr>
          <w:rtl w:val="0"/>
        </w:rPr>
        <w:t xml:space="preserve">: An excellent weapon of your choice made of Valyrian steel. Light and exceptionally </w:t>
      </w:r>
      <w:commentRangeStart w:id="1"/>
      <w:r w:rsidDel="00000000" w:rsidR="00000000" w:rsidRPr="00000000">
        <w:rPr>
          <w:rtl w:val="0"/>
        </w:rPr>
        <w:t xml:space="preserve">shart</w:t>
      </w:r>
      <w:commentRangeEnd w:id="1"/>
      <w:r w:rsidDel="00000000" w:rsidR="00000000" w:rsidRPr="00000000">
        <w:commentReference w:id="1"/>
      </w:r>
      <w:r w:rsidDel="00000000" w:rsidR="00000000" w:rsidRPr="00000000">
        <w:rPr>
          <w:rtl w:val="0"/>
        </w:rPr>
        <w:t xml:space="preserve">. Serves as a symbol of status.</w:t>
        <w:br w:type="textWrapping"/>
      </w:r>
    </w:p>
    <w:p w:rsidR="00000000" w:rsidDel="00000000" w:rsidP="00000000" w:rsidRDefault="00000000" w:rsidRPr="00000000" w14:paraId="0000015C">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Pokedex (Pokemon Anime) (400)</w:t>
      </w:r>
      <w:r w:rsidDel="00000000" w:rsidR="00000000" w:rsidRPr="00000000">
        <w:rPr>
          <w:rtl w:val="0"/>
        </w:rPr>
        <w:t xml:space="preserve">: This wonder of s</w:t>
      </w:r>
      <w:ins w:author="zircon diamon" w:id="126" w:date="2024-05-08T14:07:24Z">
        <w:r w:rsidDel="00000000" w:rsidR="00000000" w:rsidRPr="00000000">
          <w:rPr>
            <w:rtl w:val="0"/>
            <w:rPrChange w:author="zircon diamon" w:id="127" w:date="2024-05-08T14:07:24Z">
              <w:rPr/>
            </w:rPrChange>
          </w:rPr>
          <w:t xml:space="preserve">our hand, giving its owner access to the world’s greatest encyclopedia on the many pokemon that inhabit this world. However, this isn’t just a fancy e-book as it comes built in with a wide-variety of features including the ability to scan targets to analyze them in accordance to the information in its database, providing the user with information regarding their condition, displayed moves, likely known moves, level, and even identify noteworthy divergences from its database. Of course, it doubles as both a personal ID, and a fully functioning recording device. In future jumps its database will update to include wildlife and exotic creatures native to those worlds, providing equivalent information on these subjects.</w:t>
        </w:r>
      </w:ins>
      <w:r w:rsidDel="00000000" w:rsidR="00000000" w:rsidRPr="00000000">
        <w:rPr>
          <w:rtl w:val="0"/>
        </w:rPr>
        <w:t xml:space="preserve">cience is an incredibly sturdy virtual library in the palm of y</w:t>
      </w:r>
      <w:del w:author="zircon diamon" w:id="126" w:date="2024-05-08T14:07:24Z">
        <w:r w:rsidDel="00000000" w:rsidR="00000000" w:rsidRPr="00000000">
          <w:rPr>
            <w:rtl w:val="0"/>
          </w:rPr>
          <w:delText xml:space="preserve">our hand, giving its owner access to the world’s greatest encyclopedia on the many pokemon that inhabit this world. However, this isn’t just a fancy e-book as it comes built in with a wide-variety of features including the ability to scan targets to analyze them in accordance to the information in its database, providing the user with information regarding their condition, displayed moves, likely known moves, level, and even identify noteworthy divergences from its database. Of course, it doubles as both a personal ID, and a fully functioning recording device. In future jumps its database will update to include wildlife and exotic creatures native to those worlds, providing equivalent information on these subjects.</w:delText>
        </w:r>
      </w:del>
      <w:r w:rsidDel="00000000" w:rsidR="00000000" w:rsidRPr="00000000">
        <w:rPr>
          <w:rtl w:val="0"/>
        </w:rPr>
        <w:br w:type="textWrapping"/>
      </w:r>
    </w:p>
    <w:p w:rsidR="00000000" w:rsidDel="00000000" w:rsidP="00000000" w:rsidRDefault="00000000" w:rsidRPr="00000000" w14:paraId="0000015D">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Z-Saber (Megaman X) (400)</w:t>
      </w:r>
      <w:r w:rsidDel="00000000" w:rsidR="00000000" w:rsidRPr="00000000">
        <w:rPr>
          <w:rtl w:val="0"/>
        </w:rPr>
        <w:t xml:space="preserve">: Oh, what’s this? A working copy of the Z-Saber that you can get before it was made? Or perhaps it’s even the original that X lost after X3? Either way, it doesn’t matter. It’s the best you can ever get, easily cutting through 300mm of reinforced steel in one stroke and putting a lightsaber to shame. Comes in X2, X5, or Zero variants.</w:t>
        <w:br w:type="textWrapping"/>
      </w:r>
    </w:p>
    <w:p w:rsidR="00000000" w:rsidDel="00000000" w:rsidP="00000000" w:rsidRDefault="00000000" w:rsidRPr="00000000" w14:paraId="0000015E">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Eridian Fabricator (Borderlands 3) (400)</w:t>
      </w:r>
      <w:r w:rsidDel="00000000" w:rsidR="00000000" w:rsidRPr="00000000">
        <w:rPr>
          <w:rtl w:val="0"/>
        </w:rPr>
        <w:t xml:space="preserve">: Where did you get this? This is a copy of the Eridian Fabricator, which Typhon DeLeon recovered from the inside of a Vault. It creates and shoots guns. Affectionately called the GunGun by fans, it normally turns 10 pieces of eridium into 10 guns at a time, or for 250 eridium can shoot up to 4 legendary (or unique) guns. But as a bonus for buying it here, you can create one low-rarity gun at a time for no Eridium cost. This device can create any gun, even guns that aren’t Eridian, or those that are brand new and thus Typhon couldn’t have known about or programmed in. Post-Jump, the Fabricator can make weapons from any and every setting you have visited after acquiring it.</w:t>
        <w:br w:type="textWrapping"/>
      </w:r>
    </w:p>
    <w:p w:rsidR="00000000" w:rsidDel="00000000" w:rsidP="00000000" w:rsidRDefault="00000000" w:rsidRPr="00000000" w14:paraId="0000015F">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Unique Drop (Borderlands) (400)</w:t>
      </w:r>
      <w:r w:rsidDel="00000000" w:rsidR="00000000" w:rsidRPr="00000000">
        <w:rPr>
          <w:rtl w:val="0"/>
        </w:rPr>
        <w:t xml:space="preserve">: You have a truly unique, one-of-a-kind item of legend. It might be a gun (some legends include pistols that can literally fire forever and sniper rifles that fire explosive bullets), a grenade mod (One homes in on your target's face, then sucks the life out of them and into you), or even a shield (such as one example that drops money when it gets hit). In any case, it's a truly incredible weapon (Yes, even the shields). </w:t>
        <w:br w:type="textWrapping"/>
      </w:r>
    </w:p>
    <w:p w:rsidR="00000000" w:rsidDel="00000000" w:rsidP="00000000" w:rsidRDefault="00000000" w:rsidRPr="00000000" w14:paraId="00000160">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Belt of Beloth the Wise (Inheritance Cycle) (400)</w:t>
      </w:r>
      <w:r w:rsidDel="00000000" w:rsidR="00000000" w:rsidRPr="00000000">
        <w:rPr>
          <w:rtl w:val="0"/>
        </w:rPr>
        <w:t xml:space="preserve">: Known to some as The Belt of The Twelve Stars, it’s a long black and blue sword belt. Pulling on a tassel at the end of the belt reveals twelve diamonds, four of the stones are black, four are white and the remainder are red, blue, yellow, as well as brown. Together these stones are able to store an almost unlimited amount of magical energy. The belt itself is warded against scrying and cannot be detected by mystical means, no matter how much power may be stored within it.</w:t>
        <w:br w:type="textWrapping"/>
      </w:r>
    </w:p>
    <w:p w:rsidR="00000000" w:rsidDel="00000000" w:rsidP="00000000" w:rsidRDefault="00000000" w:rsidRPr="00000000" w14:paraId="00000161">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Dreamweaver’s Vault (Final Fantasy 7 Remake) (400)</w:t>
      </w:r>
      <w:r w:rsidDel="00000000" w:rsidR="00000000" w:rsidRPr="00000000">
        <w:rPr>
          <w:rtl w:val="0"/>
        </w:rPr>
        <w:t xml:space="preserve">: What are you doing, Jumper?! This armored capsule contains a small chunk of Jenova’s remains. Currently suspended in a holding base and sealed within the capsule, this biomass is extremely aggressive. You could craft a civilization-killing plague from these cells, or engineer the next breed of super soldiers. Near-limitless control over the biological form is within your reach...behind a foot of containment glass. You could even incorporate it into your own body to gain its properties, but this would be extremely risky. Without the titanic willpower to overcome Jenova herself, you would be a slave to her will and another instrument in her plans. Is it worth the risk?</w:t>
        <w:br w:type="textWrapping"/>
      </w:r>
    </w:p>
    <w:p w:rsidR="00000000" w:rsidDel="00000000" w:rsidP="00000000" w:rsidRDefault="00000000" w:rsidRPr="00000000" w14:paraId="00000162">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Scroll of the False Prophet (Campione) (400)</w:t>
      </w:r>
      <w:r w:rsidDel="00000000" w:rsidR="00000000" w:rsidRPr="00000000">
        <w:rPr>
          <w:rtl w:val="0"/>
        </w:rPr>
        <w:t xml:space="preserve">: Not really a scroll, to be honest with you, although it can take that form if you so desire. What I present to you here is a lesser copy of the Holy Grail, one that can mimic a particular function, if ever so altered. I’m talking about the Divine Ancestor creation ritual, which leads into turning things and beings into dragons. As you can guess, it has been modified, so it can turn even a normal human into the equivalent of a divine beast in power. While it has its uses as is, you can always apply yourself to understand better the ritual and modify it further.</w:t>
        <w:br w:type="textWrapping"/>
      </w:r>
    </w:p>
    <w:p w:rsidR="00000000" w:rsidDel="00000000" w:rsidP="00000000" w:rsidRDefault="00000000" w:rsidRPr="00000000" w14:paraId="00000163">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Majora’s Mask? (The Legend of Zelda: Majora’s Mask) (400)</w:t>
      </w:r>
      <w:r w:rsidDel="00000000" w:rsidR="00000000" w:rsidRPr="00000000">
        <w:rPr>
          <w:rtl w:val="0"/>
        </w:rPr>
        <w:t xml:space="preserve">: Wait, what? The Skull Kid still has the mask on his face, so where did this one come from? Ah. So, apparently the Happy Mask Salesman tried to force the spirit of the mask to move on to the afterlife so it could be at peace and not be a threat to everyone around it, and it didn’t quite go according to plan. Instead of healing the curse, it healed only part of the curse... Which promptly turned into a second, weaker, Majora’s Mask. Absolutely not according to plan. The mask has enough power to let you levitate around, some telekinesis, will make any curses you cast stronger, and one other thing. If it should ever be separated from you, it can wield its powers on its own as it tries to make its way back to you. Not anywhere near the levels of ‘wrath’ or even ‘incarnation’, but it’s still technically a boss monster. Maybe a miniboss?</w:t>
        <w:br w:type="textWrapping"/>
      </w:r>
    </w:p>
    <w:p w:rsidR="00000000" w:rsidDel="00000000" w:rsidP="00000000" w:rsidRDefault="00000000" w:rsidRPr="00000000" w14:paraId="00000164">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Tinkertech Allowance (Generic Worm Fanfiction) (400)</w:t>
      </w:r>
      <w:r w:rsidDel="00000000" w:rsidR="00000000" w:rsidRPr="00000000">
        <w:rPr>
          <w:rtl w:val="0"/>
        </w:rPr>
        <w:t xml:space="preserve">: One of the duties of Protectorate and Wards Tinkers is to make useful gear for their teammates, and you’re particularly benefiting from that. This can take two forms. The first is a more general form of support provided to you on a regular basis. You can request things like armor, weapons, containment foam, or other equipment of similar quality. </w:t>
        <w:br w:type="textWrapping"/>
        <w:br w:type="textWrapping"/>
        <w:t xml:space="preserve">Top-of-the-line stuff, but nothing </w:t>
      </w:r>
      <w:r w:rsidDel="00000000" w:rsidR="00000000" w:rsidRPr="00000000">
        <w:rPr>
          <w:i w:val="1"/>
          <w:rtl w:val="0"/>
        </w:rPr>
        <w:t xml:space="preserve">really </w:t>
      </w:r>
      <w:r w:rsidDel="00000000" w:rsidR="00000000" w:rsidRPr="00000000">
        <w:rPr>
          <w:rtl w:val="0"/>
        </w:rPr>
        <w:t xml:space="preserve">extraordinary. Still, you can get pretty much any portable equipment or utility belt item that you could plausibly find in the Protectorate arsenal. Post-jump, you can find these requisitions on a shelf in your Warehouse.</w:t>
        <w:br w:type="textWrapping"/>
        <w:br w:type="textWrapping"/>
        <w:t xml:space="preserve">Once every year, though, you can get something beyond all that. That is, a masterwork piece of tinkertech provided by one of the best Tinkers available on call for the Protectorate. This can be something like a copy of the memetic Halberd, a customized Dragon Suit, or whatever other major artifact you can imagine. </w:t>
        <w:br w:type="textWrapping"/>
        <w:br w:type="textWrapping"/>
        <w:t xml:space="preserve">There’s no real constraints on </w:t>
      </w:r>
      <w:r w:rsidDel="00000000" w:rsidR="00000000" w:rsidRPr="00000000">
        <w:rPr>
          <w:i w:val="1"/>
          <w:rtl w:val="0"/>
        </w:rPr>
        <w:t xml:space="preserve">what</w:t>
      </w:r>
      <w:r w:rsidDel="00000000" w:rsidR="00000000" w:rsidRPr="00000000">
        <w:rPr>
          <w:rtl w:val="0"/>
        </w:rPr>
        <w:t xml:space="preserve"> you get, so long as it’s something that could have been conceivably built by one of the setting’s Tinkers  doing their absolute best for a good, </w:t>
      </w:r>
      <w:r w:rsidDel="00000000" w:rsidR="00000000" w:rsidRPr="00000000">
        <w:rPr>
          <w:i w:val="1"/>
          <w:rtl w:val="0"/>
        </w:rPr>
        <w:t xml:space="preserve">long</w:t>
      </w:r>
      <w:r w:rsidDel="00000000" w:rsidR="00000000" w:rsidRPr="00000000">
        <w:rPr>
          <w:rtl w:val="0"/>
        </w:rPr>
        <w:t xml:space="preserve"> while. Yes, even villains’ stuff is possible. Maybe it was some kind of work release? No privately owned WMDs, however.</w:t>
        <w:br w:type="textWrapping"/>
      </w:r>
    </w:p>
    <w:p w:rsidR="00000000" w:rsidDel="00000000" w:rsidP="00000000" w:rsidRDefault="00000000" w:rsidRPr="00000000" w14:paraId="00000165">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Icon of Civilization (EVO Search For Eden) (400)</w:t>
      </w:r>
      <w:r w:rsidDel="00000000" w:rsidR="00000000" w:rsidRPr="00000000">
        <w:rPr>
          <w:rtl w:val="0"/>
        </w:rPr>
        <w:t xml:space="preserve">: This item grants you the ability to uplift creatures up to a human-like level of sentience, sapience, and intelligence. This transformation will result in them becoming humanoid over the course of several days, with features appropriate to the species. They’ll be at roughly peak human physical capability except in areas where their animal nature would boost or modify this, including having such abilities as flight if they’re birdmen for example. The item itself may take whatever form you wish, from a scepter, to a crown, to a stone slab with a mural depicting the beginning of a civilization. Reappears in the warehouse if lost or destroyed.</w:t>
        <w:br w:type="textWrapping"/>
      </w:r>
    </w:p>
    <w:p w:rsidR="00000000" w:rsidDel="00000000" w:rsidP="00000000" w:rsidRDefault="00000000" w:rsidRPr="00000000" w14:paraId="00000166">
      <w:pPr>
        <w:pageBreakBefore w:val="0"/>
        <w:numPr>
          <w:ilvl w:val="1"/>
          <w:numId w:val="1"/>
        </w:numPr>
        <w:ind w:left="1440" w:hanging="360"/>
        <w:rPr>
          <w:ins w:author="Isaiah Perez" w:id="128" w:date="2021-10-20T00:09:37Z"/>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Speakeasy (Fantastic Beasts) (400)</w:t>
      </w:r>
      <w:r w:rsidDel="00000000" w:rsidR="00000000" w:rsidRPr="00000000">
        <w:rPr>
          <w:rtl w:val="0"/>
        </w:rPr>
        <w:t xml:space="preserve">: A poster that when put on a wall and told a password (or when approached by people fitting a dress code) of your choice grants access to a speakeasy owned by you and staffed by House Elves with strong New York accents. Attracts friendly if unsavoury types, makes a good profit and has an endless amount of booze.</w:t>
      </w:r>
      <w:ins w:author="Isaiah Perez" w:id="128" w:date="2021-10-20T00:09:37Z">
        <w:r w:rsidDel="00000000" w:rsidR="00000000" w:rsidRPr="00000000">
          <w:rPr>
            <w:rtl w:val="0"/>
          </w:rPr>
        </w:r>
      </w:ins>
    </w:p>
    <w:p w:rsidR="00000000" w:rsidDel="00000000" w:rsidP="00000000" w:rsidRDefault="00000000" w:rsidRPr="00000000" w14:paraId="00000167">
      <w:pPr>
        <w:pageBreakBefore w:val="0"/>
        <w:ind w:left="1440" w:firstLine="0"/>
        <w:rPr>
          <w:ins w:author="Isaiah Perez" w:id="128" w:date="2021-10-20T00:09:37Z"/>
        </w:rPr>
      </w:pPr>
      <w:ins w:author="Isaiah Perez" w:id="128" w:date="2021-10-20T00:09:37Z">
        <w:r w:rsidDel="00000000" w:rsidR="00000000" w:rsidRPr="00000000">
          <w:rPr>
            <w:rtl w:val="0"/>
          </w:rPr>
        </w:r>
      </w:ins>
    </w:p>
    <w:p w:rsidR="00000000" w:rsidDel="00000000" w:rsidP="00000000" w:rsidRDefault="00000000" w:rsidRPr="00000000" w14:paraId="00000168">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ins w:author="Isaiah Perez" w:id="128" w:date="2021-10-20T00:09:37Z">
        <w:r w:rsidDel="00000000" w:rsidR="00000000" w:rsidRPr="00000000">
          <w:rPr>
            <w:b w:val="1"/>
            <w:rtl w:val="0"/>
            <w:rPrChange w:author="Isaiah Perez" w:id="129" w:date="2021-10-20T00:09:37Z">
              <w:rPr/>
            </w:rPrChange>
          </w:rPr>
          <w:t xml:space="preserve">Maximum Level Clearance (Lobotomy Corporation) (400)</w:t>
        </w:r>
        <w:r w:rsidDel="00000000" w:rsidR="00000000" w:rsidRPr="00000000">
          <w:rPr>
            <w:rtl w:val="0"/>
            <w:rPrChange w:author="Isaiah Perez" w:id="129" w:date="2021-10-20T00:09:37Z">
              <w:rPr/>
            </w:rPrChange>
          </w:rPr>
          <w:t xml:space="preserve">: This master key card allows you to go anywhere, a sort of skeleton key, compatible with all electronic or futuristic locks.</w:t>
        </w:r>
      </w:ins>
      <w:r w:rsidDel="00000000" w:rsidR="00000000" w:rsidRPr="00000000">
        <w:rPr>
          <w:rtl w:val="0"/>
        </w:rPr>
        <w:br w:type="textWrapping"/>
      </w:r>
    </w:p>
    <w:p w:rsidR="00000000" w:rsidDel="00000000" w:rsidP="00000000" w:rsidRDefault="00000000" w:rsidRPr="00000000" w14:paraId="00000169">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Lasso of Truth (Justice League Dark) (500)</w:t>
      </w:r>
      <w:r w:rsidDel="00000000" w:rsidR="00000000" w:rsidRPr="00000000">
        <w:rPr>
          <w:rtl w:val="0"/>
        </w:rPr>
        <w:t xml:space="preserve">: At first blush, you might think this is just a glowy, golden rope. You’d be right of course, but it’s so much more. Forged from the fires of the Hearth Goddess herself, this stretch of rope makes damn near the best lasso anyone could ask for. It’s much longer than it looks at first glance, capable of tying up dragons and giants just as easily as people or cattle. While anyone caught in the lasso may be able to slip out, the twine itself won’t ever break, rip, burn, shred or be destroyed. But even then, that’s only half the story. This lasso has the special property of forcing anyone or anything touching it into complete and total honesty. Should you ask them a question while using this lasso to restrain them, they’ll be compelled to answer truthfully.  Resisting will only get them burned. Badly. And should someone be mind-controlled or brainwashed, you can use this lasso to get them to realize exactly who and what they really are, purging the mental corruption from them with the fire of Truth. These effects work on just about anything and anyone, even you, so be careful where you put this.</w:t>
        <w:br w:type="textWrapping"/>
      </w:r>
    </w:p>
    <w:p w:rsidR="00000000" w:rsidDel="00000000" w:rsidP="00000000" w:rsidRDefault="00000000" w:rsidRPr="00000000" w14:paraId="0000016A">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[Ancient] Quality Item (Re:Monster) (600)</w:t>
      </w:r>
      <w:r w:rsidDel="00000000" w:rsidR="00000000" w:rsidRPr="00000000">
        <w:rPr>
          <w:rtl w:val="0"/>
        </w:rPr>
        <w:t xml:space="preserve">: the item is an [Ancient] quality item, which usually possess multiple abilities, such as the shield used by Kichi after he became an Ogre or Failnaught, an elven bow that generates magic arrows and will never miss what it’s aimed at if it isn’t blocked. Most [Ancient] quality items are artifacts, items obtained from a dungeon run rather than being made.</w:t>
        <w:br w:type="textWrapping"/>
      </w:r>
    </w:p>
    <w:p w:rsidR="00000000" w:rsidDel="00000000" w:rsidP="00000000" w:rsidRDefault="00000000" w:rsidRPr="00000000" w14:paraId="0000016B">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The Strongest Wielder of X! (High School DxD) (600)</w:t>
      </w:r>
      <w:r w:rsidDel="00000000" w:rsidR="00000000" w:rsidRPr="00000000">
        <w:rPr>
          <w:rtl w:val="0"/>
        </w:rPr>
        <w:t xml:space="preserve">: You are a prodigy when it comes to using magical items, Jumper. You can draw out the maximum potential of any object which you use over time. Have a magical sword that can shroud itself in flames? Now it can launch super-hot fires towards your opponents, as long as you are the one holding it. Spend a long enough time with it, and the sword would be able to do that even without your presence. If you have a sacred gear, then it would already have a sub-species unlocked, and the spirit inside it and you are extremely compatible. Furthermore, if there are any prerequisites for using a magical item, then you count as having fulfilled it. Wield a magical blade which can only be used by humans as a devil! The longer you spend time with the item, the stronger it grows.</w:t>
        <w:br w:type="textWrapping"/>
        <w:br w:type="textWrapping"/>
        <w:t xml:space="preserve">Ever heard of the phrase, “sword as an extension of the arm”? That is now true for you, in more ways than one. If you hold a magical item in your hand, then you would be able to use its effects throughout your body, as if the item was a part of your body. If a sword can wreath itself in flames, then you can too, as long as you hold it that is. If you have a sci-fi weapon then you can use it without fiddling with its settings, with no chance of it blowing. Whichever item you use becomes a part of you as long as you have it on your person. Holding a supercomputer would allow you to do calculations as fast as it can, while a shield would make your body as durable as the shield itself.</w:t>
        <w:br w:type="textWrapping"/>
      </w:r>
    </w:p>
    <w:p w:rsidR="00000000" w:rsidDel="00000000" w:rsidP="00000000" w:rsidRDefault="00000000" w:rsidRPr="00000000" w14:paraId="0000016C">
      <w:pPr>
        <w:pageBreakBefore w:val="0"/>
        <w:numPr>
          <w:ilvl w:val="1"/>
          <w:numId w:val="1"/>
        </w:numPr>
        <w:ind w:left="1440" w:hanging="360"/>
        <w:rPr>
          <w:ins w:author="Poqrik Helix" w:id="130" w:date="2022-01-23T22:05:53Z"/>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highlight w:val="white"/>
          <w:rtl w:val="0"/>
        </w:rPr>
        <w:t xml:space="preserve">Power Restoring Artifact (Bleach) (600)</w:t>
      </w:r>
      <w:r w:rsidDel="00000000" w:rsidR="00000000" w:rsidRPr="00000000">
        <w:rPr>
          <w:highlight w:val="white"/>
          <w:rtl w:val="0"/>
        </w:rPr>
        <w:t xml:space="preserve">: Maybe a bankai was stolen by a Quincy, or something else entirely. How the power was stolen matters not, as pressing this against a being that has lost their power will return it in full. The artifact contains no power of its own other than this, and cannot be used to grant beings powers that they did not have.</w:t>
        <w:br w:type="textWrapping"/>
      </w:r>
      <w:ins w:author="Poqrik Helix" w:id="130" w:date="2022-01-23T22:05:53Z">
        <w:r w:rsidDel="00000000" w:rsidR="00000000" w:rsidRPr="00000000">
          <w:rPr>
            <w:rtl w:val="0"/>
          </w:rPr>
        </w:r>
      </w:ins>
    </w:p>
    <w:p w:rsidR="00000000" w:rsidDel="00000000" w:rsidP="00000000" w:rsidRDefault="00000000" w:rsidRPr="00000000" w14:paraId="0000016D">
      <w:pPr>
        <w:pageBreakBefore w:val="0"/>
        <w:numPr>
          <w:ilvl w:val="1"/>
          <w:numId w:val="1"/>
        </w:numPr>
        <w:ind w:left="1440" w:hanging="360"/>
        <w:rPr>
          <w:ins w:author="Poqrik Helix" w:id="130" w:date="2022-01-23T22:05:53Z"/>
          <w:highlight w:val="white"/>
          <w:u w:val="none"/>
          <w:rPrChange w:author="Leonardo Dos Santos" w:id="60" w:date="2025-05-13T12:42:55Z">
            <w:rPr>
              <w:highlight w:val="white"/>
              <w:u w:val="none"/>
            </w:rPr>
          </w:rPrChange>
        </w:rPr>
        <w:pPrChange w:author="Leonardo Dos Santos" w:id="0" w:date="2025-05-13T12:42:55Z">
          <w:pPr>
            <w:pageBreakBefore w:val="0"/>
            <w:numPr>
              <w:ilvl w:val="1"/>
              <w:numId w:val="4"/>
            </w:numPr>
            <w:ind w:left="1440" w:hanging="360"/>
          </w:pPr>
        </w:pPrChange>
      </w:pPr>
      <w:ins w:author="Poqrik Helix" w:id="130" w:date="2022-01-23T22:05:53Z">
        <w:r w:rsidDel="00000000" w:rsidR="00000000" w:rsidRPr="00000000">
          <w:rPr>
            <w:b w:val="1"/>
            <w:highlight w:val="white"/>
            <w:rtl w:val="0"/>
            <w:rPrChange w:author="Poqrik Helix" w:id="131" w:date="2022-01-23T22:05:53Z">
              <w:rPr>
                <w:highlight w:val="white"/>
              </w:rPr>
            </w:rPrChange>
          </w:rPr>
          <w:t xml:space="preserve">Thesis for the New Century (Fate/Zero) (600)</w:t>
        </w:r>
        <w:r w:rsidDel="00000000" w:rsidR="00000000" w:rsidRPr="00000000">
          <w:rPr>
            <w:highlight w:val="white"/>
            <w:rtl w:val="0"/>
            <w:rPrChange w:author="Poqrik Helix" w:id="131" w:date="2022-01-23T22:05:53Z">
              <w:rPr>
                <w:highlight w:val="white"/>
              </w:rPr>
            </w:rPrChange>
          </w:rPr>
          <w:t xml:space="preserve">: This fairly hefty stack of papers is quite a bit more important than it seems. Once per ten years, you may choose a thing you wish to change people’s opinions on. This could be a specific person, a place, an ideal, a type of action or anything else. The paper will turn into a detailed thesis on why the popular opinion on your chosen subject should change. Whilst the paper is convincing enough on its own, if you actually published it publicly the true effects will become apparent. The majority of those who care about the subject in question will find that their opinions are now in line with the terribly convincing new paper published by yourself. You could even use this to convince the majority of the Mage’s Association to believe in the ideals that hard work and smarts are what is truly important, rather than lineage and age.</w:t>
        </w:r>
        <w:r w:rsidDel="00000000" w:rsidR="00000000" w:rsidRPr="00000000">
          <w:rPr>
            <w:rtl w:val="0"/>
          </w:rPr>
        </w:r>
      </w:ins>
    </w:p>
    <w:p w:rsidR="00000000" w:rsidDel="00000000" w:rsidP="00000000" w:rsidRDefault="00000000" w:rsidRPr="00000000" w14:paraId="0000016E">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rtl w:val="0"/>
        </w:rPr>
      </w:r>
    </w:p>
    <w:p w:rsidR="00000000" w:rsidDel="00000000" w:rsidP="00000000" w:rsidRDefault="00000000" w:rsidRPr="00000000" w14:paraId="0000016F">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highlight w:val="white"/>
          <w:rtl w:val="0"/>
        </w:rPr>
        <w:t xml:space="preserve">Cauldron Vials (Worm) (600)</w:t>
      </w:r>
      <w:r w:rsidDel="00000000" w:rsidR="00000000" w:rsidRPr="00000000">
        <w:rPr>
          <w:highlight w:val="white"/>
          <w:rtl w:val="0"/>
        </w:rPr>
        <w:t xml:space="preserve">: A case containing five vials of Cauldron formula. Unlike other formulas these have no risk of mutation or death, being perfectly stable. Whoever drinks these is guaranteed to get a power that would be relatively powerful compared to the average parahuman. Aside from the powers suiting their host in some way (more aggressive people getting aggressive powers for example) these are completely random. These have no effect on you. The case refills itself once a year. Outside the jump these still work despite the lack of shards or entities, simply giving the equivalent of a parahuman power. The case itself is indestructible and unless purposefully given away will reappear in your warehouse if lost.</w:t>
        <w:br w:type="textWrapping"/>
      </w:r>
    </w:p>
    <w:p w:rsidR="00000000" w:rsidDel="00000000" w:rsidP="00000000" w:rsidRDefault="00000000" w:rsidRPr="00000000" w14:paraId="00000170">
      <w:pPr>
        <w:pageBreakBefore w:val="0"/>
        <w:numPr>
          <w:ilvl w:val="1"/>
          <w:numId w:val="1"/>
        </w:numPr>
        <w:ind w:left="1440" w:hanging="360"/>
        <w:rPr>
          <w:highlight w:val="white"/>
          <w:rPrChange w:author="Leonardo Dos Santos" w:id="60" w:date="2025-05-13T12:42:55Z">
            <w:rPr>
              <w:highlight w:val="white"/>
            </w:rPr>
          </w:rPrChange>
        </w:rPr>
        <w:pPrChange w:author="Leonardo Dos Santos" w:id="0" w:date="2025-05-13T12:42:55Z">
          <w:pPr>
            <w:pageBreakBefore w:val="0"/>
            <w:numPr>
              <w:ilvl w:val="1"/>
              <w:numId w:val="4"/>
            </w:numPr>
            <w:ind w:left="1440" w:hanging="360"/>
          </w:pPr>
        </w:pPrChange>
      </w:pPr>
      <w:r w:rsidDel="00000000" w:rsidR="00000000" w:rsidRPr="00000000">
        <w:rPr>
          <w:b w:val="1"/>
          <w:highlight w:val="white"/>
          <w:rtl w:val="0"/>
        </w:rPr>
        <w:t xml:space="preserve">Shadowstone (Spyro) (600)</w:t>
      </w:r>
      <w:r w:rsidDel="00000000" w:rsidR="00000000" w:rsidRPr="00000000">
        <w:rPr>
          <w:highlight w:val="white"/>
          <w:rtl w:val="0"/>
        </w:rPr>
        <w:t xml:space="preserve">: sharpens and focuses your magic and can let you travel to and from shadow realms. It also helps track foreign objects to said realm. But its real bonus allows others to use the full extent of Dragon-Kata. And can be used to teach others the secrets of this powerful ancient art. Think of this as training wheels for aspiring students. When they truly master it they won't need it anymore</w:t>
        <w:br w:type="textWrapping"/>
      </w:r>
    </w:p>
    <w:p w:rsidR="00000000" w:rsidDel="00000000" w:rsidP="00000000" w:rsidRDefault="00000000" w:rsidRPr="00000000" w14:paraId="00000171">
      <w:pPr>
        <w:pageBreakBefore w:val="0"/>
        <w:numPr>
          <w:ilvl w:val="1"/>
          <w:numId w:val="1"/>
        </w:numPr>
        <w:ind w:left="1440" w:hanging="360"/>
        <w:rPr>
          <w:highlight w:val="white"/>
          <w:rPrChange w:author="Leonardo Dos Santos" w:id="60" w:date="2025-05-13T12:42:55Z">
            <w:rPr>
              <w:highlight w:val="white"/>
            </w:rPr>
          </w:rPrChange>
        </w:rPr>
        <w:pPrChange w:author="Leonardo Dos Santos" w:id="0" w:date="2025-05-13T12:42:55Z">
          <w:pPr>
            <w:pageBreakBefore w:val="0"/>
            <w:numPr>
              <w:ilvl w:val="1"/>
              <w:numId w:val="4"/>
            </w:numPr>
            <w:ind w:left="1440" w:hanging="360"/>
          </w:pPr>
        </w:pPrChange>
      </w:pPr>
      <w:r w:rsidDel="00000000" w:rsidR="00000000" w:rsidRPr="00000000">
        <w:rPr>
          <w:b w:val="1"/>
          <w:highlight w:val="white"/>
          <w:rtl w:val="0"/>
        </w:rPr>
        <w:t xml:space="preserve">Scepter of Power (Spyro) (600)</w:t>
      </w:r>
      <w:r w:rsidDel="00000000" w:rsidR="00000000" w:rsidRPr="00000000">
        <w:rPr>
          <w:highlight w:val="white"/>
          <w:rtl w:val="0"/>
        </w:rPr>
        <w:t xml:space="preserve">: Scepters are cool right? Of course they are. You are now in possession of a powerful magical artifact infused with your personal essence while you can do a wide variety of things with it. Others not you will have an impossible time controlling it as it now has taken on your likeness so any magic they channel through it will only cast spells or effects that represent you and the spells you cast. With it your magic is magnified and consumes much less energy than before. It will grow in strength as you use it more and more. Just don't be surprised if you get worried or suspicious looks from the others, as this kind of stuff is pretty popular among villains. What this thing looks like exactly is up to you. But at first it will be no better than hardy wooden staff. </w:t>
        <w:br w:type="textWrapping"/>
      </w:r>
    </w:p>
    <w:p w:rsidR="00000000" w:rsidDel="00000000" w:rsidP="00000000" w:rsidRDefault="00000000" w:rsidRPr="00000000" w14:paraId="00000172">
      <w:pPr>
        <w:pageBreakBefore w:val="0"/>
        <w:numPr>
          <w:ilvl w:val="1"/>
          <w:numId w:val="1"/>
        </w:numPr>
        <w:ind w:left="1440" w:hanging="360"/>
        <w:rPr>
          <w:highlight w:val="white"/>
          <w:rPrChange w:author="Leonardo Dos Santos" w:id="60" w:date="2025-05-13T12:42:55Z">
            <w:rPr>
              <w:highlight w:val="white"/>
            </w:rPr>
          </w:rPrChange>
        </w:rPr>
        <w:pPrChange w:author="Leonardo Dos Santos" w:id="0" w:date="2025-05-13T12:42:55Z">
          <w:pPr>
            <w:pageBreakBefore w:val="0"/>
            <w:numPr>
              <w:ilvl w:val="1"/>
              <w:numId w:val="4"/>
            </w:numPr>
            <w:ind w:left="1440" w:hanging="360"/>
          </w:pPr>
        </w:pPrChange>
      </w:pPr>
      <w:r w:rsidDel="00000000" w:rsidR="00000000" w:rsidRPr="00000000">
        <w:rPr>
          <w:b w:val="1"/>
          <w:highlight w:val="white"/>
          <w:rtl w:val="0"/>
        </w:rPr>
        <w:t xml:space="preserve">Divine Tier Equipment (Overlord) (600)</w:t>
      </w:r>
      <w:r w:rsidDel="00000000" w:rsidR="00000000" w:rsidRPr="00000000">
        <w:rPr>
          <w:highlight w:val="white"/>
          <w:rtl w:val="0"/>
        </w:rPr>
        <w:t xml:space="preserve">: The best there is. Short of World Class items you will never find equipment of superior quality than this. Gods would, literally, be willing to wear equipment of this level. This isn’t surprising because that’s usually where the Players of YGGDRASIL got them from. These provide supreme boosts to all class abilities you purchased with the ‘Class Skills’ perks. In a battle between opponents of similar skill level the one wearing Divine tier equipment will virtually always defeat the one that isn’t. The boosts that this set of equipment provides are unrivaled, and the various potent enchantments that adorn them are some of the best you’ll ever find, barring deliberate and painstaking effort on your part. Examples include potent regeneration, permanent high-tier haste effects, dramatically lowered casting/energy costs for spells and skills, extremely high tier spells/skills that can be used a few times per day for free, and various other things.</w:t>
        <w:br w:type="textWrapping"/>
        <w:br w:type="textWrapping"/>
        <w:t xml:space="preserve">Your equipment is a step further. Your equipment has not only been created with Divine tier materials, but they were also infused with the power of the Caloric Stone during their creation. While you sadly no longer possess the stone itself you do still retain the full benefit of having your equipment halfway between Divine and World Item. The boosts, abilities, bonuses, and effects from equipment of this tier are staggering and in the opinions of many “completely unfair”, leaving even Divine Tier items in the dust. However while their benefits are obscene, their protections won’t be able to stand up to the direct effects of actual World Items.</w:t>
        <w:br w:type="textWrapping"/>
      </w:r>
    </w:p>
    <w:p w:rsidR="00000000" w:rsidDel="00000000" w:rsidP="00000000" w:rsidRDefault="00000000" w:rsidRPr="00000000" w14:paraId="00000173">
      <w:pPr>
        <w:pageBreakBefore w:val="0"/>
        <w:numPr>
          <w:ilvl w:val="1"/>
          <w:numId w:val="1"/>
        </w:numPr>
        <w:ind w:left="1440" w:hanging="360"/>
        <w:rPr>
          <w:highlight w:val="white"/>
          <w:rPrChange w:author="Leonardo Dos Santos" w:id="60" w:date="2025-05-13T12:42:55Z">
            <w:rPr>
              <w:highlight w:val="white"/>
            </w:rPr>
          </w:rPrChange>
        </w:rPr>
        <w:pPrChange w:author="Leonardo Dos Santos" w:id="0" w:date="2025-05-13T12:42:55Z">
          <w:pPr>
            <w:pageBreakBefore w:val="0"/>
            <w:numPr>
              <w:ilvl w:val="1"/>
              <w:numId w:val="4"/>
            </w:numPr>
            <w:ind w:left="1440" w:hanging="360"/>
          </w:pPr>
        </w:pPrChange>
      </w:pPr>
      <w:r w:rsidDel="00000000" w:rsidR="00000000" w:rsidRPr="00000000">
        <w:rPr>
          <w:b w:val="1"/>
          <w:highlight w:val="white"/>
          <w:rtl w:val="0"/>
        </w:rPr>
        <w:t xml:space="preserve">Floating Castle of Aincrad (Sword Art Online) (600)</w:t>
      </w:r>
      <w:r w:rsidDel="00000000" w:rsidR="00000000" w:rsidRPr="00000000">
        <w:rPr>
          <w:highlight w:val="white"/>
          <w:rtl w:val="0"/>
        </w:rPr>
        <w:t xml:space="preserve">: The setting of the infamous death game, the floating castle of Aincrad is now yours in entirety. Except unlike the game version, this one is real.</w:t>
        <w:br w:type="textWrapping"/>
        <w:br w:type="textWrapping"/>
        <w:t xml:space="preserve">Also unlike the game version this rendition comes free of players and NPCs, leaving the various towns and cities utterly unpopulated. Unless you count monsters, as those still exist, roaming the land and dungeons freely, now unbound from prior pathing restrictions and able to travel wherever they please within the confines of the castle. They’re friendly towards you, but utterly hostile towards anyone else, attacking those you haven’t given permission to enter the castle with all the force they can muster.</w:t>
        <w:br w:type="textWrapping"/>
        <w:br w:type="textWrapping"/>
        <w:t xml:space="preserve">Potential invaders won’t find it easy to bypass this either, as it’s physically impossible to fly past the first floor if you haven’t cleared it, the castle repelling those who attempt entry into higher floors as if you tried to fly straight into a wall. Destroying the ceiling to bypass dungeons is also impossible, the entire structure functioning as a single &lt;Immortal Object&gt; which is conceptually impossible to damage or destroy.</w:t>
        <w:br w:type="textWrapping"/>
        <w:br w:type="textWrapping"/>
        <w:t xml:space="preserve">The only way to progress higher is to fight monsters in the dungeons, ascending the castle one floor at a time with the defeat of a boss monster blocking the staircase to the next floor. Much like the players found, there’s no easy way to ascend.</w:t>
        <w:br w:type="textWrapping"/>
      </w:r>
    </w:p>
    <w:p w:rsidR="00000000" w:rsidDel="00000000" w:rsidP="00000000" w:rsidRDefault="00000000" w:rsidRPr="00000000" w14:paraId="00000174">
      <w:pPr>
        <w:pageBreakBefore w:val="0"/>
        <w:numPr>
          <w:ilvl w:val="1"/>
          <w:numId w:val="1"/>
        </w:numPr>
        <w:ind w:left="1440" w:hanging="360"/>
        <w:rPr>
          <w:highlight w:val="white"/>
          <w:rPrChange w:author="Leonardo Dos Santos" w:id="60" w:date="2025-05-13T12:42:55Z">
            <w:rPr>
              <w:highlight w:val="white"/>
            </w:rPr>
          </w:rPrChange>
        </w:rPr>
        <w:pPrChange w:author="Leonardo Dos Santos" w:id="0" w:date="2025-05-13T12:42:55Z">
          <w:pPr>
            <w:pageBreakBefore w:val="0"/>
            <w:numPr>
              <w:ilvl w:val="1"/>
              <w:numId w:val="4"/>
            </w:numPr>
            <w:ind w:left="1440" w:hanging="360"/>
          </w:pPr>
        </w:pPrChange>
      </w:pPr>
      <w:r w:rsidDel="00000000" w:rsidR="00000000" w:rsidRPr="00000000">
        <w:rPr>
          <w:b w:val="1"/>
          <w:highlight w:val="white"/>
          <w:rtl w:val="0"/>
        </w:rPr>
        <w:t xml:space="preserve">A Familiar Lightsaber (Star Wars The Original Trilogy) (600)</w:t>
      </w:r>
      <w:r w:rsidDel="00000000" w:rsidR="00000000" w:rsidRPr="00000000">
        <w:rPr>
          <w:highlight w:val="white"/>
          <w:rtl w:val="0"/>
        </w:rPr>
        <w:t xml:space="preserve">: Known throughout the galaxy as the ancient weapon of the Jedi, this powerful energy blade can deflect both laser and blaster bolts and cut through virtually anything. During the Clone Wars people would frequently see them in the hands of the brave Jedi warriors fighting one the front lines but now they’re only found in the possession of the Empire’s most dangerous agents. Owning a lightsaber is illegal and normally this thing wouldn’t be worth the risk since it’s unlikely you have the skills or desire to use it, but unlike other lightsabers this one is special. It hums and pulses with Force energy as if it was alive and whenever you touch the weapon you can feel the memories of a hundred duels flow into your mind. Within this lightsaber is the spirit of a powerful Force user. He cannot communicate with the outside world but he can give you and anyone who wields his old blade the skills required to use it. So long as someone holds this lightsaber they will, depending on their alignment, possess the skills of a Jedi Knight or a Sith Warrior but the moment they sheath this weapon all that knowledge will disappear.</w:t>
        <w:br w:type="textWrapping"/>
      </w:r>
    </w:p>
    <w:p w:rsidR="00000000" w:rsidDel="00000000" w:rsidP="00000000" w:rsidRDefault="00000000" w:rsidRPr="00000000" w14:paraId="00000175">
      <w:pPr>
        <w:pageBreakBefore w:val="0"/>
        <w:numPr>
          <w:ilvl w:val="1"/>
          <w:numId w:val="1"/>
        </w:numPr>
        <w:ind w:left="1440" w:hanging="360"/>
        <w:rPr>
          <w:highlight w:val="white"/>
          <w:rPrChange w:author="Leonardo Dos Santos" w:id="60" w:date="2025-05-13T12:42:55Z">
            <w:rPr>
              <w:highlight w:val="white"/>
            </w:rPr>
          </w:rPrChange>
        </w:rPr>
        <w:pPrChange w:author="Leonardo Dos Santos" w:id="0" w:date="2025-05-13T12:42:55Z">
          <w:pPr>
            <w:pageBreakBefore w:val="0"/>
            <w:numPr>
              <w:ilvl w:val="1"/>
              <w:numId w:val="4"/>
            </w:numPr>
            <w:ind w:left="1440" w:hanging="360"/>
          </w:pPr>
        </w:pPrChange>
      </w:pPr>
      <w:r w:rsidDel="00000000" w:rsidR="00000000" w:rsidRPr="00000000">
        <w:rPr>
          <w:b w:val="1"/>
          <w:highlight w:val="white"/>
          <w:rtl w:val="0"/>
        </w:rPr>
        <w:t xml:space="preserve">Tome of Prometheus (Campione) (600)</w:t>
      </w:r>
      <w:r w:rsidDel="00000000" w:rsidR="00000000" w:rsidRPr="00000000">
        <w:rPr>
          <w:highlight w:val="white"/>
          <w:rtl w:val="0"/>
        </w:rPr>
        <w:t xml:space="preserve">: A Grimoire that has the power of Theft, granting it the ability to steal the Authorities of any God, to then be used by the Grimoire's wielder. However, if the stolen Authority is used by a normal human, the effect would be devastating, most likely killing them. This power is born from the myth of Prometheus stealing fire from the gods to grant it to humans and it requires that the user knows enough about the god whom they are trying to steal the power from.</w:t>
        <w:br w:type="textWrapping"/>
      </w:r>
    </w:p>
    <w:p w:rsidR="00000000" w:rsidDel="00000000" w:rsidP="00000000" w:rsidRDefault="00000000" w:rsidRPr="00000000" w14:paraId="00000176">
      <w:pPr>
        <w:pageBreakBefore w:val="0"/>
        <w:numPr>
          <w:ilvl w:val="1"/>
          <w:numId w:val="1"/>
        </w:numPr>
        <w:ind w:left="1440" w:hanging="360"/>
        <w:rPr>
          <w:highlight w:val="white"/>
          <w:rPrChange w:author="Leonardo Dos Santos" w:id="60" w:date="2025-05-13T12:42:55Z">
            <w:rPr>
              <w:highlight w:val="white"/>
            </w:rPr>
          </w:rPrChange>
        </w:rPr>
        <w:pPrChange w:author="Leonardo Dos Santos" w:id="0" w:date="2025-05-13T12:42:55Z">
          <w:pPr>
            <w:pageBreakBefore w:val="0"/>
            <w:numPr>
              <w:ilvl w:val="1"/>
              <w:numId w:val="4"/>
            </w:numPr>
            <w:ind w:left="1440" w:hanging="360"/>
          </w:pPr>
        </w:pPrChange>
      </w:pPr>
      <w:r w:rsidDel="00000000" w:rsidR="00000000" w:rsidRPr="00000000">
        <w:rPr>
          <w:b w:val="1"/>
          <w:highlight w:val="white"/>
          <w:rtl w:val="0"/>
        </w:rPr>
        <w:t xml:space="preserve">The Subtle Knife (His Dark Materials) (600)</w:t>
      </w:r>
      <w:r w:rsidDel="00000000" w:rsidR="00000000" w:rsidRPr="00000000">
        <w:rPr>
          <w:highlight w:val="white"/>
          <w:rtl w:val="0"/>
        </w:rPr>
        <w:t xml:space="preserve">: The legendary Æsahættr, the god-destroyer, the subtle knife. One side can cut through anything as long as it is made up of some sort of matter/particles (not through pure energy, concepts etc.) the other can even cut space time, opening portals to other worlds. While doing so you must be highly concentrated, otherwise you will break the knife (it can be repaired, but that takes some time). Opening a portal this way will cause dust to leak into the void and spectres to appear (Both can’t be avoided in any way during your time here, but after this jump You may choose to have both, one or none of those side effects active while using the knife). You also gain the ability to close all portals you have created. You may import any edged weapon you already possess, gaining those properties.</w:t>
        <w:br w:type="textWrapping"/>
      </w:r>
    </w:p>
    <w:p w:rsidR="00000000" w:rsidDel="00000000" w:rsidP="00000000" w:rsidRDefault="00000000" w:rsidRPr="00000000" w14:paraId="00000177">
      <w:pPr>
        <w:pageBreakBefore w:val="0"/>
        <w:numPr>
          <w:ilvl w:val="1"/>
          <w:numId w:val="1"/>
        </w:numPr>
        <w:ind w:left="1440" w:hanging="360"/>
        <w:rPr>
          <w:highlight w:val="white"/>
          <w:rPrChange w:author="Leonardo Dos Santos" w:id="60" w:date="2025-05-13T12:42:55Z">
            <w:rPr>
              <w:highlight w:val="white"/>
            </w:rPr>
          </w:rPrChange>
        </w:rPr>
        <w:pPrChange w:author="Leonardo Dos Santos" w:id="0" w:date="2025-05-13T12:42:55Z">
          <w:pPr>
            <w:pageBreakBefore w:val="0"/>
            <w:numPr>
              <w:ilvl w:val="1"/>
              <w:numId w:val="4"/>
            </w:numPr>
            <w:ind w:left="1440" w:hanging="360"/>
          </w:pPr>
        </w:pPrChange>
      </w:pPr>
      <w:r w:rsidDel="00000000" w:rsidR="00000000" w:rsidRPr="00000000">
        <w:rPr>
          <w:b w:val="1"/>
          <w:highlight w:val="white"/>
          <w:rtl w:val="0"/>
        </w:rPr>
        <w:t xml:space="preserve">Fierce Deity Mask (The Legend of Zelda: Majora’s Mask) (600)</w:t>
      </w:r>
      <w:r w:rsidDel="00000000" w:rsidR="00000000" w:rsidRPr="00000000">
        <w:rPr>
          <w:highlight w:val="white"/>
          <w:rtl w:val="0"/>
        </w:rPr>
        <w:t xml:space="preserve">: No one really knows what this mask is, or who it’s powered by. Could be a prior incarnation of Link, like the one that slew the dragon known as Majora in the first place. Some think it’s a combination of all other masks, empowered not by one, but by dozens of souls. What really matters is what the mask does. Simply put, it enhances. An avenging swordsman could become a wrathful hero, a mage of some small power could become a supreme sorcerer... I almost wonder what would happen if Ganondorf tried to use it. And, what will you become? Of course, if you wish it then the mask can always be set to a ‘default’ state, that of the Oni shown by Link.</w:t>
        <w:br w:type="textWrapping"/>
      </w:r>
    </w:p>
    <w:p w:rsidR="00000000" w:rsidDel="00000000" w:rsidP="00000000" w:rsidRDefault="00000000" w:rsidRPr="00000000" w14:paraId="00000178">
      <w:pPr>
        <w:pageBreakBefore w:val="0"/>
        <w:numPr>
          <w:ilvl w:val="1"/>
          <w:numId w:val="1"/>
        </w:numPr>
        <w:ind w:left="1440" w:hanging="360"/>
        <w:rPr>
          <w:ins w:author="Dương VH" w:id="132" w:date="2021-12-13T08:04:27Z"/>
          <w:highlight w:val="white"/>
          <w:rPrChange w:author="Leonardo Dos Santos" w:id="60" w:date="2025-05-13T12:42:55Z">
            <w:rPr>
              <w:highlight w:val="white"/>
            </w:rPr>
          </w:rPrChange>
        </w:rPr>
        <w:pPrChange w:author="Leonardo Dos Santos" w:id="0" w:date="2025-05-13T12:42:55Z">
          <w:pPr>
            <w:pageBreakBefore w:val="0"/>
            <w:numPr>
              <w:ilvl w:val="1"/>
              <w:numId w:val="4"/>
            </w:numPr>
            <w:ind w:left="1440" w:hanging="360"/>
          </w:pPr>
        </w:pPrChange>
      </w:pPr>
      <w:r w:rsidDel="00000000" w:rsidR="00000000" w:rsidRPr="00000000">
        <w:rPr>
          <w:b w:val="1"/>
          <w:highlight w:val="white"/>
          <w:rtl w:val="0"/>
        </w:rPr>
        <w:t xml:space="preserve">Fuckslayer (My Immortal) (600)</w:t>
      </w:r>
      <w:r w:rsidDel="00000000" w:rsidR="00000000" w:rsidRPr="00000000">
        <w:rPr>
          <w:highlight w:val="white"/>
          <w:rtl w:val="0"/>
        </w:rPr>
        <w:t xml:space="preserve">: Well, this certainly shouldn’t be here. In a certain alternate universe, this guitar was Harry Potter’s weapon of choice, hewn from the horns of Satan’s generals and laced with vessels that pulse with angels’ blood. Now, it serves only you. With a thought, it can be summoned to your hand from a dimension where all screamed for naught. While the neck of this guitar certainly makes a good blade, capable of slicing through necks as if they were soggy cardboard, its true power is far greater. By playing it, you gain the ability to summon and control meteors of varying sizes from the heavens above. Though you don’t get to control which meteors answer your call, at worst they will be fiery balls of rock raining from the sky at over 1,000 degrees, and at best they could create an explosion so large that the whole of Hogwarts would be obliterated.</w:t>
      </w:r>
      <w:ins w:author="Dương VH" w:id="132" w:date="2021-12-13T08:04:27Z">
        <w:r w:rsidDel="00000000" w:rsidR="00000000" w:rsidRPr="00000000">
          <w:rPr>
            <w:rtl w:val="0"/>
          </w:rPr>
        </w:r>
      </w:ins>
    </w:p>
    <w:p w:rsidR="00000000" w:rsidDel="00000000" w:rsidP="00000000" w:rsidRDefault="00000000" w:rsidRPr="00000000" w14:paraId="00000179">
      <w:pPr>
        <w:pageBreakBefore w:val="0"/>
        <w:ind w:left="720" w:firstLine="0"/>
        <w:rPr>
          <w:ins w:author="Dương VH" w:id="132" w:date="2021-12-13T08:04:27Z"/>
          <w:highlight w:val="white"/>
        </w:rPr>
      </w:pPr>
      <w:ins w:author="Dương VH" w:id="132" w:date="2021-12-13T08:04:27Z">
        <w:r w:rsidDel="00000000" w:rsidR="00000000" w:rsidRPr="00000000">
          <w:rPr>
            <w:rtl w:val="0"/>
          </w:rPr>
        </w:r>
      </w:ins>
    </w:p>
    <w:p w:rsidR="00000000" w:rsidDel="00000000" w:rsidP="00000000" w:rsidRDefault="00000000" w:rsidRPr="00000000" w14:paraId="0000017A">
      <w:pPr>
        <w:pageBreakBefore w:val="0"/>
        <w:numPr>
          <w:ilvl w:val="1"/>
          <w:numId w:val="1"/>
        </w:numPr>
        <w:ind w:left="1440" w:hanging="360"/>
        <w:rPr>
          <w:ins w:author="Dương VH" w:id="132" w:date="2021-12-13T08:04:27Z"/>
          <w:highlight w:val="white"/>
          <w:rPrChange w:author="Leonardo Dos Santos" w:id="60" w:date="2025-05-13T12:42:55Z">
            <w:rPr>
              <w:highlight w:val="white"/>
            </w:rPr>
          </w:rPrChange>
        </w:rPr>
        <w:pPrChange w:author="Leonardo Dos Santos" w:id="0" w:date="2025-05-13T12:42:55Z">
          <w:pPr>
            <w:pageBreakBefore w:val="0"/>
            <w:numPr>
              <w:ilvl w:val="1"/>
              <w:numId w:val="4"/>
            </w:numPr>
            <w:ind w:left="1440" w:hanging="360"/>
          </w:pPr>
        </w:pPrChange>
      </w:pPr>
      <w:ins w:author="Dương VH" w:id="132" w:date="2021-12-13T08:04:27Z">
        <w:r w:rsidDel="00000000" w:rsidR="00000000" w:rsidRPr="00000000">
          <w:rPr>
            <w:b w:val="1"/>
            <w:highlight w:val="white"/>
            <w:rtl w:val="0"/>
            <w:rPrChange w:author="Dương VH" w:id="133" w:date="2021-12-13T08:04:27Z">
              <w:rPr>
                <w:highlight w:val="white"/>
              </w:rPr>
            </w:rPrChange>
          </w:rPr>
          <w:t xml:space="preserve">Compass of Eternal Paths (Arifureta Shokugyou de Sekai Saikyou) (600): </w:t>
        </w:r>
        <w:r w:rsidDel="00000000" w:rsidR="00000000" w:rsidRPr="00000000">
          <w:rPr>
            <w:highlight w:val="white"/>
            <w:rtl w:val="0"/>
            <w:rPrChange w:author="Dương VH" w:id="133" w:date="2021-12-13T08:04:27Z">
              <w:rPr>
                <w:highlight w:val="white"/>
              </w:rPr>
            </w:rPrChange>
          </w:rPr>
          <w:t xml:space="preserve">Oscar's final masterpiece. Or a modified version of it, at least. A single compass that has been imbued with conceptual magic to make it capable of finding any place, person or object. Be in this world or another. Not only it marks the way towards the desired object, but it also gives the user a mental image so it can be easier to identify the location. Unlike the original, this one requires basically no mana to use. Beware that knowing where lies what you want and getting there are two different things, and just knowledge might not be enough.</w:t>
        </w:r>
      </w:ins>
    </w:p>
    <w:p w:rsidR="00000000" w:rsidDel="00000000" w:rsidP="00000000" w:rsidRDefault="00000000" w:rsidRPr="00000000" w14:paraId="0000017B">
      <w:pPr>
        <w:pageBreakBefore w:val="0"/>
        <w:ind w:left="720" w:firstLine="0"/>
        <w:rPr>
          <w:ins w:author="Dương VH" w:id="132" w:date="2021-12-13T08:04:27Z"/>
          <w:highlight w:val="white"/>
          <w:rPrChange w:author="Dương VH" w:id="133" w:date="2021-12-13T08:04:27Z">
            <w:rPr>
              <w:highlight w:val="white"/>
            </w:rPr>
          </w:rPrChange>
        </w:rPr>
      </w:pPr>
      <w:ins w:author="Dương VH" w:id="132" w:date="2021-12-13T08:04:27Z">
        <w:r w:rsidDel="00000000" w:rsidR="00000000" w:rsidRPr="00000000">
          <w:rPr>
            <w:rtl w:val="0"/>
          </w:rPr>
        </w:r>
      </w:ins>
    </w:p>
    <w:p w:rsidR="00000000" w:rsidDel="00000000" w:rsidP="00000000" w:rsidRDefault="00000000" w:rsidRPr="00000000" w14:paraId="0000017C">
      <w:pPr>
        <w:pageBreakBefore w:val="0"/>
        <w:numPr>
          <w:ilvl w:val="1"/>
          <w:numId w:val="1"/>
        </w:numPr>
        <w:ind w:left="1440" w:hanging="360"/>
        <w:rPr>
          <w:highlight w:val="white"/>
          <w:rPrChange w:author="Leonardo Dos Santos" w:id="60" w:date="2025-05-13T12:42:55Z">
            <w:rPr>
              <w:highlight w:val="white"/>
            </w:rPr>
          </w:rPrChange>
        </w:rPr>
        <w:pPrChange w:author="Leonardo Dos Santos" w:id="0" w:date="2025-05-13T12:42:55Z">
          <w:pPr>
            <w:pageBreakBefore w:val="0"/>
            <w:numPr>
              <w:ilvl w:val="1"/>
              <w:numId w:val="4"/>
            </w:numPr>
            <w:ind w:left="1440" w:hanging="360"/>
          </w:pPr>
        </w:pPrChange>
      </w:pPr>
      <w:ins w:author="Dương VH" w:id="132" w:date="2021-12-13T08:04:27Z">
        <w:r w:rsidDel="00000000" w:rsidR="00000000" w:rsidRPr="00000000">
          <w:rPr>
            <w:b w:val="1"/>
            <w:highlight w:val="white"/>
            <w:rtl w:val="0"/>
            <w:rPrChange w:author="Dương VH" w:id="133" w:date="2021-12-13T08:04:27Z">
              <w:rPr>
                <w:highlight w:val="white"/>
              </w:rPr>
            </w:rPrChange>
          </w:rPr>
          <w:t xml:space="preserve">Eye Of God (Arifureta Shokugyou de Sekai Saikyou) (600):</w:t>
        </w:r>
        <w:r w:rsidDel="00000000" w:rsidR="00000000" w:rsidRPr="00000000">
          <w:rPr>
            <w:highlight w:val="white"/>
            <w:rtl w:val="0"/>
            <w:rPrChange w:author="Dương VH" w:id="133" w:date="2021-12-13T08:04:27Z">
              <w:rPr>
                <w:highlight w:val="white"/>
              </w:rPr>
            </w:rPrChange>
          </w:rPr>
          <w:t xml:space="preserve"> An Artifact of unknown origin, discovered and destroyed a long time ago. This artifact has the ability to copy and hold the memories and skills of ancient masters and then transfer them to a new host. A borderline cheat item that can theoretically make a complete beginner into the greatest of masters. Sadly, the memory seems to have been wiped out, so you will have to find new masters to fill it up. Also, while this is a modified version that won’t drive anyone to madness, the one to receive the techniques must still have a body capable of reproducing the master’s expertise, otherwise they will only obtain the knowledge. So, it’s incapable, for example, of making a random demi- human into a master sorcerer.</w:t>
        </w:r>
      </w:ins>
      <w:r w:rsidDel="00000000" w:rsidR="00000000" w:rsidRPr="00000000">
        <w:rPr>
          <w:highlight w:val="white"/>
          <w:rtl w:val="0"/>
        </w:rPr>
        <w:br w:type="textWrapping"/>
      </w:r>
    </w:p>
    <w:p w:rsidR="00000000" w:rsidDel="00000000" w:rsidP="00000000" w:rsidRDefault="00000000" w:rsidRPr="00000000" w14:paraId="0000017D">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The Tome of Larloch (Generic D&amp;D 5e) (800)</w:t>
      </w:r>
      <w:r w:rsidDel="00000000" w:rsidR="00000000" w:rsidRPr="00000000">
        <w:rPr>
          <w:rtl w:val="0"/>
        </w:rPr>
        <w:t xml:space="preserve">: Golly! This is Larloch’s Spellbook! It has every spell in it! As in, all of them! Ever! All D&amp;D spells from all editions are in this book. It is also immune to all forms of Scrying, and is comprehensible only to you. If Larloch, the Grand-Daddy of all Lich’s figures out you have this? Well I hope you can run fast and hide well. He’s known for killing first and asking questions later.</w:t>
        <w:br w:type="textWrapping"/>
      </w:r>
    </w:p>
    <w:p w:rsidR="00000000" w:rsidDel="00000000" w:rsidP="00000000" w:rsidRDefault="00000000" w:rsidRPr="00000000" w14:paraId="0000017E">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The Caloric Stone (Overlord) (800)</w:t>
      </w:r>
      <w:r w:rsidDel="00000000" w:rsidR="00000000" w:rsidRPr="00000000">
        <w:rPr>
          <w:rtl w:val="0"/>
        </w:rPr>
        <w:t xml:space="preserve">: The actual origin or source of the Caloric Stone is a near total mystery. It forms only from large concentrations of the Seven Prismatic Ores, legendary divine materials that possess qualities far and away above anything else. Why this occurs, or even who first discovered the Caloric Stone, is unknown. While held the Caloric Stone grants the usual benefits of a World Item upon its bearer, providing protections against negative status, instant death, being trapped or held, scried upon, and so forth, trumping even the effects of other World Items. However, while useful, those are far and away the least impressive aspects of the stone. The truth of the matter is quite simple; the Caloric Stone is the ultimate crafting material. No matter what you are making, no matter how mighty, no matter what other materials are included, adding the Caloric Stone will make that item or bit of craftsmanship better.</w:t>
        <w:br w:type="textWrapping"/>
        <w:br w:type="textWrapping"/>
        <w:t xml:space="preserve">Food, drink, weapons, armor, buildings, vehicles, golems, indeed anything that can be crafted can be quantifiably made superior (by an astounding degree) by the inclusion of the Caloric Stone in its creation process, as the stone expands the possibilities and power of what can be done with crafting. If you were to use particularly mighty materials in the creation of something, say ingredients on par with those usually used in the making of a Divine Tier item, the resulting piece of equipment would be truly legendary, halfway between the status of a Divine tier item and a World Item. Obviously, and unfortunately, the stone is expended when used.</w:t>
        <w:br w:type="textWrapping"/>
        <w:br w:type="textWrapping"/>
        <w:t xml:space="preserve">However, since you’re paying at a premium, you are guaranteed to receive a new Caloric Stone exactly one month after using it, appearing in whatever location is most convenient for you. You may explicitly hand this to other people but you need not fear losing it. If separated from your person in a fashion you didn’t intend it will appear in the closest convenient location for you a day later. However if it was used in this time frame to make something then you must still wait a month for it to respawn. The Caloric Stone is </w:t>
      </w:r>
      <w:r w:rsidDel="00000000" w:rsidR="00000000" w:rsidRPr="00000000">
        <w:rPr>
          <w:i w:val="1"/>
          <w:rtl w:val="0"/>
        </w:rPr>
        <w:t xml:space="preserve">utterly</w:t>
      </w:r>
      <w:r w:rsidDel="00000000" w:rsidR="00000000" w:rsidRPr="00000000">
        <w:rPr>
          <w:rtl w:val="0"/>
        </w:rPr>
        <w:t xml:space="preserve"> unique and cannot be duplicated or copied via any method.</w:t>
        <w:br w:type="textWrapping"/>
      </w:r>
    </w:p>
    <w:p w:rsidR="00000000" w:rsidDel="00000000" w:rsidP="00000000" w:rsidRDefault="00000000" w:rsidRPr="00000000" w14:paraId="0000017F">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Wand of Endless Spells (Overlord) (800)</w:t>
      </w:r>
      <w:r w:rsidDel="00000000" w:rsidR="00000000" w:rsidRPr="00000000">
        <w:rPr>
          <w:rtl w:val="0"/>
        </w:rPr>
        <w:t xml:space="preserve">: The final artifact that remains of a world whose name was forgotten to history in the wake of the attack of the World Serpent. No doubt, however, it must have been the product of a civilization of unparalleled magical might and knowledge. The wand itself is made of an unidentifiable, and seemingly indestructible, polished wood that seems to drink in the light around it. With runes etched up and down its length and filled in with the seven prismatic ores, it seems to thrum in the hands of those that hold it, the power within clear to the senses, alongside a nebulous feeling that the wand itself is... waiting. For what, precisely, no one can say. However in the meanwhile its powers will serve well anyone that is blessed enough to carry it.</w:t>
        <w:br w:type="textWrapping"/>
        <w:br w:type="textWrapping"/>
        <w:t xml:space="preserve">The first effect of the wand is the standard protections granted by a World Item, protection against instant death attacks, negative status, all forms of mind control or compulsion, and all attempts at scrying or information gathering magic. Its true power however, and the one that it was named for, is as straightforward as it is powerful. The user of the wand may freely activate it to cast any spell from any style or system of Ranked magic no matter the tier, with the singular exceptions of Over-Rank Magic and spells that are uniquely restricted to special classes (such as the Catastrophe spell of the World Disaster class). The wand can only channel a single spell at a time however, and it takes a few seconds for it to “switch” to a different spell. Additionally, it cannot be used to cast a tier of magic that the person wielding it is not themselves capable of using (so someone that could only use 6th tier spells would be restricted to 6th tier spells, until and unless they become capable of spells of a higher tier).</w:t>
        <w:br w:type="textWrapping"/>
        <w:br w:type="textWrapping"/>
        <w:t xml:space="preserve">Further, it gives no innate or inherent knowledge of magic or what spells are possible, so truthfully speaking it will only shine in the hands of someone that is already a powerful and knowledgeable magic caster. In future worlds it will adjust to include any and all new spells and magics possible, short of anything comparable to Over-Rank spells or similarly “unique-class restricted magics” however like before it will not inform the user of what is possible, so it will require experimentation and knowledge in order to bring out its full potential. The Wand of Endless Spells is utterly unique and cannot be copied or duplicated by any method using in-jump methods, nor can it be destroyed. If lost or stolen it will reappear on your person (or in your warehouse) precisely one day later.</w:t>
        <w:br w:type="textWrapping"/>
      </w:r>
    </w:p>
    <w:p w:rsidR="00000000" w:rsidDel="00000000" w:rsidP="00000000" w:rsidRDefault="00000000" w:rsidRPr="00000000" w14:paraId="00000180">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The Ring of Elru (Overlord) (800)</w:t>
      </w:r>
      <w:r w:rsidDel="00000000" w:rsidR="00000000" w:rsidRPr="00000000">
        <w:rPr>
          <w:rtl w:val="0"/>
        </w:rPr>
        <w:t xml:space="preserve">: The world of Elru was ruled by a magocracy of unimaginable wealth and prosperity, and at its head was the God-King of Elru who wore this ring upon his finger. When Elru was destroyed by the World Serpent in its attack on the World Tree this item, a World Class item, was all that remained. Magic users that wear this ring will find that the potency of all of their magics has been doubled, and that the cost for casting those magics has been halved. Additionally it provides protection against all mind controlling effects or compulsions as well as instant-death effects, negative status effects, and scrying effects, trumping even other World Class items that have such powers.</w:t>
        <w:br w:type="textWrapping"/>
        <w:br w:type="textWrapping"/>
        <w:t xml:space="preserve">These things are all well and good, but the true power of the ring and the reason the God-King of Elru wore it lies in its last two abilities. The first is that three times per day the person that wears it may cast any spell, ritual, or magic they know that requires material components, or that drains ‘experience’ or ‘lifeforce’, or indeed any other requirement... instantly and for free. The second is that the Ring itself may be used to create as many Yggdrasil Gold Coins as the user desires, seemingly creating them out of nothing and appearing at any designated point (or in the users inventory if they have one and desire that), however they can only create about a million coins a second. The ring itself is made of orihalcum with seven bands that run along it, each one made of one of the seven prismatic ores such as Scarlet Gold or Living Blue Soul. It is soulbound to its wearer and cannot be stolen, given away, destroyed, or lost by any method short of death. Additionally it is utterly unique, and it cannot be copied or duplicated in any way whatsoever using in-jump methods.</w:t>
        <w:br w:type="textWrapping"/>
      </w:r>
    </w:p>
    <w:p w:rsidR="00000000" w:rsidDel="00000000" w:rsidP="00000000" w:rsidRDefault="00000000" w:rsidRPr="00000000" w14:paraId="00000181">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The Bracelet of Arnessa (Overlord) (800)</w:t>
      </w:r>
      <w:r w:rsidDel="00000000" w:rsidR="00000000" w:rsidRPr="00000000">
        <w:rPr>
          <w:rtl w:val="0"/>
        </w:rPr>
        <w:t xml:space="preserve">: Arnessa was a world that prized personal strength and valor above all other things, but despite its citizens fervor it was proven to be not strong enough to drive off the World Serpent before their own world was doomed. This bracelet, a World Item, was held only by the greatest champion of Arnessa and was passed on to future champions via their worlds version of the Olympics held once every decade. It is of burnished gold and inlaid with countless intricate etchings showing a variety of sporting competitions and gladiatorial themed figures. This item bestows upon its bearer a fortified defense, tremendously increasing their durability and intractability, and serves to amplify their strength in line with that. Its bearer will be three times as strong as they were prior to wearing it, and further they will be protected from mind-altering effects, negative status, instant death effects, protection from detection and scrying magics, and freedom from attempts at restricting movement trumping even the power of other World Items.</w:t>
        <w:br w:type="textWrapping"/>
        <w:br w:type="textWrapping"/>
        <w:t xml:space="preserve">The reason for this is that Arnessa had something of a history with competitors that would seek to cheat their way to victory, and so means were sought to prevent an easy defeat of the reigning champion. Its final ability, and by far its most potent, is that it makes the one that wears it completely invincible to physical damage. While worn the user can only be harmed by attacks or effects that are not physical in nature. It is soulbound to its wearer and cannot be stolen, destroyed, or lost by any method short of death, though it can be given away freely. Additionally it is utterly unique, and it cannot be copied or duplicated in any way whatsoever using in-jump methods.</w:t>
        <w:br w:type="textWrapping"/>
      </w:r>
    </w:p>
    <w:p w:rsidR="00000000" w:rsidDel="00000000" w:rsidP="00000000" w:rsidRDefault="00000000" w:rsidRPr="00000000" w14:paraId="00000182">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The Anklets of Solundrum (Overlord) (800)</w:t>
      </w:r>
      <w:r w:rsidDel="00000000" w:rsidR="00000000" w:rsidRPr="00000000">
        <w:rPr>
          <w:rtl w:val="0"/>
        </w:rPr>
        <w:t xml:space="preserve">: This pair of anklets are all that remain of the World of Solundrum after the attack on the World Tree. They are made of one of the seven prismatic ores, alexandrite, and appear to be silvery in color with a strange purple sheen. Both are marked with many precious stones and intricate runes; The left has a pictograph of a man seemingly circumnavigating the whole globe, and the right a pictograph of a man with a spear attacking a beast as his arm seems to blur. They were originally worn by the heroic Hunter Durlast, famed for his ability to run down and dispatch even mythic beasts with his blinding speed and masterful evasions.</w:t>
        <w:br w:type="textWrapping"/>
        <w:br w:type="textWrapping"/>
        <w:t xml:space="preserve">When worn as a set they triple all the personal movement methods of the wearer, such as flight, foot speed, or any more exotic methods. They also triple the attack speed of the user and increase their reaction times so they can make use of their new speed. Additionally five times per day the wearer may flawlessly evade any single attack or effect that the wearer is both aware of and has time to react to. In the event of an attack or effect that would kill or incapacitate the user the anklets will automatically activate, retroactively if need be.</w:t>
        <w:br w:type="textWrapping"/>
        <w:br w:type="textWrapping"/>
        <w:t xml:space="preserve">They also provide a resistance to mind-control, negative status, instant death attacks, protection from detection and scrying magics, and freedom from attempts at restricting movement which trumps even the effect of other World Items. Their final abilities however are perhaps their strongest. Whenever the wearer is trying to genuinely run from an opponent they will always be fast enough to escape. Similarly if they are pursuing an escaping enemy they will always be fast enough to catch that enemy no matter what methods are attempted to evade. However, these effects only come into play if either the wearer or their opponent is genuinely trying to escape or disengage from the conflict.</w:t>
        <w:br w:type="textWrapping"/>
        <w:br w:type="textWrapping"/>
        <w:t xml:space="preserve">It was often joked in the world of YGGDRASIL that while the anklets made whoever wore them into a deadly and fearsome combatant that could run down </w:t>
      </w:r>
      <w:ins w:author="Danny 12345" w:id="134" w:date="2021-05-20T01:15:02Z">
        <w:r w:rsidDel="00000000" w:rsidR="00000000" w:rsidRPr="00000000">
          <w:rPr>
            <w:rtl w:val="0"/>
            <w:rPrChange w:author="Danny 12345" w:id="135" w:date="2021-05-20T01:15:02Z">
              <w:rPr/>
            </w:rPrChange>
          </w:rPr>
          <w:t xml:space="preserve">anyone,</w:t>
        </w:r>
      </w:ins>
      <w:del w:author="Danny 12345" w:id="134" w:date="2021-05-20T01:15:02Z">
        <w:r w:rsidDel="00000000" w:rsidR="00000000" w:rsidRPr="00000000">
          <w:rPr>
            <w:rtl w:val="0"/>
            <w:rPrChange w:author="Danny 12345" w:id="135" w:date="2021-05-20T01:15:02Z">
              <w:rPr/>
            </w:rPrChange>
          </w:rPr>
          <w:delText xml:space="preserve">anyone that</w:delText>
        </w:r>
      </w:del>
      <w:r w:rsidDel="00000000" w:rsidR="00000000" w:rsidRPr="00000000">
        <w:rPr>
          <w:rtl w:val="0"/>
        </w:rPr>
        <w:t xml:space="preserve"> they were actually more suited to cowards, who wanted nothing more than to run away. These anklets are soulbound to their wearer and cannot be stolen, given away, destroyed, or lost by any method short of death. Additionally they are utterly unique, and cannot be copied or duplicated in any way whatsoever using in-jump methods.</w:t>
        <w:br w:type="textWrapping"/>
      </w:r>
    </w:p>
    <w:p w:rsidR="00000000" w:rsidDel="00000000" w:rsidP="00000000" w:rsidRDefault="00000000" w:rsidRPr="00000000" w14:paraId="00000183">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Necronomicon (Lovecraft) (800)</w:t>
      </w:r>
      <w:r w:rsidDel="00000000" w:rsidR="00000000" w:rsidRPr="00000000">
        <w:rPr>
          <w:rtl w:val="0"/>
        </w:rPr>
        <w:t xml:space="preserve">: The accursed book of the dead. This hideous tome, bound in the flesh of some ancient scholar, contains all of Abdul Alhazred’s forbidden knowledge, including much that was lost to time. Inside are instructions to cast spells that can ensnare minds, afflict illness, and (imperfectly) resurrect the dead. The magic it teaches you is powered by the book itself and will not function if you are not directly holding it. It also contains an account of the Old Ones, their history, and the means for summoning them. Comes with the original Arabic version as well as the Greek and English translations. This version, unlike the kind you find in-universe, will not erode your mind or corrupt you in any way.</w:t>
        <w:br w:type="textWrapping"/>
      </w:r>
    </w:p>
    <w:p w:rsidR="00000000" w:rsidDel="00000000" w:rsidP="00000000" w:rsidRDefault="00000000" w:rsidRPr="00000000" w14:paraId="00000184">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Tree of Life Sapling (The Fountain) (800)</w:t>
      </w:r>
      <w:r w:rsidDel="00000000" w:rsidR="00000000" w:rsidRPr="00000000">
        <w:rPr>
          <w:rtl w:val="0"/>
        </w:rPr>
        <w:t xml:space="preserve">: You have managed to obtain a fully viable, albeit fairly young Tree of Life. It produces both bark and, once a decade, 6 seeds. Each takes a hundred years to become a sapling, and a thousand years to reach full maturity. The sap is incredibly deadly, but the flesh of the tree is all but impenetrable by non-divine weapons. If you purchased the Meditation Garden, the Sapling will initially be planted there. If you did not, it will be planted in a small reflecting pool attached to your Warehouse.</w:t>
      </w:r>
    </w:p>
    <w:p w:rsidR="00000000" w:rsidDel="00000000" w:rsidP="00000000" w:rsidRDefault="00000000" w:rsidRPr="00000000" w14:paraId="00000185">
      <w:pPr>
        <w:pageBreakBefore w:val="0"/>
        <w:ind w:left="1440" w:firstLine="0"/>
        <w:rPr/>
      </w:pPr>
      <w:r w:rsidDel="00000000" w:rsidR="00000000" w:rsidRPr="00000000">
        <w:rPr>
          <w:rtl w:val="0"/>
        </w:rPr>
      </w:r>
    </w:p>
    <w:p w:rsidR="00000000" w:rsidDel="00000000" w:rsidP="00000000" w:rsidRDefault="00000000" w:rsidRPr="00000000" w14:paraId="00000186">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[Phantasmal] Quality Item (Re:Monster) (1000)</w:t>
      </w:r>
      <w:r w:rsidDel="00000000" w:rsidR="00000000" w:rsidRPr="00000000">
        <w:rPr>
          <w:rtl w:val="0"/>
        </w:rPr>
        <w:t xml:space="preserve">: the item is upgraded to a [Phantasmal] quality item, which are only attainable by either conquering an [Age of Gods] dungeon, by receiving a god’s full blessing, or by fully awakening a Sacred Treasure. Rou’s Airgeatlahm, upgraded on his evolution to Overlord, and the Sunlight's Soul Sword Hisperiol fall into this level of power.</w:t>
        <w:br w:type="textWrapping"/>
      </w:r>
    </w:p>
    <w:p w:rsidR="00000000" w:rsidDel="00000000" w:rsidP="00000000" w:rsidRDefault="00000000" w:rsidRPr="00000000" w14:paraId="00000187">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highlight w:val="white"/>
          <w:rtl w:val="0"/>
        </w:rPr>
        <w:t xml:space="preserve">Hogyoku (Bleach) (1000)</w:t>
      </w:r>
      <w:r w:rsidDel="00000000" w:rsidR="00000000" w:rsidRPr="00000000">
        <w:rPr>
          <w:highlight w:val="white"/>
          <w:rtl w:val="0"/>
        </w:rPr>
        <w:t xml:space="preserve">: A small device that seemingly has a will of its own, the Hogyoku absorbs the desires of the ones closest to it and will manifest this in reality. The main power of this artifact is that it can break the barrier between species, causing one to become more like the other, or more evolved within their own race.</w:t>
        <w:br w:type="textWrapping"/>
      </w:r>
    </w:p>
    <w:p w:rsidR="00000000" w:rsidDel="00000000" w:rsidP="00000000" w:rsidRDefault="00000000" w:rsidRPr="00000000" w14:paraId="00000188">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Little Doctor Technology (Ender’s Game) (1000)</w:t>
      </w:r>
      <w:r w:rsidDel="00000000" w:rsidR="00000000" w:rsidRPr="00000000">
        <w:rPr>
          <w:rtl w:val="0"/>
        </w:rPr>
        <w:t xml:space="preserve">: A terrifying device that can be mounted on a spaceship and which will disintegrate... any unshielded solid object it hits. Including a planet. The result is... not pleasant. You will find this device delivered to your warehouse, along with its schematics, at the end of your stay here.</w:t>
        <w:br w:type="textWrapping"/>
      </w:r>
    </w:p>
    <w:bookmarkStart w:colFirst="0" w:colLast="0" w:name="kix.w4421vrq8i53" w:id="6"/>
    <w:bookmarkEnd w:id="6"/>
    <w:p w:rsidR="00000000" w:rsidDel="00000000" w:rsidP="00000000" w:rsidRDefault="00000000" w:rsidRPr="00000000" w14:paraId="00000189">
      <w:pPr>
        <w:pStyle w:val="Heading1"/>
        <w:pageBreakBefore w:val="0"/>
        <w:numPr>
          <w:ilvl w:val="0"/>
          <w:numId w:val="1"/>
        </w:numPr>
        <w:spacing w:after="0" w:before="0" w:lineRule="auto"/>
        <w:ind w:left="720" w:hanging="360"/>
        <w:rPr>
          <w:sz w:val="22"/>
          <w:szCs w:val="22"/>
          <w:rPrChange w:author="Leonardo Dos Santos" w:id="60" w:date="2025-05-13T12:42:55Z">
            <w:rPr>
              <w:sz w:val="22"/>
              <w:szCs w:val="22"/>
            </w:rPr>
          </w:rPrChange>
        </w:rPr>
        <w:pPrChange w:author="Leonardo Dos Santos" w:id="0" w:date="2025-05-13T12:42:55Z">
          <w:pPr>
            <w:pStyle w:val="Heading1"/>
            <w:pageBreakBefore w:val="0"/>
            <w:numPr>
              <w:ilvl w:val="0"/>
              <w:numId w:val="4"/>
            </w:numPr>
            <w:spacing w:after="0" w:before="0" w:lineRule="auto"/>
            <w:ind w:left="720" w:hanging="360"/>
          </w:pPr>
        </w:pPrChange>
      </w:pPr>
      <w:bookmarkStart w:colFirst="0" w:colLast="0" w:name="_6htkb06xpi2j" w:id="7"/>
      <w:bookmarkEnd w:id="7"/>
      <w:r w:rsidDel="00000000" w:rsidR="00000000" w:rsidRPr="00000000">
        <w:rPr>
          <w:b w:val="1"/>
          <w:sz w:val="22"/>
          <w:szCs w:val="22"/>
          <w:rtl w:val="0"/>
        </w:rPr>
        <w:t xml:space="preserve">Superpowers Domain (16</w:t>
      </w:r>
      <w:ins w:author="Isaiah Perez" w:id="136" w:date="2021-10-19T02:23:51Z">
        <w:r w:rsidDel="00000000" w:rsidR="00000000" w:rsidRPr="00000000">
          <w:rPr>
            <w:b w:val="1"/>
            <w:sz w:val="22"/>
            <w:szCs w:val="22"/>
            <w:rtl w:val="0"/>
          </w:rPr>
          <w:t xml:space="preserve">1</w:t>
        </w:r>
      </w:ins>
      <w:del w:author="Isaiah Perez" w:id="136" w:date="2021-10-19T02:23:51Z">
        <w:r w:rsidDel="00000000" w:rsidR="00000000" w:rsidRPr="00000000">
          <w:rPr>
            <w:b w:val="1"/>
            <w:sz w:val="22"/>
            <w:szCs w:val="22"/>
            <w:rtl w:val="0"/>
          </w:rPr>
          <w:delText xml:space="preserve">0</w:delText>
        </w:r>
      </w:del>
      <w:r w:rsidDel="00000000" w:rsidR="00000000" w:rsidRPr="00000000">
        <w:rPr>
          <w:b w:val="1"/>
          <w:sz w:val="22"/>
          <w:szCs w:val="22"/>
          <w:rtl w:val="0"/>
        </w:rPr>
        <w:t xml:space="preserve"> Perks) [</w:t>
      </w:r>
      <w:hyperlink w:anchor="kix.pl4epvrjkswz">
        <w:r w:rsidDel="00000000" w:rsidR="00000000" w:rsidRPr="00000000">
          <w:rPr>
            <w:b w:val="1"/>
            <w:color w:val="1155cc"/>
            <w:sz w:val="22"/>
            <w:szCs w:val="22"/>
            <w:u w:val="single"/>
            <w:rtl w:val="0"/>
          </w:rPr>
          <w:t xml:space="preserve">TOP</w:t>
        </w:r>
      </w:hyperlink>
      <w:r w:rsidDel="00000000" w:rsidR="00000000" w:rsidRPr="00000000">
        <w:rPr>
          <w:b w:val="1"/>
          <w:sz w:val="22"/>
          <w:szCs w:val="22"/>
          <w:rtl w:val="0"/>
        </w:rPr>
        <w:t xml:space="preserve">]</w:t>
        <w:br w:type="textWrapping"/>
      </w:r>
    </w:p>
    <w:p w:rsidR="00000000" w:rsidDel="00000000" w:rsidP="00000000" w:rsidRDefault="00000000" w:rsidRPr="00000000" w14:paraId="0000018A">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Magical Agreement (Justice League Dark) (100)</w:t>
      </w:r>
      <w:r w:rsidDel="00000000" w:rsidR="00000000" w:rsidRPr="00000000">
        <w:rPr>
          <w:rtl w:val="0"/>
        </w:rPr>
        <w:t xml:space="preserve">: Not much to see here unless you're hoping to go into politics.</w:t>
      </w:r>
      <w:ins w:author="Mr Whitecoal" w:id="137" w:date="2025-04-02T14:48:09Z">
        <w:r w:rsidDel="00000000" w:rsidR="00000000" w:rsidRPr="00000000">
          <w:rPr>
            <w:rtl w:val="0"/>
          </w:rPr>
          <w:t xml:space="preserve">         </w:t>
        </w:r>
      </w:ins>
      <w:r w:rsidDel="00000000" w:rsidR="00000000" w:rsidRPr="00000000">
        <w:rPr>
          <w:rtl w:val="0"/>
        </w:rPr>
        <w:t xml:space="preserve"> You’ve got some way to make agreements that you enter ironclad and binding, the exact method left up to your discretion. Entering these pacts will force all parties to hold up their end. And this works no matter how powerful any singular party is. So sure, if you’re feeling frisky, go ahead and make that deal with a goddess. I should say though, these deals only hold up to the letter of the arrangement making them very easy to squirm out of them if they’re worded poorly. Hope you’ve got a good lawyer!</w:t>
        <w:br w:type="textWrapping"/>
      </w:r>
    </w:p>
    <w:p w:rsidR="00000000" w:rsidDel="00000000" w:rsidP="00000000" w:rsidRDefault="00000000" w:rsidRPr="00000000" w14:paraId="0000018B">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Psion (Generic D&amp;D 5e) (100)</w:t>
      </w:r>
      <w:r w:rsidDel="00000000" w:rsidR="00000000" w:rsidRPr="00000000">
        <w:rPr>
          <w:rtl w:val="0"/>
        </w:rPr>
        <w:t xml:space="preserve">: You’re someone who’s awakened their Psionic power. You use the Unearthed Arcana supplements, and are level 3. You can stick with the class, and get these features on top of whatever else you get. If the feature matches the name of something you would get, you get the strongest version of it. These abilities Stack, with the class itself, in most cases. You have 18 Int.</w:t>
        <w:br w:type="textWrapping"/>
      </w:r>
    </w:p>
    <w:p w:rsidR="00000000" w:rsidDel="00000000" w:rsidP="00000000" w:rsidRDefault="00000000" w:rsidRPr="00000000" w14:paraId="0000018C">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Infusion (Generic D&amp;D 5e) (100)</w:t>
      </w:r>
      <w:r w:rsidDel="00000000" w:rsidR="00000000" w:rsidRPr="00000000">
        <w:rPr>
          <w:rtl w:val="0"/>
        </w:rPr>
        <w:t xml:space="preserve">: Your weapons are all magically infused when you use them. How much depends on your personal skill. If you’re a master of the weapon, then your bonus is quite large, if you’re a novice, it’ll be almost unnoticeable.</w:t>
        <w:br w:type="textWrapping"/>
      </w:r>
    </w:p>
    <w:p w:rsidR="00000000" w:rsidDel="00000000" w:rsidP="00000000" w:rsidRDefault="00000000" w:rsidRPr="00000000" w14:paraId="0000018D">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Soar (Touhou Project) (100)</w:t>
      </w:r>
      <w:r w:rsidDel="00000000" w:rsidR="00000000" w:rsidRPr="00000000">
        <w:rPr>
          <w:rtl w:val="0"/>
        </w:rPr>
        <w:t xml:space="preserve">: In Gensokyo, the ability to levitate and fly are very common, and are crucial to Danmaku battles. With some practice, you can learn to travel just as fast around sharp bends and even backwards as you can dead ahead.</w:t>
        <w:br w:type="textWrapping"/>
      </w:r>
    </w:p>
    <w:p w:rsidR="00000000" w:rsidDel="00000000" w:rsidP="00000000" w:rsidRDefault="00000000" w:rsidRPr="00000000" w14:paraId="0000018E">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Energy (Marvel) (100)</w:t>
      </w:r>
      <w:r w:rsidDel="00000000" w:rsidR="00000000" w:rsidRPr="00000000">
        <w:rPr>
          <w:rtl w:val="0"/>
        </w:rPr>
        <w:t xml:space="preserve">: You can harness a source of power and expel it in blasts of force. Heat-vision, force-beams, or magical blasts, what form it takes doesn’t matter. You can blow through a car with ease from hundreds of feet away, and make an impressive lightshow while doing so.</w:t>
        <w:br w:type="textWrapping"/>
      </w:r>
    </w:p>
    <w:p w:rsidR="00000000" w:rsidDel="00000000" w:rsidP="00000000" w:rsidRDefault="00000000" w:rsidRPr="00000000" w14:paraId="0000018F">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Elasticity (Marvel) (100)</w:t>
      </w:r>
      <w:r w:rsidDel="00000000" w:rsidR="00000000" w:rsidRPr="00000000">
        <w:rPr>
          <w:rtl w:val="0"/>
        </w:rPr>
        <w:t xml:space="preserve">: Probably due to exposure to something weird, you can stretch and contort your body. You can make a punch hit someone 15 feet away, and tie people up with your limbs. Expect some benefits to durability, too, especially against beatings.</w:t>
        <w:br w:type="textWrapping"/>
      </w:r>
    </w:p>
    <w:p w:rsidR="00000000" w:rsidDel="00000000" w:rsidP="00000000" w:rsidRDefault="00000000" w:rsidRPr="00000000" w14:paraId="00000190">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Esper Clairvoyance (A Certain Scientific Railgun) (100)</w:t>
      </w:r>
      <w:r w:rsidDel="00000000" w:rsidR="00000000" w:rsidRPr="00000000">
        <w:rPr>
          <w:rtl w:val="0"/>
        </w:rPr>
        <w:t xml:space="preserve">: This ability allows you to see through objects at first, and gain information on objects at higher levels. At lower levels, you might be restricted to checking for concealed weapons, reading books without opening them, or simply putting this ability to some rather naughty uses. However, as you get better, you’ll be able to determine the location, origin, past, and maybe even future of things. Might even develop into a form of precognition. You’ll be able to know the probable outcomes and the chances of success of a plan, what might happen to character A in 10 years from now, the uses of an ancient artifact, and destroy an annoying angsty person’s speech on his dreadful past by recounting it exactly as it happened.</w:t>
        <w:br w:type="textWrapping"/>
        <w:br w:type="textWrapping"/>
        <w:t xml:space="preserve">Evolution: X-Ray Vision =&gt; See through walls =&gt; Precognition, determine object details =&gt; See the past =&gt; Future Sight</w:t>
        <w:br w:type="textWrapping"/>
      </w:r>
    </w:p>
    <w:p w:rsidR="00000000" w:rsidDel="00000000" w:rsidP="00000000" w:rsidRDefault="00000000" w:rsidRPr="00000000" w14:paraId="00000191">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Esper Telepathy (A Certain Scientific Railgun) (100)</w:t>
      </w:r>
      <w:r w:rsidDel="00000000" w:rsidR="00000000" w:rsidRPr="00000000">
        <w:rPr>
          <w:rtl w:val="0"/>
        </w:rPr>
        <w:t xml:space="preserve">: Transmission of information from one person to another through the use of an invisible ‘wire’ made by the user through the manipulation of the vibrations of air to create a frequency. Any part of the body can create a connection, though you’ll need to recall the person’s name or face to create one. The number and range of connections go up as your level increases, culminating in the ability to give orders to a few people. The telepath can discern the location of the people he is connected to, and can also control the sound level, though doing the second can get quite draining. Come to think of it, you might be able to weaponize this because of that.</w:t>
        <w:br w:type="textWrapping"/>
        <w:br w:type="textWrapping"/>
        <w:t xml:space="preserve">Evolution: Ventriloquism =&gt; Speak to others a block away =&gt; Weaponized telepathy =&gt; Send images, city-wide connections =&gt; Give mental orders to a few people at a time</w:t>
        <w:br w:type="textWrapping"/>
      </w:r>
    </w:p>
    <w:p w:rsidR="00000000" w:rsidDel="00000000" w:rsidP="00000000" w:rsidRDefault="00000000" w:rsidRPr="00000000" w14:paraId="00000192">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Esper Telekinesis (A Certain Scientific Railgun) (100)</w:t>
      </w:r>
      <w:r w:rsidDel="00000000" w:rsidR="00000000" w:rsidRPr="00000000">
        <w:rPr>
          <w:rtl w:val="0"/>
        </w:rPr>
        <w:t xml:space="preserve">: This form of telekinesis allows you to create a field of force that affects an object you wish to manipulate. Control decreases the closer you get to your weight limit and maximum range. Through that, you might be able to fly, fire telekinetic bullets, maintain telekinetic shielding, accelerate objects to insane speeds or simply tear people apart. The amount of ‘hands’ you can maintain at once and amount of weight moved increases per level. Range maxes out at 100M. Has a lot of potential for mayhem and huge versatility, especially with creative use.</w:t>
        <w:br w:type="textWrapping"/>
        <w:br w:type="textWrapping"/>
        <w:t xml:space="preserve">Evolution: Lift light objects =&gt; Throw objects around =&gt; Move 232.44Kg within 100M =&gt; Force walls =&gt; God of all motion</w:t>
        <w:br w:type="textWrapping"/>
      </w:r>
    </w:p>
    <w:p w:rsidR="00000000" w:rsidDel="00000000" w:rsidP="00000000" w:rsidRDefault="00000000" w:rsidRPr="00000000" w14:paraId="00000193">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Esper Teleporter (A Certain Scientific Railgun) (100)</w:t>
      </w:r>
      <w:r w:rsidDel="00000000" w:rsidR="00000000" w:rsidRPr="00000000">
        <w:rPr>
          <w:rtl w:val="0"/>
        </w:rPr>
        <w:t xml:space="preserve">: This is a pretty rare ability, as you’ll be the 20th that can teleport multiple things at once</w:t>
      </w:r>
      <w:del w:author="Isaiah Perez" w:id="138" w:date="2021-07-01T05:12:19Z">
        <w:r w:rsidDel="00000000" w:rsidR="00000000" w:rsidRPr="00000000">
          <w:rPr>
            <w:rtl w:val="0"/>
          </w:rPr>
          <w:delText xml:space="preserve">3</w:delText>
        </w:r>
      </w:del>
      <w:r w:rsidDel="00000000" w:rsidR="00000000" w:rsidRPr="00000000">
        <w:rPr>
          <w:rtl w:val="0"/>
        </w:rPr>
        <w:t xml:space="preserve">. Anything you teleport displaces whatever it’s teleported into, but teleporting yourself into solids still hurts. To teleport things, you’ll have to do 11th dimensional calculations, so if something such as pain is impacting your ability to think, it won't work. You also have a cooldown that’s proportional to distance travelled. Despite you only being able to teleport objects you touch, as you get stronger your cooldown time decreases while the number and total weight of objects and range of teleportation increases. Hell, I’ll throw in the ability to teleport objects from your warehouse to you at level 4 for free. This has a lot of raw power, considering that teleporting things into people can be really lethal.</w:t>
        <w:br w:type="textWrapping"/>
        <w:br w:type="textWrapping"/>
        <w:t xml:space="preserve">Evolution: Teleport small objects =&gt; Teleport heavier objects =&gt; Teleport objects rapidly =&gt; Teleport yourself, total weight of 130.7Kg =&gt; Country-wide teleportation</w:t>
        <w:br w:type="textWrapping"/>
      </w:r>
    </w:p>
    <w:p w:rsidR="00000000" w:rsidDel="00000000" w:rsidP="00000000" w:rsidRDefault="00000000" w:rsidRPr="00000000" w14:paraId="00000194">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Esper Electromaster (A Certain Scientific Railgun) (100)</w:t>
      </w:r>
      <w:r w:rsidDel="00000000" w:rsidR="00000000" w:rsidRPr="00000000">
        <w:rPr>
          <w:rtl w:val="0"/>
        </w:rPr>
        <w:t xml:space="preserve">: Electrokinesis is a very common ability, but few have your potential for growth. You gain a multitude of different abilities and increased power output as your level increases. You have telepathic immunity and control over yourself even in a vegetative state. At level 5, you might be able to have a danger sense and 360 degree vision through analyzing electromagnetic waves, hack into objects through decoding the electronic flow of information or even fire metal objects at three times the speed of sound. Calling down lightning bolts, firing a coin at 1030m/s and unleashing bridge-ruining blasts of electricity will also be well within your repertoire. Loads of destructive ability if you play your cards right.</w:t>
        <w:br w:type="textWrapping"/>
        <w:br w:type="textWrapping"/>
        <w:t xml:space="preserve">Evolution: Sparks fly between fingers =&gt; 50,000 volts =&gt; Control over electromagnetism, current and voltage =&gt; See EM waves, coilgun =&gt; Railgun, call down lightning</w:t>
        <w:br w:type="textWrapping"/>
      </w:r>
    </w:p>
    <w:p w:rsidR="00000000" w:rsidDel="00000000" w:rsidP="00000000" w:rsidRDefault="00000000" w:rsidRPr="00000000" w14:paraId="00000195">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Esper Pyrokinesis (A Certain Scientific Railgun) (100)</w:t>
      </w:r>
      <w:r w:rsidDel="00000000" w:rsidR="00000000" w:rsidRPr="00000000">
        <w:rPr>
          <w:rtl w:val="0"/>
        </w:rPr>
        <w:t xml:space="preserve">: Less common than electromaster, but again, few have your potential for growth. Your maximum energy used to heat things up and the amount of abilities increase as your level increases. Although this ability doesn’t have as much utility, it more than makes up for it in raw power. After all, creating firestorms of destruction, bombs of fire, melting someone’s head off from a distance as well as turning yourself into literal fire so bullets pass through you gets pretty damn amazing. You won’t even have to play your cards right for destruction ability with this one.</w:t>
        <w:br w:type="textWrapping"/>
        <w:br w:type="textWrapping"/>
        <w:t xml:space="preserve">Evolution: Control fire =&gt; Jets of flame =&gt; Heat sense, explosive homing fireballs =&gt; Spontaneous ignition in line of sight, heat rays =&gt; Firestorms, fire body</w:t>
        <w:br w:type="textWrapping"/>
      </w:r>
    </w:p>
    <w:p w:rsidR="00000000" w:rsidDel="00000000" w:rsidP="00000000" w:rsidRDefault="00000000" w:rsidRPr="00000000" w14:paraId="00000196">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Esper Meltdowner (A Certain Scientific Railgun) (100)</w:t>
      </w:r>
      <w:r w:rsidDel="00000000" w:rsidR="00000000" w:rsidRPr="00000000">
        <w:rPr>
          <w:rtl w:val="0"/>
        </w:rPr>
        <w:t xml:space="preserve">: Also known as a particle waveform high-speed cannon. The laws of physics are stretched in this universe, but this makes them hit breaking point. In essence, this ability allows you to fire particle beams of electrons that pierce through objects at the same velocity it was fired, defeating armour. You can also redirect electricity with this, create shields that disintegrate things on contact, or turn yourself into a living rocket. Though that’s all you can do. However, it can be stopped through energy shielding or really, really thick and strong armour beyond the tech level here, and is incapable of rapid-fire and area saturation. Regardless, this is the most destructive ability here, and gets even more destructive when you take off the mental limiters preventing you from damaging or killing yourself.</w:t>
        <w:br w:type="textWrapping"/>
        <w:br w:type="textWrapping"/>
        <w:t xml:space="preserve">Evolution: Weak, punch-level strength beam =&gt; Strong beams, 2 simultaneous beams =&gt; 3 beams, redirect electricity =&gt; Create shields which disintegrate things on contact =&gt; 4 beams</w:t>
        <w:br w:type="textWrapping"/>
      </w:r>
    </w:p>
    <w:p w:rsidR="00000000" w:rsidDel="00000000" w:rsidP="00000000" w:rsidRDefault="00000000" w:rsidRPr="00000000" w14:paraId="00000197">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Sit Down (Nintendogs) (100)</w:t>
      </w:r>
      <w:r w:rsidDel="00000000" w:rsidR="00000000" w:rsidRPr="00000000">
        <w:rPr>
          <w:rtl w:val="0"/>
        </w:rPr>
        <w:t xml:space="preserve">: By making a vertical motion with your hand, from top to bottom, you can target a living creature in your line of sight and force them to the ground. This takes about a quarter of the energy it would for you to force them down normally.</w:t>
        <w:br w:type="textWrapping"/>
      </w:r>
    </w:p>
    <w:p w:rsidR="00000000" w:rsidDel="00000000" w:rsidP="00000000" w:rsidRDefault="00000000" w:rsidRPr="00000000" w14:paraId="00000198">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[Name]! (Nintendogs) (100)</w:t>
      </w:r>
      <w:r w:rsidDel="00000000" w:rsidR="00000000" w:rsidRPr="00000000">
        <w:rPr>
          <w:rtl w:val="0"/>
        </w:rPr>
        <w:t xml:space="preserve">: You know the location of persons who speak your name or aliases when they have you in mind. This offers no idea about the identity of a person of what they’re talking about.</w:t>
        <w:br w:type="textWrapping"/>
      </w:r>
    </w:p>
    <w:p w:rsidR="00000000" w:rsidDel="00000000" w:rsidP="00000000" w:rsidRDefault="00000000" w:rsidRPr="00000000" w14:paraId="00000199">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Force Heal (Star Wars the Clone Wars) (100)</w:t>
      </w:r>
      <w:r w:rsidDel="00000000" w:rsidR="00000000" w:rsidRPr="00000000">
        <w:rPr>
          <w:rtl w:val="0"/>
        </w:rPr>
        <w:t xml:space="preserve">: A Force power that rapidly accelerates the natural healing process. It can be used to mend injuries and cure diseases.</w:t>
        <w:br w:type="textWrapping"/>
      </w:r>
    </w:p>
    <w:p w:rsidR="00000000" w:rsidDel="00000000" w:rsidP="00000000" w:rsidRDefault="00000000" w:rsidRPr="00000000" w14:paraId="0000019A">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Energy Wings (Borderlands 3) (100)</w:t>
      </w:r>
      <w:r w:rsidDel="00000000" w:rsidR="00000000" w:rsidRPr="00000000">
        <w:rPr>
          <w:rtl w:val="0"/>
        </w:rPr>
        <w:t xml:space="preserve">: You can emit a pair of energy wings from your back. They can be cosmetic and show up when you want to look cool, and they are fully capable of letting your fly, hover, glide and everything in between. Lilith uses hers to fly part-way to Elpis, from Pandora.</w:t>
        <w:br w:type="textWrapping"/>
      </w:r>
    </w:p>
    <w:p w:rsidR="00000000" w:rsidDel="00000000" w:rsidP="00000000" w:rsidRDefault="00000000" w:rsidRPr="00000000" w14:paraId="0000019B">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Heroic Radar (Spyro) (100)</w:t>
      </w:r>
      <w:r w:rsidDel="00000000" w:rsidR="00000000" w:rsidRPr="00000000">
        <w:rPr>
          <w:rtl w:val="0"/>
        </w:rPr>
        <w:t xml:space="preserve">: - You seem to have a 6th sense when it comes to finding talent or latent potential. You can see greatness in others. You're going to need it if you intend to find and teach a proper pupil up to your standards or tastes. After all you're teaching future warriors and defenders of the weak, pre-emptive quality assurance is a nice thing to have.</w:t>
        <w:br w:type="textWrapping"/>
      </w:r>
    </w:p>
    <w:p w:rsidR="00000000" w:rsidDel="00000000" w:rsidP="00000000" w:rsidRDefault="00000000" w:rsidRPr="00000000" w14:paraId="0000019C">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Dragon Crystals - Innate (Spyro) (100)</w:t>
      </w:r>
      <w:r w:rsidDel="00000000" w:rsidR="00000000" w:rsidRPr="00000000">
        <w:rPr>
          <w:rtl w:val="0"/>
        </w:rPr>
        <w:t xml:space="preserve">: Each crystal normally has to be carried but instead you can have their effects without the need.</w:t>
        <w:br w:type="textWrapping"/>
      </w:r>
    </w:p>
    <w:p w:rsidR="00000000" w:rsidDel="00000000" w:rsidP="00000000" w:rsidRDefault="00000000" w:rsidRPr="00000000" w14:paraId="0000019D">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Future Painting (Heroes) (100)</w:t>
      </w:r>
      <w:r w:rsidDel="00000000" w:rsidR="00000000" w:rsidRPr="00000000">
        <w:rPr>
          <w:rtl w:val="0"/>
        </w:rPr>
        <w:t xml:space="preserve">: You can fall into a deep trance with art supplies in hand, wake up with the future on the canvas. The pictures will be vague, but I'm sure you'll work it out. Does not include any art skills.</w:t>
        <w:br w:type="textWrapping"/>
      </w:r>
    </w:p>
    <w:p w:rsidR="00000000" w:rsidDel="00000000" w:rsidP="00000000" w:rsidRDefault="00000000" w:rsidRPr="00000000" w14:paraId="0000019E">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Remnants (Pathfinder) (100)</w:t>
      </w:r>
      <w:r w:rsidDel="00000000" w:rsidR="00000000" w:rsidRPr="00000000">
        <w:rPr>
          <w:rtl w:val="0"/>
        </w:rPr>
        <w:t xml:space="preserve">: A certain talent you’ve picked up, you can read the psychic resonance left in items more accurately than most. You could take a broken board from a cart, and not only learn when the cart passed and how the board came to lay, but where the owner was days before, the cargo, and so on. To you, everyday items contain a surprising amount of information, but not all of it necessarily useful.</w:t>
        <w:br w:type="textWrapping"/>
      </w:r>
    </w:p>
    <w:p w:rsidR="00000000" w:rsidDel="00000000" w:rsidP="00000000" w:rsidRDefault="00000000" w:rsidRPr="00000000" w14:paraId="0000019F">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Empathy (Teen Titans) (100)</w:t>
      </w:r>
      <w:r w:rsidDel="00000000" w:rsidR="00000000" w:rsidRPr="00000000">
        <w:rPr>
          <w:rtl w:val="0"/>
        </w:rPr>
        <w:t xml:space="preserve">: You can read, interpret and manipulate the emotions of other people. Individuals do not have to be within visual range for you to be able to sense their emotions, you can also read the emotions of multiple people at once and detect emotional echos that allow you to track the person who left them</w:t>
      </w:r>
      <w:ins w:author="Isaiah Perez" w:id="139" w:date="2021-10-19T02:13:15Z">
        <w:r w:rsidDel="00000000" w:rsidR="00000000" w:rsidRPr="00000000">
          <w:rPr>
            <w:rtl w:val="0"/>
          </w:rPr>
          <w:t xml:space="preserve">.</w:t>
        </w:r>
      </w:ins>
      <w:r w:rsidDel="00000000" w:rsidR="00000000" w:rsidRPr="00000000">
        <w:rPr>
          <w:rtl w:val="0"/>
        </w:rPr>
        <w:br w:type="textWrapping"/>
      </w:r>
    </w:p>
    <w:p w:rsidR="00000000" w:rsidDel="00000000" w:rsidP="00000000" w:rsidRDefault="00000000" w:rsidRPr="00000000" w14:paraId="000001A0">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Survival Instinct (Re:Monster) (200)</w:t>
      </w:r>
      <w:r w:rsidDel="00000000" w:rsidR="00000000" w:rsidRPr="00000000">
        <w:rPr>
          <w:rtl w:val="0"/>
        </w:rPr>
        <w:t xml:space="preserve">: With so many monsters, some are bound to be at the bottom, weaker than other creatures by a significant margin, and those that can’t recognize this disparity are quick to die. Not you, though. You have an innate sense of how strong something is compared to you, whether they’re weaker, an even match, stronger, or so far beyond you that challenging them is suicide. You can even tell roughly how wide the disparity is. This does not account for equipment and outside aid (such as teamwork), it works off of what is inherent to the individual, and a clever opponent can still best you if you don’t take them seriously, so you still need to be cautious.</w:t>
        <w:br w:type="textWrapping"/>
      </w:r>
    </w:p>
    <w:p w:rsidR="00000000" w:rsidDel="00000000" w:rsidP="00000000" w:rsidRDefault="00000000" w:rsidRPr="00000000" w14:paraId="000001A1">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Synthesis</w:t>
      </w:r>
      <w:r w:rsidDel="00000000" w:rsidR="00000000" w:rsidRPr="00000000">
        <w:rPr>
          <w:rtl w:val="0"/>
        </w:rPr>
        <w:t xml:space="preserve"> </w:t>
      </w:r>
      <w:r w:rsidDel="00000000" w:rsidR="00000000" w:rsidRPr="00000000">
        <w:rPr>
          <w:b w:val="1"/>
          <w:rtl w:val="0"/>
        </w:rPr>
        <w:t xml:space="preserve">(Re:Monster) (200)</w:t>
      </w:r>
      <w:r w:rsidDel="00000000" w:rsidR="00000000" w:rsidRPr="00000000">
        <w:rPr>
          <w:rtl w:val="0"/>
        </w:rPr>
        <w:t xml:space="preserve">: Normally a trait only possessed by chimeras, you’ve gained a version of the monstrous skill known as Synthesis, allowing the fusion of the various skills and abilities you may have obtained. For you, this is even better as you can combine perks, powers, and other such things gained along the way through your Chain to create Composites, but it is also lesser in that it can’t be used to combine creatures or items. The process of creating a composite is a simple mental twist and takes little time, but it does take some regardless. The exact details of how they combine is up to you. Creating a Composite removes the component abilities entirely, but creates a stronger one as a result.</w:t>
        <w:br w:type="textWrapping"/>
      </w:r>
    </w:p>
    <w:p w:rsidR="00000000" w:rsidDel="00000000" w:rsidP="00000000" w:rsidRDefault="00000000" w:rsidRPr="00000000" w14:paraId="000001A2">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Synthesis Plus (Re:Monster) (With 300CP when rolling Synthesis)</w:t>
      </w:r>
      <w:r w:rsidDel="00000000" w:rsidR="00000000" w:rsidRPr="00000000">
        <w:rPr>
          <w:rtl w:val="0"/>
        </w:rPr>
        <w:t xml:space="preserve">: Your use of synthesis is refined, you can now break down a Composite to its component perks/skills/abilities, regaining the original perks/skills/abilities which can then be used in the creation of new Composites. The process of separating a composite is nearly identical to actually creating a Composite, needing only a few moments to separate them into their components. Additionally, you maintain the benefits of the component perks/skills/abilities used to create a Composite, they are not lost in the making of it. However, you cannot use a perk, skill, or ability to form a Composite if it is already part of another, existing Composite.</w:t>
      </w:r>
    </w:p>
    <w:p w:rsidR="00000000" w:rsidDel="00000000" w:rsidP="00000000" w:rsidRDefault="00000000" w:rsidRPr="00000000" w14:paraId="000001A3">
      <w:pPr>
        <w:pageBreakBefore w:val="0"/>
        <w:ind w:left="2160" w:firstLine="0"/>
        <w:rPr/>
      </w:pPr>
      <w:r w:rsidDel="00000000" w:rsidR="00000000" w:rsidRPr="00000000">
        <w:rPr>
          <w:rtl w:val="0"/>
        </w:rPr>
      </w:r>
    </w:p>
    <w:p w:rsidR="00000000" w:rsidDel="00000000" w:rsidP="00000000" w:rsidRDefault="00000000" w:rsidRPr="00000000" w14:paraId="000001A4">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Greater Synthesis (Re:Monster) (With 600CP when rolling Synthesis)</w:t>
      </w:r>
      <w:r w:rsidDel="00000000" w:rsidR="00000000" w:rsidRPr="00000000">
        <w:rPr>
          <w:rtl w:val="0"/>
        </w:rPr>
        <w:t xml:space="preserve">: You can use Synthesis to combine either objects and creatures. You can direct the fusion of objects and creatures to a certain degree, but it is lesser than fusing your own abilities, and it generally takes a bit longer, with creatures taking much longer than items and items taking longer than fusing abilities. Fusing creatures does not give you any explicit control over the creature, you must instead train them to listen to you or leave them to wander on their own.</w:t>
        <w:br w:type="textWrapping"/>
      </w:r>
    </w:p>
    <w:p w:rsidR="00000000" w:rsidDel="00000000" w:rsidP="00000000" w:rsidRDefault="00000000" w:rsidRPr="00000000" w14:paraId="000001A5">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Empowerment (Generic D&amp;D 5e) (200)</w:t>
      </w:r>
      <w:r w:rsidDel="00000000" w:rsidR="00000000" w:rsidRPr="00000000">
        <w:rPr>
          <w:rtl w:val="0"/>
        </w:rPr>
        <w:t xml:space="preserve">: You’re a cut above the norm, when it comes down to the wire. When you’re getting close and it’s really tight, and you need just a little more, this is that touch, that push. This empowers you to go beyond your limits for a brief time. When empowered in such a way, all near you gain a minor benefit, as you are able to compensate for their shortcomings, while you yourself become hypercompetent in what the task before you requires, be that the ability to block the strike going for your neck, or the skill to sneak up on a hyper-alert drow Guard. This ability lasts only a few minutes, and afterwards, you’re exhausted, and must take a few seconds to catch your breath.</w:t>
        <w:br w:type="textWrapping"/>
      </w:r>
    </w:p>
    <w:p w:rsidR="00000000" w:rsidDel="00000000" w:rsidP="00000000" w:rsidRDefault="00000000" w:rsidRPr="00000000" w14:paraId="000001A6">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highlight w:val="white"/>
          <w:rtl w:val="0"/>
        </w:rPr>
        <w:t xml:space="preserve">Gate (Bleach) (200)</w:t>
      </w:r>
      <w:r w:rsidDel="00000000" w:rsidR="00000000" w:rsidRPr="00000000">
        <w:rPr>
          <w:highlight w:val="white"/>
          <w:rtl w:val="0"/>
        </w:rPr>
        <w:t xml:space="preserve">: While this ability is present in everyone during the jump, after the jump it will be lost. By purchasing it here you may continue creating gates to the afterlife of whatever setting you’re in, and also use it to travel to parallel versions of whatever setting you’re in.</w:t>
        <w:br w:type="textWrapping"/>
      </w:r>
    </w:p>
    <w:p w:rsidR="00000000" w:rsidDel="00000000" w:rsidP="00000000" w:rsidRDefault="00000000" w:rsidRPr="00000000" w14:paraId="000001A7">
      <w:pPr>
        <w:pageBreakBefore w:val="0"/>
        <w:numPr>
          <w:ilvl w:val="1"/>
          <w:numId w:val="1"/>
        </w:numPr>
        <w:ind w:left="1440" w:hanging="360"/>
        <w:rPr>
          <w:highlight w:val="white"/>
          <w:rPrChange w:author="Leonardo Dos Santos" w:id="60" w:date="2025-05-13T12:42:55Z">
            <w:rPr>
              <w:highlight w:val="white"/>
            </w:rPr>
          </w:rPrChange>
        </w:rPr>
        <w:pPrChange w:author="Leonardo Dos Santos" w:id="0" w:date="2025-05-13T12:42:55Z">
          <w:pPr>
            <w:pageBreakBefore w:val="0"/>
            <w:numPr>
              <w:ilvl w:val="1"/>
              <w:numId w:val="4"/>
            </w:numPr>
            <w:ind w:left="1440" w:hanging="360"/>
          </w:pPr>
        </w:pPrChange>
      </w:pPr>
      <w:r w:rsidDel="00000000" w:rsidR="00000000" w:rsidRPr="00000000">
        <w:rPr>
          <w:b w:val="1"/>
          <w:highlight w:val="white"/>
          <w:rtl w:val="0"/>
        </w:rPr>
        <w:t xml:space="preserve">Legilimency (Harry Potter) (200)</w:t>
      </w:r>
      <w:r w:rsidDel="00000000" w:rsidR="00000000" w:rsidRPr="00000000">
        <w:rPr>
          <w:highlight w:val="white"/>
          <w:rtl w:val="0"/>
        </w:rPr>
        <w:t xml:space="preserve">: You are a naturally skilled legilimens. You know when you are being lied to and easily learn to probe the minds of others.</w:t>
        <w:br w:type="textWrapping"/>
      </w:r>
    </w:p>
    <w:p w:rsidR="00000000" w:rsidDel="00000000" w:rsidP="00000000" w:rsidRDefault="00000000" w:rsidRPr="00000000" w14:paraId="000001A8">
      <w:pPr>
        <w:pageBreakBefore w:val="0"/>
        <w:numPr>
          <w:ilvl w:val="1"/>
          <w:numId w:val="1"/>
        </w:numPr>
        <w:ind w:left="1440" w:hanging="360"/>
        <w:rPr>
          <w:highlight w:val="white"/>
          <w:rPrChange w:author="Leonardo Dos Santos" w:id="60" w:date="2025-05-13T12:42:55Z">
            <w:rPr>
              <w:highlight w:val="white"/>
            </w:rPr>
          </w:rPrChange>
        </w:rPr>
        <w:pPrChange w:author="Leonardo Dos Santos" w:id="0" w:date="2025-05-13T12:42:55Z">
          <w:pPr>
            <w:pageBreakBefore w:val="0"/>
            <w:numPr>
              <w:ilvl w:val="1"/>
              <w:numId w:val="4"/>
            </w:numPr>
            <w:ind w:left="1440" w:hanging="360"/>
          </w:pPr>
        </w:pPrChange>
      </w:pPr>
      <w:r w:rsidDel="00000000" w:rsidR="00000000" w:rsidRPr="00000000">
        <w:rPr>
          <w:b w:val="1"/>
          <w:highlight w:val="white"/>
          <w:rtl w:val="0"/>
        </w:rPr>
        <w:t xml:space="preserve">Element Control (Samurai Jack) (200)</w:t>
      </w:r>
      <w:r w:rsidDel="00000000" w:rsidR="00000000" w:rsidRPr="00000000">
        <w:rPr>
          <w:highlight w:val="white"/>
          <w:rtl w:val="0"/>
        </w:rPr>
        <w:t xml:space="preserve">: You’re able to manipulate a single natural element such as water, earth, fire or air.</w:t>
        <w:br w:type="textWrapping"/>
      </w:r>
    </w:p>
    <w:p w:rsidR="00000000" w:rsidDel="00000000" w:rsidP="00000000" w:rsidRDefault="00000000" w:rsidRPr="00000000" w14:paraId="000001A9">
      <w:pPr>
        <w:pageBreakBefore w:val="0"/>
        <w:numPr>
          <w:ilvl w:val="1"/>
          <w:numId w:val="1"/>
        </w:numPr>
        <w:ind w:left="1440" w:hanging="360"/>
        <w:rPr>
          <w:highlight w:val="white"/>
          <w:rPrChange w:author="Leonardo Dos Santos" w:id="60" w:date="2025-05-13T12:42:55Z">
            <w:rPr>
              <w:highlight w:val="white"/>
            </w:rPr>
          </w:rPrChange>
        </w:rPr>
        <w:pPrChange w:author="Leonardo Dos Santos" w:id="0" w:date="2025-05-13T12:42:55Z">
          <w:pPr>
            <w:pageBreakBefore w:val="0"/>
            <w:numPr>
              <w:ilvl w:val="1"/>
              <w:numId w:val="4"/>
            </w:numPr>
            <w:ind w:left="1440" w:hanging="360"/>
          </w:pPr>
        </w:pPrChange>
      </w:pPr>
      <w:r w:rsidDel="00000000" w:rsidR="00000000" w:rsidRPr="00000000">
        <w:rPr>
          <w:b w:val="1"/>
          <w:highlight w:val="white"/>
          <w:rtl w:val="0"/>
        </w:rPr>
        <w:t xml:space="preserve">Scrying (Samurai Jack) (200)</w:t>
      </w:r>
      <w:r w:rsidDel="00000000" w:rsidR="00000000" w:rsidRPr="00000000">
        <w:rPr>
          <w:highlight w:val="white"/>
          <w:rtl w:val="0"/>
        </w:rPr>
        <w:t xml:space="preserve">: You can see people, places and events in the present by looking through clear surfaces such as water or crystal balls.</w:t>
        <w:br w:type="textWrapping"/>
      </w:r>
    </w:p>
    <w:p w:rsidR="00000000" w:rsidDel="00000000" w:rsidP="00000000" w:rsidRDefault="00000000" w:rsidRPr="00000000" w14:paraId="000001AA">
      <w:pPr>
        <w:pageBreakBefore w:val="0"/>
        <w:numPr>
          <w:ilvl w:val="1"/>
          <w:numId w:val="1"/>
        </w:numPr>
        <w:ind w:left="1440" w:hanging="360"/>
        <w:rPr>
          <w:highlight w:val="white"/>
          <w:rPrChange w:author="Leonardo Dos Santos" w:id="60" w:date="2025-05-13T12:42:55Z">
            <w:rPr>
              <w:highlight w:val="white"/>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Siren Energies (Borderlands 3) (200)</w:t>
      </w:r>
      <w:r w:rsidDel="00000000" w:rsidR="00000000" w:rsidRPr="00000000">
        <w:rPr>
          <w:rtl w:val="0"/>
        </w:rPr>
        <w:t xml:space="preserve">: All Sirens can use their weird energy powers in some standard ways. Create energy balls, energy beams and so on. You can also consume Eridium to boost your Siren abilities, especially if you need to do something suitably epic and/or dramatic. You can channel any innate energies you have this way, and can also boost them with Eridium. You can also boost your energies and whatnot with any form of energy you can safely absorb. For example, sunlight would be a low boost, but you can absorb it constantly and at very little risk.</w:t>
        <w:br w:type="textWrapping"/>
      </w:r>
    </w:p>
    <w:p w:rsidR="00000000" w:rsidDel="00000000" w:rsidP="00000000" w:rsidRDefault="00000000" w:rsidRPr="00000000" w14:paraId="000001AB">
      <w:pPr>
        <w:pageBreakBefore w:val="0"/>
        <w:numPr>
          <w:ilvl w:val="1"/>
          <w:numId w:val="1"/>
        </w:numPr>
        <w:ind w:left="1440" w:hanging="360"/>
        <w:rPr>
          <w:highlight w:val="white"/>
          <w:rPrChange w:author="Leonardo Dos Santos" w:id="60" w:date="2025-05-13T12:42:55Z">
            <w:rPr>
              <w:highlight w:val="white"/>
            </w:rPr>
          </w:rPrChange>
        </w:rPr>
        <w:pPrChange w:author="Leonardo Dos Santos" w:id="0" w:date="2025-05-13T12:42:55Z">
          <w:pPr>
            <w:pageBreakBefore w:val="0"/>
            <w:numPr>
              <w:ilvl w:val="1"/>
              <w:numId w:val="4"/>
            </w:numPr>
            <w:ind w:left="1440" w:hanging="360"/>
          </w:pPr>
        </w:pPrChange>
      </w:pPr>
      <w:r w:rsidDel="00000000" w:rsidR="00000000" w:rsidRPr="00000000">
        <w:rPr>
          <w:b w:val="1"/>
          <w:highlight w:val="white"/>
          <w:rtl w:val="0"/>
        </w:rPr>
        <w:t xml:space="preserve">Illusion Barriers (The Gamer) (200)</w:t>
      </w:r>
      <w:r w:rsidDel="00000000" w:rsidR="00000000" w:rsidRPr="00000000">
        <w:rPr>
          <w:highlight w:val="white"/>
          <w:rtl w:val="0"/>
        </w:rPr>
        <w:t xml:space="preserve">: Normally field by some inherent properties of the planet, regular illusion barriers cannot be used in other jumps. With this perk, not only can you ignore that, but you also gain knowledge in creating illusion barriers with special traits, as well as ones that can harvest ambient magical effects and condense that power into various forms.</w:t>
        <w:br w:type="textWrapping"/>
      </w:r>
    </w:p>
    <w:p w:rsidR="00000000" w:rsidDel="00000000" w:rsidP="00000000" w:rsidRDefault="00000000" w:rsidRPr="00000000" w14:paraId="000001AC">
      <w:pPr>
        <w:pageBreakBefore w:val="0"/>
        <w:numPr>
          <w:ilvl w:val="1"/>
          <w:numId w:val="1"/>
        </w:numPr>
        <w:ind w:left="1440" w:hanging="360"/>
        <w:rPr>
          <w:highlight w:val="white"/>
          <w:rPrChange w:author="Leonardo Dos Santos" w:id="60" w:date="2025-05-13T12:42:55Z">
            <w:rPr>
              <w:highlight w:val="white"/>
            </w:rPr>
          </w:rPrChange>
        </w:rPr>
        <w:pPrChange w:author="Leonardo Dos Santos" w:id="0" w:date="2025-05-13T12:42:55Z">
          <w:pPr>
            <w:pageBreakBefore w:val="0"/>
            <w:numPr>
              <w:ilvl w:val="1"/>
              <w:numId w:val="4"/>
            </w:numPr>
            <w:ind w:left="1440" w:hanging="360"/>
          </w:pPr>
        </w:pPrChange>
      </w:pPr>
      <w:r w:rsidDel="00000000" w:rsidR="00000000" w:rsidRPr="00000000">
        <w:rPr>
          <w:b w:val="1"/>
          <w:highlight w:val="white"/>
          <w:rtl w:val="0"/>
        </w:rPr>
        <w:t xml:space="preserve">Unseen Hand (Final Fantasy 7 Remake) (200)</w:t>
      </w:r>
      <w:r w:rsidDel="00000000" w:rsidR="00000000" w:rsidRPr="00000000">
        <w:rPr>
          <w:highlight w:val="white"/>
          <w:rtl w:val="0"/>
        </w:rPr>
        <w:t xml:space="preserve">: The Whispers walk among us, slowly guiding the world towards a predetermined outcome. Only a few chosen can see these floating spectres as they nudge people of import towards where they need to be. Now you too can act invisibly. For up to three hours at a time, you can disappear from view. Only those you physically touch, or those that they subsequently touch, will be able to see you. This limitation can spread quickly, so be careful who you grant the sight to. This ability refreshes and you regain any spent time at the start of each day. Creatures who can see through your veil will lose the ability to view you after one day passes, though you can refresh this timer by touching them again.</w:t>
        <w:br w:type="textWrapping"/>
      </w:r>
    </w:p>
    <w:p w:rsidR="00000000" w:rsidDel="00000000" w:rsidP="00000000" w:rsidRDefault="00000000" w:rsidRPr="00000000" w14:paraId="000001AD">
      <w:pPr>
        <w:pageBreakBefore w:val="0"/>
        <w:numPr>
          <w:ilvl w:val="1"/>
          <w:numId w:val="1"/>
        </w:numPr>
        <w:ind w:left="1440" w:hanging="360"/>
        <w:rPr>
          <w:highlight w:val="white"/>
          <w:rPrChange w:author="Leonardo Dos Santos" w:id="60" w:date="2025-05-13T12:42:55Z">
            <w:rPr>
              <w:highlight w:val="white"/>
            </w:rPr>
          </w:rPrChange>
        </w:rPr>
        <w:pPrChange w:author="Leonardo Dos Santos" w:id="0" w:date="2025-05-13T12:42:55Z">
          <w:pPr>
            <w:pageBreakBefore w:val="0"/>
            <w:numPr>
              <w:ilvl w:val="1"/>
              <w:numId w:val="4"/>
            </w:numPr>
            <w:ind w:left="1440" w:hanging="360"/>
          </w:pPr>
        </w:pPrChange>
      </w:pPr>
      <w:r w:rsidDel="00000000" w:rsidR="00000000" w:rsidRPr="00000000">
        <w:rPr>
          <w:b w:val="1"/>
          <w:highlight w:val="white"/>
          <w:rtl w:val="0"/>
        </w:rPr>
        <w:t xml:space="preserve">Absent Silhouette (Kingdom Hearts) (200)</w:t>
      </w:r>
      <w:r w:rsidDel="00000000" w:rsidR="00000000" w:rsidRPr="00000000">
        <w:rPr>
          <w:highlight w:val="white"/>
          <w:rtl w:val="0"/>
        </w:rPr>
        <w:t xml:space="preserve">: Nobodies don’t exist. This is a fact. They also have weapons that, by association, don’t exist either. They had to come from somewhere however, and now you can make your own… sort of, anyway. You can infuse a weapon with nothingness, binding it to yourself and giving it some unique abilities. It takes about an hour’s meditation with the item to bind it, and you can only bind one thing at a time; although matching pairs or a defined ‘set’ of items count. This means you could use a regular weapon, or things like a sword and shield, a pair of pistols, or a pack of cards. Whatever you use you can now telekinetically control it with your own strength, speed, and skill, and can channel your internal energies through it even from a distance. Given it doesn’t exist its apparent size is entirely a matter of perception, and you can increase and decrease its size and proportions at will as easily as moving it closer or further away from you. You could move it closer to make it seem bigger, then use the enlarged weapon to hit someone further away, or vice versa. You can let it ‘vanish into nothingness’ when you’re not using it, and have it reappear beside you in an instant.</w:t>
        <w:br w:type="textWrapping"/>
      </w:r>
    </w:p>
    <w:p w:rsidR="00000000" w:rsidDel="00000000" w:rsidP="00000000" w:rsidRDefault="00000000" w:rsidRPr="00000000" w14:paraId="000001AE">
      <w:pPr>
        <w:pageBreakBefore w:val="0"/>
        <w:numPr>
          <w:ilvl w:val="1"/>
          <w:numId w:val="1"/>
        </w:numPr>
        <w:ind w:left="1440" w:hanging="360"/>
        <w:rPr>
          <w:highlight w:val="white"/>
          <w:rPrChange w:author="Leonardo Dos Santos" w:id="60" w:date="2025-05-13T12:42:55Z">
            <w:rPr>
              <w:highlight w:val="white"/>
            </w:rPr>
          </w:rPrChange>
        </w:rPr>
        <w:pPrChange w:author="Leonardo Dos Santos" w:id="0" w:date="2025-05-13T12:42:55Z">
          <w:pPr>
            <w:pageBreakBefore w:val="0"/>
            <w:numPr>
              <w:ilvl w:val="1"/>
              <w:numId w:val="4"/>
            </w:numPr>
            <w:ind w:left="1440" w:hanging="360"/>
          </w:pPr>
        </w:pPrChange>
      </w:pPr>
      <w:r w:rsidDel="00000000" w:rsidR="00000000" w:rsidRPr="00000000">
        <w:rPr>
          <w:b w:val="1"/>
          <w:highlight w:val="white"/>
          <w:rtl w:val="0"/>
        </w:rPr>
        <w:t xml:space="preserve">Possession (F.E.A.R) (200)</w:t>
      </w:r>
      <w:r w:rsidDel="00000000" w:rsidR="00000000" w:rsidRPr="00000000">
        <w:rPr>
          <w:highlight w:val="white"/>
          <w:rtl w:val="0"/>
        </w:rPr>
        <w:t xml:space="preserve">: If you’re not comfortable in your own skin, just wear someone else’s. If you don’t have skin of your own, just use theirs. Surely they won’t mind once you’ve managed to eliminate their personality enough for yours to slide right on in. At first it might be temporary, or only give partial control depending on things. But become powerful enough and you could override someone’s consciousness with enough force that it mutates the body into a copy of yours or adds aspects of their physical body to yours. Naturally, this kills the personality if you do it to that degree. Hopefully there will isn’t enough to resist you either.</w:t>
        <w:br w:type="textWrapping"/>
      </w:r>
    </w:p>
    <w:p w:rsidR="00000000" w:rsidDel="00000000" w:rsidP="00000000" w:rsidRDefault="00000000" w:rsidRPr="00000000" w14:paraId="000001AF">
      <w:pPr>
        <w:pageBreakBefore w:val="0"/>
        <w:numPr>
          <w:ilvl w:val="1"/>
          <w:numId w:val="1"/>
        </w:numPr>
        <w:ind w:left="1440" w:hanging="360"/>
        <w:rPr>
          <w:highlight w:val="white"/>
          <w:rPrChange w:author="Leonardo Dos Santos" w:id="60" w:date="2025-05-13T12:42:55Z">
            <w:rPr>
              <w:highlight w:val="white"/>
            </w:rPr>
          </w:rPrChange>
        </w:rPr>
        <w:pPrChange w:author="Leonardo Dos Santos" w:id="0" w:date="2025-05-13T12:42:55Z">
          <w:pPr>
            <w:pageBreakBefore w:val="0"/>
            <w:numPr>
              <w:ilvl w:val="1"/>
              <w:numId w:val="4"/>
            </w:numPr>
            <w:ind w:left="1440" w:hanging="360"/>
          </w:pPr>
        </w:pPrChange>
      </w:pPr>
      <w:r w:rsidDel="00000000" w:rsidR="00000000" w:rsidRPr="00000000">
        <w:rPr>
          <w:b w:val="1"/>
          <w:highlight w:val="white"/>
          <w:rtl w:val="0"/>
        </w:rPr>
        <w:t xml:space="preserve">Psychic Specialty (Psychonauts) (200)</w:t>
      </w:r>
      <w:r w:rsidDel="00000000" w:rsidR="00000000" w:rsidRPr="00000000">
        <w:rPr>
          <w:highlight w:val="white"/>
          <w:rtl w:val="0"/>
        </w:rPr>
        <w:t xml:space="preserve">: You are really good in a particular area of psychic powers. You might be able to go Invisible for a full day before having to recharge, Telekinetically wrestle the bears at camp, telepathically talk to plants (a rare ability), or your Oarsmanship might be strong enough to let your treat a canoe as a speedboat with nothing but the push of your mind! Keep in mind you’re not the best at your specialization, and to keep your area reasonable (use the cast of Psychonauts as an example).</w:t>
        <w:br w:type="textWrapping"/>
      </w:r>
    </w:p>
    <w:p w:rsidR="00000000" w:rsidDel="00000000" w:rsidP="00000000" w:rsidRDefault="00000000" w:rsidRPr="00000000" w14:paraId="000001B0">
      <w:pPr>
        <w:pageBreakBefore w:val="0"/>
        <w:numPr>
          <w:ilvl w:val="1"/>
          <w:numId w:val="1"/>
        </w:numPr>
        <w:ind w:left="1440" w:hanging="360"/>
        <w:rPr>
          <w:highlight w:val="white"/>
          <w:rPrChange w:author="Leonardo Dos Santos" w:id="60" w:date="2025-05-13T12:42:55Z">
            <w:rPr>
              <w:highlight w:val="white"/>
            </w:rPr>
          </w:rPrChange>
        </w:rPr>
        <w:pPrChange w:author="Leonardo Dos Santos" w:id="0" w:date="2025-05-13T12:42:55Z">
          <w:pPr>
            <w:pageBreakBefore w:val="0"/>
            <w:numPr>
              <w:ilvl w:val="1"/>
              <w:numId w:val="4"/>
            </w:numPr>
            <w:ind w:left="1440" w:hanging="360"/>
          </w:pPr>
        </w:pPrChange>
      </w:pPr>
      <w:r w:rsidDel="00000000" w:rsidR="00000000" w:rsidRPr="00000000">
        <w:rPr>
          <w:b w:val="1"/>
          <w:highlight w:val="white"/>
          <w:rtl w:val="0"/>
        </w:rPr>
        <w:t xml:space="preserve">Sense of the Now (The Fountain) (200)</w:t>
      </w:r>
      <w:r w:rsidDel="00000000" w:rsidR="00000000" w:rsidRPr="00000000">
        <w:rPr>
          <w:highlight w:val="white"/>
          <w:rtl w:val="0"/>
        </w:rPr>
        <w:t xml:space="preserve">: You gain an awareness of all that is happening around you, from the smallest ant to the movements of individual droplets of water. If you concentrate, you can extend your senses to any point  within 5 meters of yourself, down to individual grains of sand. If you don’t, are generally aware of any significant motion, sound, or smell within that area. Yes, if you concentrate, you can taste a cake from across the room or read over the shoulder of someone facing towards you.</w:t>
        <w:br w:type="textWrapping"/>
      </w:r>
    </w:p>
    <w:p w:rsidR="00000000" w:rsidDel="00000000" w:rsidP="00000000" w:rsidRDefault="00000000" w:rsidRPr="00000000" w14:paraId="000001B1">
      <w:pPr>
        <w:pageBreakBefore w:val="0"/>
        <w:numPr>
          <w:ilvl w:val="1"/>
          <w:numId w:val="1"/>
        </w:numPr>
        <w:ind w:left="1440" w:hanging="360"/>
        <w:rPr>
          <w:highlight w:val="white"/>
          <w:rPrChange w:author="Leonardo Dos Santos" w:id="60" w:date="2025-05-13T12:42:55Z">
            <w:rPr>
              <w:highlight w:val="white"/>
            </w:rPr>
          </w:rPrChange>
        </w:rPr>
        <w:pPrChange w:author="Leonardo Dos Santos" w:id="0" w:date="2025-05-13T12:42:55Z">
          <w:pPr>
            <w:pageBreakBefore w:val="0"/>
            <w:numPr>
              <w:ilvl w:val="1"/>
              <w:numId w:val="4"/>
            </w:numPr>
            <w:ind w:left="1440" w:hanging="360"/>
          </w:pPr>
        </w:pPrChange>
      </w:pPr>
      <w:r w:rsidDel="00000000" w:rsidR="00000000" w:rsidRPr="00000000">
        <w:rPr>
          <w:b w:val="1"/>
          <w:highlight w:val="white"/>
          <w:rtl w:val="0"/>
        </w:rPr>
        <w:t xml:space="preserve">Time Apart (The Fountain) (200)</w:t>
      </w:r>
      <w:r w:rsidDel="00000000" w:rsidR="00000000" w:rsidRPr="00000000">
        <w:rPr>
          <w:highlight w:val="white"/>
          <w:rtl w:val="0"/>
        </w:rPr>
        <w:t xml:space="preserve">: Once every week you may step out of time for up to 10 minutes. While there you can interact only with what you carried with you, and you must return to the flow of time exactly where you left it, in both space and time.</w:t>
        <w:br w:type="textWrapping"/>
      </w:r>
    </w:p>
    <w:p w:rsidR="00000000" w:rsidDel="00000000" w:rsidP="00000000" w:rsidRDefault="00000000" w:rsidRPr="00000000" w14:paraId="000001B2">
      <w:pPr>
        <w:pageBreakBefore w:val="0"/>
        <w:numPr>
          <w:ilvl w:val="1"/>
          <w:numId w:val="1"/>
        </w:numPr>
        <w:ind w:left="1440" w:hanging="360"/>
        <w:rPr>
          <w:highlight w:val="white"/>
          <w:rPrChange w:author="Leonardo Dos Santos" w:id="60" w:date="2025-05-13T12:42:55Z">
            <w:rPr>
              <w:highlight w:val="white"/>
            </w:rPr>
          </w:rPrChange>
        </w:rPr>
        <w:pPrChange w:author="Leonardo Dos Santos" w:id="0" w:date="2025-05-13T12:42:55Z">
          <w:pPr>
            <w:pageBreakBefore w:val="0"/>
            <w:numPr>
              <w:ilvl w:val="1"/>
              <w:numId w:val="4"/>
            </w:numPr>
            <w:ind w:left="1440" w:hanging="360"/>
          </w:pPr>
        </w:pPrChange>
      </w:pPr>
      <w:r w:rsidDel="00000000" w:rsidR="00000000" w:rsidRPr="00000000">
        <w:rPr>
          <w:b w:val="1"/>
          <w:highlight w:val="white"/>
          <w:rtl w:val="0"/>
        </w:rPr>
        <w:t xml:space="preserve">Dimensional Storage (Generic Isekai) (200)</w:t>
      </w:r>
      <w:r w:rsidDel="00000000" w:rsidR="00000000" w:rsidRPr="00000000">
        <w:rPr>
          <w:highlight w:val="white"/>
          <w:rtl w:val="0"/>
        </w:rPr>
        <w:t xml:space="preserve">: Though not quite a traditional item, you have access to a pocket dimension that can be used to store all manner of goods. Though its space is not unlimited, it seems to scale in volume with your abilities, and time is stopped within it. Cannot store living things.</w:t>
        <w:br w:type="textWrapping"/>
      </w:r>
    </w:p>
    <w:p w:rsidR="00000000" w:rsidDel="00000000" w:rsidP="00000000" w:rsidRDefault="00000000" w:rsidRPr="00000000" w14:paraId="000001B3">
      <w:pPr>
        <w:pageBreakBefore w:val="0"/>
        <w:numPr>
          <w:ilvl w:val="1"/>
          <w:numId w:val="1"/>
        </w:numPr>
        <w:ind w:left="1440" w:hanging="360"/>
        <w:rPr>
          <w:highlight w:val="white"/>
          <w:rPrChange w:author="Leonardo Dos Santos" w:id="60" w:date="2025-05-13T12:42:55Z">
            <w:rPr>
              <w:highlight w:val="white"/>
            </w:rPr>
          </w:rPrChange>
        </w:rPr>
        <w:pPrChange w:author="Leonardo Dos Santos" w:id="0" w:date="2025-05-13T12:42:55Z">
          <w:pPr>
            <w:pageBreakBefore w:val="0"/>
            <w:numPr>
              <w:ilvl w:val="1"/>
              <w:numId w:val="4"/>
            </w:numPr>
            <w:ind w:left="1440" w:hanging="360"/>
          </w:pPr>
        </w:pPrChange>
      </w:pPr>
      <w:r w:rsidDel="00000000" w:rsidR="00000000" w:rsidRPr="00000000">
        <w:rPr>
          <w:b w:val="1"/>
          <w:highlight w:val="white"/>
          <w:rtl w:val="0"/>
        </w:rPr>
        <w:t xml:space="preserve">Aerokinesis (Teen Titans) (200)</w:t>
      </w:r>
      <w:r w:rsidDel="00000000" w:rsidR="00000000" w:rsidRPr="00000000">
        <w:rPr>
          <w:highlight w:val="white"/>
          <w:rtl w:val="0"/>
        </w:rPr>
        <w:t xml:space="preserve">: Control air.</w:t>
        <w:br w:type="textWrapping"/>
      </w:r>
    </w:p>
    <w:p w:rsidR="00000000" w:rsidDel="00000000" w:rsidP="00000000" w:rsidRDefault="00000000" w:rsidRPr="00000000" w14:paraId="000001B4">
      <w:pPr>
        <w:pageBreakBefore w:val="0"/>
        <w:numPr>
          <w:ilvl w:val="1"/>
          <w:numId w:val="1"/>
        </w:numPr>
        <w:ind w:left="1440" w:hanging="360"/>
        <w:rPr>
          <w:highlight w:val="white"/>
          <w:rPrChange w:author="Leonardo Dos Santos" w:id="60" w:date="2025-05-13T12:42:55Z">
            <w:rPr>
              <w:highlight w:val="white"/>
            </w:rPr>
          </w:rPrChange>
        </w:rPr>
        <w:pPrChange w:author="Leonardo Dos Santos" w:id="0" w:date="2025-05-13T12:42:55Z">
          <w:pPr>
            <w:pageBreakBefore w:val="0"/>
            <w:numPr>
              <w:ilvl w:val="1"/>
              <w:numId w:val="4"/>
            </w:numPr>
            <w:ind w:left="1440" w:hanging="360"/>
          </w:pPr>
        </w:pPrChange>
      </w:pPr>
      <w:r w:rsidDel="00000000" w:rsidR="00000000" w:rsidRPr="00000000">
        <w:rPr>
          <w:b w:val="1"/>
          <w:highlight w:val="white"/>
          <w:rtl w:val="0"/>
        </w:rPr>
        <w:t xml:space="preserve">Hydrokinesis (Teen Titans) (200)</w:t>
      </w:r>
      <w:r w:rsidDel="00000000" w:rsidR="00000000" w:rsidRPr="00000000">
        <w:rPr>
          <w:highlight w:val="white"/>
          <w:rtl w:val="0"/>
        </w:rPr>
        <w:t xml:space="preserve">: Control water.</w:t>
        <w:br w:type="textWrapping"/>
      </w:r>
    </w:p>
    <w:p w:rsidR="00000000" w:rsidDel="00000000" w:rsidP="00000000" w:rsidRDefault="00000000" w:rsidRPr="00000000" w14:paraId="000001B5">
      <w:pPr>
        <w:pageBreakBefore w:val="0"/>
        <w:numPr>
          <w:ilvl w:val="1"/>
          <w:numId w:val="1"/>
        </w:numPr>
        <w:ind w:left="1440" w:hanging="360"/>
        <w:rPr>
          <w:highlight w:val="white"/>
          <w:rPrChange w:author="Leonardo Dos Santos" w:id="60" w:date="2025-05-13T12:42:55Z">
            <w:rPr>
              <w:highlight w:val="white"/>
            </w:rPr>
          </w:rPrChange>
        </w:rPr>
        <w:pPrChange w:author="Leonardo Dos Santos" w:id="0" w:date="2025-05-13T12:42:55Z">
          <w:pPr>
            <w:pageBreakBefore w:val="0"/>
            <w:numPr>
              <w:ilvl w:val="1"/>
              <w:numId w:val="4"/>
            </w:numPr>
            <w:ind w:left="1440" w:hanging="360"/>
          </w:pPr>
        </w:pPrChange>
      </w:pPr>
      <w:r w:rsidDel="00000000" w:rsidR="00000000" w:rsidRPr="00000000">
        <w:rPr>
          <w:b w:val="1"/>
          <w:highlight w:val="white"/>
          <w:rtl w:val="0"/>
        </w:rPr>
        <w:t xml:space="preserve">Ionikinesis (Teen Titans) (200)</w:t>
      </w:r>
      <w:r w:rsidDel="00000000" w:rsidR="00000000" w:rsidRPr="00000000">
        <w:rPr>
          <w:highlight w:val="white"/>
          <w:rtl w:val="0"/>
        </w:rPr>
        <w:t xml:space="preserve">: Control and create plasma.</w:t>
        <w:br w:type="textWrapping"/>
      </w:r>
    </w:p>
    <w:p w:rsidR="00000000" w:rsidDel="00000000" w:rsidP="00000000" w:rsidRDefault="00000000" w:rsidRPr="00000000" w14:paraId="000001B6">
      <w:pPr>
        <w:pageBreakBefore w:val="0"/>
        <w:numPr>
          <w:ilvl w:val="1"/>
          <w:numId w:val="1"/>
        </w:numPr>
        <w:ind w:left="1440" w:hanging="360"/>
        <w:rPr>
          <w:highlight w:val="white"/>
          <w:rPrChange w:author="Leonardo Dos Santos" w:id="60" w:date="2025-05-13T12:42:55Z">
            <w:rPr>
              <w:highlight w:val="white"/>
            </w:rPr>
          </w:rPrChange>
        </w:rPr>
        <w:pPrChange w:author="Leonardo Dos Santos" w:id="0" w:date="2025-05-13T12:42:55Z">
          <w:pPr>
            <w:pageBreakBefore w:val="0"/>
            <w:numPr>
              <w:ilvl w:val="1"/>
              <w:numId w:val="4"/>
            </w:numPr>
            <w:ind w:left="1440" w:hanging="360"/>
          </w:pPr>
        </w:pPrChange>
      </w:pPr>
      <w:r w:rsidDel="00000000" w:rsidR="00000000" w:rsidRPr="00000000">
        <w:rPr>
          <w:b w:val="1"/>
          <w:highlight w:val="white"/>
          <w:rtl w:val="0"/>
        </w:rPr>
        <w:t xml:space="preserve">Fatal Fabric (Kamen Rider Zi-Oh) (200)</w:t>
      </w:r>
      <w:r w:rsidDel="00000000" w:rsidR="00000000" w:rsidRPr="00000000">
        <w:rPr>
          <w:highlight w:val="white"/>
          <w:rtl w:val="0"/>
        </w:rPr>
        <w:t xml:space="preserve">: A proper harbinger of their chosen overlord or savior must understand the value of a tactical retreat, and protecting those important to the unfolding future! You have the ability to extend and manipulate the fabric of your clothing, able to make it whip about and deflect even projectile attacks from a Kamen Rider or kaijin and even bind them, as well as wrap it around yourself and allies to teleport you both to a nearby location to escape danger.</w:t>
      </w:r>
      <w:r w:rsidDel="00000000" w:rsidR="00000000" w:rsidRPr="00000000">
        <w:rPr>
          <w:highlight w:val="white"/>
          <w:rtl w:val="0"/>
        </w:rPr>
        <w:br w:type="textWrapping"/>
      </w:r>
    </w:p>
    <w:p w:rsidR="00000000" w:rsidDel="00000000" w:rsidP="00000000" w:rsidRDefault="00000000" w:rsidRPr="00000000" w14:paraId="000001B7">
      <w:pPr>
        <w:pageBreakBefore w:val="0"/>
        <w:numPr>
          <w:ilvl w:val="1"/>
          <w:numId w:val="1"/>
        </w:numPr>
        <w:ind w:left="1440" w:hanging="360"/>
        <w:rPr>
          <w:highlight w:val="white"/>
          <w:rPrChange w:author="Leonardo Dos Santos" w:id="60" w:date="2025-05-13T12:42:55Z">
            <w:rPr>
              <w:highlight w:val="white"/>
            </w:rPr>
          </w:rPrChange>
        </w:rPr>
        <w:pPrChange w:author="Leonardo Dos Santos" w:id="0" w:date="2025-05-13T12:42:55Z">
          <w:pPr>
            <w:pageBreakBefore w:val="0"/>
            <w:numPr>
              <w:ilvl w:val="1"/>
              <w:numId w:val="4"/>
            </w:numPr>
            <w:ind w:left="1440" w:hanging="360"/>
          </w:pPr>
        </w:pPrChange>
      </w:pPr>
      <w:r w:rsidDel="00000000" w:rsidR="00000000" w:rsidRPr="00000000">
        <w:rPr>
          <w:b w:val="1"/>
          <w:highlight w:val="white"/>
          <w:rtl w:val="0"/>
        </w:rPr>
        <w:t xml:space="preserve">Flight (Marvel) (250)</w:t>
      </w:r>
      <w:r w:rsidDel="00000000" w:rsidR="00000000" w:rsidRPr="00000000">
        <w:rPr>
          <w:highlight w:val="white"/>
          <w:rtl w:val="0"/>
        </w:rPr>
        <w:t xml:space="preserve">: Whether a jetpack, a new pair of wings, or your body’s own mysterious power, you can break the surly bonds of earth and fly. You’ve got great flight endurance, but cannot go faster than 200 MPH. Your tactical options are now manifold as you can really move in three dimensions. Does not grant an FAA pilot license.</w:t>
        <w:br w:type="textWrapping"/>
      </w:r>
    </w:p>
    <w:p w:rsidR="00000000" w:rsidDel="00000000" w:rsidP="00000000" w:rsidRDefault="00000000" w:rsidRPr="00000000" w14:paraId="000001B8">
      <w:pPr>
        <w:pageBreakBefore w:val="0"/>
        <w:numPr>
          <w:ilvl w:val="1"/>
          <w:numId w:val="1"/>
        </w:numPr>
        <w:ind w:left="1440" w:hanging="360"/>
        <w:rPr>
          <w:highlight w:val="white"/>
          <w:rPrChange w:author="Leonardo Dos Santos" w:id="60" w:date="2025-05-13T12:42:55Z">
            <w:rPr>
              <w:highlight w:val="white"/>
            </w:rPr>
          </w:rPrChange>
        </w:rPr>
        <w:pPrChange w:author="Leonardo Dos Santos" w:id="0" w:date="2025-05-13T12:42:55Z">
          <w:pPr>
            <w:pageBreakBefore w:val="0"/>
            <w:numPr>
              <w:ilvl w:val="1"/>
              <w:numId w:val="4"/>
            </w:numPr>
            <w:ind w:left="1440" w:hanging="360"/>
          </w:pPr>
        </w:pPrChange>
      </w:pPr>
      <w:r w:rsidDel="00000000" w:rsidR="00000000" w:rsidRPr="00000000">
        <w:rPr>
          <w:b w:val="1"/>
          <w:highlight w:val="white"/>
          <w:rtl w:val="0"/>
        </w:rPr>
        <w:t xml:space="preserve">Invisibility (Marvel) (250)</w:t>
      </w:r>
      <w:r w:rsidDel="00000000" w:rsidR="00000000" w:rsidRPr="00000000">
        <w:rPr>
          <w:highlight w:val="white"/>
          <w:rtl w:val="0"/>
        </w:rPr>
        <w:t xml:space="preserve">: What do you think? You can turn yourself invisible. Only specialized sensors will detect you, but you can still see fine despite the light passing through you. Watch out, doing too much to other objects (punching people, charging an energy blast, lifting something heavy) will usually reveal your location.</w:t>
      </w:r>
    </w:p>
    <w:p w:rsidR="00000000" w:rsidDel="00000000" w:rsidP="00000000" w:rsidRDefault="00000000" w:rsidRPr="00000000" w14:paraId="000001B9">
      <w:pPr>
        <w:pageBreakBefore w:val="0"/>
        <w:ind w:left="1440" w:firstLine="0"/>
        <w:rPr/>
      </w:pPr>
      <w:r w:rsidDel="00000000" w:rsidR="00000000" w:rsidRPr="00000000">
        <w:rPr>
          <w:rtl w:val="0"/>
        </w:rPr>
      </w:r>
    </w:p>
    <w:p w:rsidR="00000000" w:rsidDel="00000000" w:rsidP="00000000" w:rsidRDefault="00000000" w:rsidRPr="00000000" w14:paraId="000001BA">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Lost Hyuga (Naruto) (300)</w:t>
      </w:r>
      <w:r w:rsidDel="00000000" w:rsidR="00000000" w:rsidRPr="00000000">
        <w:rPr>
          <w:rtl w:val="0"/>
        </w:rPr>
        <w:t xml:space="preserve">: You, somewhere in your ancestry, are linked to the Hyuga clan by a bastard. Your Byakugan will work identically, but you will not be taught anything of the Gentle Fist style. At least you won't have to deal with glorified slavery. Be careful to hide your eyes from the Hyuga clan, lest they try to kill you.</w:t>
        <w:br w:type="textWrapping"/>
      </w:r>
    </w:p>
    <w:p w:rsidR="00000000" w:rsidDel="00000000" w:rsidP="00000000" w:rsidRDefault="00000000" w:rsidRPr="00000000" w14:paraId="000001BB">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Unlocked Chakra (N/A) (Free)</w:t>
      </w:r>
      <w:r w:rsidDel="00000000" w:rsidR="00000000" w:rsidRPr="00000000">
        <w:rPr>
          <w:rtl w:val="0"/>
        </w:rPr>
        <w:t xml:space="preserve">: You have your chakra reserves unlocked and gain basic knowledge in how to manipulate it.</w:t>
        <w:br w:type="textWrapping"/>
      </w:r>
    </w:p>
    <w:p w:rsidR="00000000" w:rsidDel="00000000" w:rsidP="00000000" w:rsidRDefault="00000000" w:rsidRPr="00000000" w14:paraId="000001BC">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Green Dreams (A Song of Ice and Fire) (300)</w:t>
      </w:r>
      <w:r w:rsidDel="00000000" w:rsidR="00000000" w:rsidRPr="00000000">
        <w:rPr>
          <w:rtl w:val="0"/>
        </w:rPr>
        <w:t xml:space="preserve">: You will occasionally dream entirely in green. These dreams are prophetic and of important events but difficult to decipher. You can affect the prophesized future.</w:t>
        <w:br w:type="textWrapping"/>
      </w:r>
    </w:p>
    <w:p w:rsidR="00000000" w:rsidDel="00000000" w:rsidP="00000000" w:rsidRDefault="00000000" w:rsidRPr="00000000" w14:paraId="000001BD">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Kinesis (Marvel) (300)</w:t>
      </w:r>
      <w:r w:rsidDel="00000000" w:rsidR="00000000" w:rsidRPr="00000000">
        <w:rPr>
          <w:rtl w:val="0"/>
        </w:rPr>
        <w:t xml:space="preserve">: You have the ability to control things with your mind. You may have basic telekinesis, in which case you can lift and move objects as if you were physically touching them, or a form of energy control such as pyrokinesis or aquakinesis. Perhaps you’re even ferrokinetic or cryokinetic?</w:t>
        <w:br w:type="textWrapping"/>
      </w:r>
    </w:p>
    <w:p w:rsidR="00000000" w:rsidDel="00000000" w:rsidP="00000000" w:rsidRDefault="00000000" w:rsidRPr="00000000" w14:paraId="000001BE">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Leave It (Nintendogs) (300)</w:t>
      </w:r>
      <w:r w:rsidDel="00000000" w:rsidR="00000000" w:rsidRPr="00000000">
        <w:rPr>
          <w:rtl w:val="0"/>
        </w:rPr>
        <w:t xml:space="preserve">: You can designate a single item that others may not touch or interact with unless they have your express permission</w:t>
        <w:br w:type="textWrapping"/>
      </w:r>
    </w:p>
    <w:p w:rsidR="00000000" w:rsidDel="00000000" w:rsidP="00000000" w:rsidRDefault="00000000" w:rsidRPr="00000000" w14:paraId="000001BF">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Data Weaponry (Megaman Battle Network) (300)</w:t>
      </w:r>
      <w:r w:rsidDel="00000000" w:rsidR="00000000" w:rsidRPr="00000000">
        <w:rPr>
          <w:rtl w:val="0"/>
        </w:rPr>
        <w:t xml:space="preserve">: You can now manifest weaponry out of data. You can make swords, knives, firearms, and the like. Just not a transdimensional transmogrifier or anything like that. You’ll never be disarmed again. Besides, having a beam saber or a cannon made up of 0s and 1s is pretty damn cool. These weapons may also get pretty damn strong as you get stronger yourself. Careful, though, these weapons draw on your stamina. Just don’t black out using them.</w:t>
        <w:br w:type="textWrapping"/>
      </w:r>
    </w:p>
    <w:p w:rsidR="00000000" w:rsidDel="00000000" w:rsidP="00000000" w:rsidRDefault="00000000" w:rsidRPr="00000000" w14:paraId="000001C0">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Parahuman - Blink (Worm) (300)</w:t>
      </w:r>
      <w:r w:rsidDel="00000000" w:rsidR="00000000" w:rsidRPr="00000000">
        <w:rPr>
          <w:rtl w:val="0"/>
        </w:rPr>
        <w:t xml:space="preserve">: You are capable of teleporting to any location within two hundred yards with only an instant’s thought. When you Blink you may modify your physical orientation and momentum to anything that is physically possible for you. This power is especially suited to rapid teleportation chains, and you are immune to any disorientation or imbalance that might result from this. Secondary Thinker aspects grant you superhuman spatial and situational awareness needed to use this ability to its fullest, along with the capability to handle sensory input faster than possible for any other human being. You can also Blink targets you’re touching, or take them with you, whether that is people or objects, up to around five times your size.</w:t>
        <w:br w:type="textWrapping"/>
      </w:r>
    </w:p>
    <w:p w:rsidR="00000000" w:rsidDel="00000000" w:rsidP="00000000" w:rsidRDefault="00000000" w:rsidRPr="00000000" w14:paraId="000001C1">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Parahuman - Air Control (Worm) (300)</w:t>
      </w:r>
      <w:r w:rsidDel="00000000" w:rsidR="00000000" w:rsidRPr="00000000">
        <w:rPr>
          <w:rtl w:val="0"/>
        </w:rPr>
        <w:t xml:space="preserve">: Don’t laugh at it, the power to sense and manipulate air within a large radius is incredibly potent. The range of your power is roughly several city blocks, and its strength is enough to shred stone within an instant and metal shortly after. Of special note is your ability to compress air to the point that it’ll act like a liquid or solid, granting it incredible strength from the raw pressure. Releasing this compressed gas makes for incredibly dangerous aerokinetic explosions. Your power’s strength and control is much greater in areas with large open spaces and strong winds. If an airborne opponent was stupid enough to fight you high up in the atmosphere in the global slipstreams you’d be a living force of nature.</w:t>
        <w:br w:type="textWrapping"/>
      </w:r>
    </w:p>
    <w:p w:rsidR="00000000" w:rsidDel="00000000" w:rsidP="00000000" w:rsidRDefault="00000000" w:rsidRPr="00000000" w14:paraId="000001C2">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Parahuman - Browbeat (Worm) (300)</w:t>
      </w:r>
      <w:r w:rsidDel="00000000" w:rsidR="00000000" w:rsidRPr="00000000">
        <w:rPr>
          <w:rtl w:val="0"/>
        </w:rPr>
        <w:t xml:space="preserve">: How does personal biokinesis, a protective force field, and tactile telekinesis sound as a power set? You’re nearly impossible to completely incapacitate or subdue due to your combination of powers, and any one facet of your power being negated tends to be covered by others. Nullifying your force field and telekinesis doesn’t change the fact that you’ve already shifted into a superhumanly strong hulk, and at any other time you’re a juggernaut who can wreck opponents with just the tiniest glancing blow. Strength for your telekinesis is 30 tons over your base physical strength, and your forcefield is durable enough to casually tank… well, a tank. The creative uses of your biokinesis are nearly limitless.</w:t>
        <w:br w:type="textWrapping"/>
      </w:r>
    </w:p>
    <w:p w:rsidR="00000000" w:rsidDel="00000000" w:rsidP="00000000" w:rsidRDefault="00000000" w:rsidRPr="00000000" w14:paraId="000001C3">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Parahuman - Phase State (Worm) (300)</w:t>
      </w:r>
      <w:r w:rsidDel="00000000" w:rsidR="00000000" w:rsidRPr="00000000">
        <w:rPr>
          <w:rtl w:val="0"/>
        </w:rPr>
        <w:t xml:space="preserve">: You're able to transition into an immaterial state that is incredibly hard to see, and is completely untouchable by any physical force or object. In this state physics’ hold on you is very loose, letting you leap incredible distances and glide and float. You can transition things you touch into this state as well, at which point you can interact with them as normal, not counting the nature of their new state. Objects and other targets revert back after a while based on how much juice you put into changing them, with very nasty consequences for anything they happen to be passing through at the time. You can also do the reverse, with the targets having insanely more pronounced effects on their surroundings, almost like whatever they hit was only partially real and substantial compared to them. You can do this to yourself as well, at which point you could probably walk through solid steel like it was melted butter.</w:t>
        <w:br w:type="textWrapping"/>
      </w:r>
    </w:p>
    <w:p w:rsidR="00000000" w:rsidDel="00000000" w:rsidP="00000000" w:rsidRDefault="00000000" w:rsidRPr="00000000" w14:paraId="000001C4">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Parahuman - Friction Modulation (Worm) (300)</w:t>
      </w:r>
      <w:r w:rsidDel="00000000" w:rsidR="00000000" w:rsidRPr="00000000">
        <w:rPr>
          <w:rtl w:val="0"/>
        </w:rPr>
        <w:t xml:space="preserve">: You are capable of not only ignoring friction, but reversing its effects to increase your speed and momentum instead. This can continue with no upper limit, and any negative effects you would suffer from the forces involved are negated. This includes kinetic force that would cause damage to you from your own actions, so despite your speed you cannot strike with any more force then you can safely handle. Your control over your movement and inertia also allows you to redirect your momentum and inertia in any direction at any time, allowing you to zip and bounce around a battlefield at insane speeds effortlessly. Your reaction time and reflexes scale with your speed, allowing you to act and react normally. May also be extended to people and objects you are touching to bring them along with you. You have perfect balance and poise while under the effects of this power.</w:t>
        <w:br w:type="textWrapping"/>
      </w:r>
    </w:p>
    <w:p w:rsidR="00000000" w:rsidDel="00000000" w:rsidP="00000000" w:rsidRDefault="00000000" w:rsidRPr="00000000" w14:paraId="000001C5">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Parahuman - Transporter (Worm) (300)</w:t>
      </w:r>
      <w:r w:rsidDel="00000000" w:rsidR="00000000" w:rsidRPr="00000000">
        <w:rPr>
          <w:rtl w:val="0"/>
        </w:rPr>
        <w:t xml:space="preserve">: While technically a Thinker ability, its use means we're putting it over here. You basically have a full-fledged Contessa level Path to Victory...as long as said victory is getting something from point A to B. These are always the quickest, safest, and most efficient ways to do so unless you specifically wish otherwise. As long as it is in some way possible for you to do so, you can, and do it perfectly. Thinker headaches are also a thing. Anything beyond transporting a target to its destination is beyond the scope of this power, although that doesn’t mean that clever thinking can’t make this offensively in combat. Bullet A into Person’s Brain B is transportation after all. Just remember that these targets have to be physical things, so don’t try any conceptual or wordplay bullshit to game this power.</w:t>
        <w:br w:type="textWrapping"/>
      </w:r>
    </w:p>
    <w:p w:rsidR="00000000" w:rsidDel="00000000" w:rsidP="00000000" w:rsidRDefault="00000000" w:rsidRPr="00000000" w14:paraId="000001C6">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Parahuman - Doormaker (Worm) (300)</w:t>
      </w:r>
      <w:r w:rsidDel="00000000" w:rsidR="00000000" w:rsidRPr="00000000">
        <w:rPr>
          <w:rtl w:val="0"/>
        </w:rPr>
        <w:t xml:space="preserve">: You are capable of opening portals to any destination you can think of. These portals may remain until you decide to dismiss them, and their size is limited only by your powers growth and the effort you put into them. These portals are capable of crossing dimensional boundaries, and into alternate mirror worlds. Post Jump you can still reach such destinations, but note that peculiarities of the particular world may change the fundamental nature of how these might function. Post-Spark these portals can connect anywhere in the multiverse/omniverse.</w:t>
        <w:br w:type="textWrapping"/>
      </w:r>
    </w:p>
    <w:p w:rsidR="00000000" w:rsidDel="00000000" w:rsidP="00000000" w:rsidRDefault="00000000" w:rsidRPr="00000000" w14:paraId="000001C7">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Parahuman - Gravity Manipulation (Worm) (300)</w:t>
      </w:r>
      <w:r w:rsidDel="00000000" w:rsidR="00000000" w:rsidRPr="00000000">
        <w:rPr>
          <w:rtl w:val="0"/>
        </w:rPr>
        <w:t xml:space="preserve">: You can manipulate gravity, increasing it immensely or completely nullifying it. Your ability to change its direction also means you can do things like fly, make it so that along a particular street people can walk on the building’s sides like it was a sidewalk, and much more. The effects of this power on an area can either be temporary, or last until you reverse them or they are disrupted by another effect. The upper limit of how strong you can make gravity increases with time. You start with five times earth gravity being your upper limit. This power’s range is a radius equal to about two city blocks around you, which will increase slowly over time. </w:t>
        <w:br w:type="textWrapping"/>
      </w:r>
    </w:p>
    <w:p w:rsidR="00000000" w:rsidDel="00000000" w:rsidP="00000000" w:rsidRDefault="00000000" w:rsidRPr="00000000" w14:paraId="000001C8">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Parahuman - Orbital Lock (Worm) (300)</w:t>
      </w:r>
      <w:r w:rsidDel="00000000" w:rsidR="00000000" w:rsidRPr="00000000">
        <w:rPr>
          <w:rtl w:val="0"/>
        </w:rPr>
        <w:t xml:space="preserve">: Your power lets you lock a target’s position relative to something else. No matter how the object moves, whether that be normally, through teleportation, or other exotic means the target will always remain in that exact relative position. You can also only lock parts of its relative position, letting it rotate or move along a particular axis while denying others. You’re strong enough to lock up to large buildings with your power, and targets remain locked until you either release them or something manages to disrupt the effect. Unless you make it otherwise targets under the effect of this power are incredibly durable, the spatial lock rendering them almost immune to kinetic damage. Other forms of damage are not impeded in the slightest.</w:t>
        <w:br w:type="textWrapping"/>
      </w:r>
    </w:p>
    <w:p w:rsidR="00000000" w:rsidDel="00000000" w:rsidP="00000000" w:rsidRDefault="00000000" w:rsidRPr="00000000" w14:paraId="000001C9">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Parahuman - Topography Manipulation (Worm) (300)</w:t>
      </w:r>
      <w:r w:rsidDel="00000000" w:rsidR="00000000" w:rsidRPr="00000000">
        <w:rPr>
          <w:rtl w:val="0"/>
        </w:rPr>
        <w:t xml:space="preserve">: You are capable of warping and manipulating topography. You can warp things so stepping across a football field takes only a single step, loop space back on itself, make circles square and squares circles, and other uses. Living matter makes it harder to warp space when present in large quantities, and potentially disrupts your power if suddenly introduced into warped space. If Times Square was empty it would be your personal playground, but when it’s in the middle of rush hour you'd be limited to "just" warping it into a loop, or basic widening/shortening of space. Lesser quantities of living matter still has an effect, but only enough to prevent you from turning somebody into a human pretzel. Has an extremely large range that only grows with the lack of living beings in the area.</w:t>
        <w:br w:type="textWrapping"/>
      </w:r>
    </w:p>
    <w:p w:rsidR="00000000" w:rsidDel="00000000" w:rsidP="00000000" w:rsidRDefault="00000000" w:rsidRPr="00000000" w14:paraId="000001CA">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Parahuman - Internal Charge (Worm) (300)</w:t>
      </w:r>
      <w:r w:rsidDel="00000000" w:rsidR="00000000" w:rsidRPr="00000000">
        <w:rPr>
          <w:rtl w:val="0"/>
        </w:rPr>
        <w:t xml:space="preserve">: While stationary you're able to "charge" yourself by focusing, with said charge then able to be spent for 5 seconds of nigh-invulnerability, super strength, and super speed per second you’ve been charging. You're the equal of pretty much any other brute or mover while this charge is active, being incredibly difficult to harm and faster than even most electronic devices can track, but once you run out you're just a normal human until you generate more. Stored charges begin to slowly dissipate over time after a while, and you'll only be able to hold about five minutes worth of charge at any one time.</w:t>
        <w:br w:type="textWrapping"/>
      </w:r>
    </w:p>
    <w:p w:rsidR="00000000" w:rsidDel="00000000" w:rsidP="00000000" w:rsidRDefault="00000000" w:rsidRPr="00000000" w14:paraId="000001CB">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Parahuman - Warp Spasm (Worm) (300)</w:t>
      </w:r>
      <w:r w:rsidDel="00000000" w:rsidR="00000000" w:rsidRPr="00000000">
        <w:rPr>
          <w:rtl w:val="0"/>
        </w:rPr>
        <w:t xml:space="preserve">: By activating your power you are able to enter a berserker rage that warps you into a monstrous and incredibly destructive form wreathed in fire and lightning. This transformation continues to build over time, with no upper limit as long as you don’t calm down, and have the stimulus to feed your aggression. Lacking actual meaningful danger will cause your growth to stall, while lacking any form of conflict or stress will cause your power to reverse its effects quickly. This rage doesn’t impede your intelligence, skills, awareness, or cunning, perhaps even sharpening them as time goes on, but while you are in this state the only methods you can bring yourself to use involve violence, aggression, and destruction. You can snap yourself out of this rage at any time you want, although this doesn’t stop you from losing yourself in it if you are not careful. The exact details of your monstrous state is up to you, whether you want it to be a demonic winged monster, dragon like, or something else. The intense heat and electric discharge you are generating is controllable by you, and gets stronger as you do.</w:t>
        <w:br w:type="textWrapping"/>
      </w:r>
    </w:p>
    <w:p w:rsidR="00000000" w:rsidDel="00000000" w:rsidP="00000000" w:rsidRDefault="00000000" w:rsidRPr="00000000" w14:paraId="000001CC">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Parahuman - Alexandria Package (Worm) (300)</w:t>
      </w:r>
      <w:r w:rsidDel="00000000" w:rsidR="00000000" w:rsidRPr="00000000">
        <w:rPr>
          <w:rtl w:val="0"/>
        </w:rPr>
        <w:t xml:space="preserve">: You have the standard flying brick powerset, insane strength, durability, and flight. You can toss around over 30 tons, your strength enough to tear through solid steel like tissue paper. Your durability is incredible, requiring high explosives before you even start to feel it; and your flight tops out at around five hundred miles per hour. As a secondary power you possess enhanced intelligence and perfect memory. Your power also enforces the Manton Limit on things that try to affect you, meaning that even elsewhere a telekinetic can't pop your brain, or somebody who can conjure flames burn you from the inside out. Yes, this explicitly includes Behemoth’s kill aura, and will even protect you from Ziz's telekinetic brain fuckery.</w:t>
        <w:br w:type="textWrapping"/>
      </w:r>
    </w:p>
    <w:p w:rsidR="00000000" w:rsidDel="00000000" w:rsidP="00000000" w:rsidRDefault="00000000" w:rsidRPr="00000000" w14:paraId="000001CD">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Parahuman - Soft Physics (Worm) (300)</w:t>
      </w:r>
      <w:r w:rsidDel="00000000" w:rsidR="00000000" w:rsidRPr="00000000">
        <w:rPr>
          <w:rtl w:val="0"/>
        </w:rPr>
        <w:t xml:space="preserve">: You’re able to ‘soften’ physics on targets, whether that be yourself or another person or object. This is really fascinating as you’re basically calling up quantum improbability to the macro-scale and using the resulting physical uncertainty to… ugh. Look, the long and short of it is that you basically run on Looney Toon physics. Expect some really odd stares and reactions from people. I guess you don't really care about the sheer raw potential that lies in how your power actually manages to pull a giant hammer out of your formerly empty pocket, or how the resulting data would revolutionize physics. For the love of god please use this responsibly. I don't know exactly what will happen if you fold somebody up, then trap them in a can and leave, but I know that it is not going to be healthy for the poor bastard. Also while use of this power makes you the next best thing to unkillable, it only functions while you’re conscious, and non-physical effects (like mind control) aren’t impeded in the slightest. If you want I’ll throw in a yellow suit and a green mask for free.</w:t>
        <w:br w:type="textWrapping"/>
      </w:r>
    </w:p>
    <w:p w:rsidR="00000000" w:rsidDel="00000000" w:rsidP="00000000" w:rsidRDefault="00000000" w:rsidRPr="00000000" w14:paraId="000001CE">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Parahuman - Energy Shadow (Worm) (300)</w:t>
      </w:r>
      <w:r w:rsidDel="00000000" w:rsidR="00000000" w:rsidRPr="00000000">
        <w:rPr>
          <w:rtl w:val="0"/>
        </w:rPr>
        <w:t xml:space="preserve">: Your power allows you to absorb energy, a process which empowers you based on how much you take in. This starts as becoming stronger, tougher, and healing damage, but swiftly begins to transition you into a living energy being that can keep growing stronger and larger as long as there is enough energy to fuel your growth. The only form of energy you can’t absorb is the kinetic energy in solid objects, meaning you’ll have to rely on your durability to protect you from physical assault. Your power absorbs most energy automatically if it would be dangerous to you, but over a certain threshold you need to focus to properly absorb it all. You are capable of expending energy in the form of intense blasts, the nature of which is under your control. You are capable of being overwhelmed, and note that your power is constantly eating absorbed energy to fuel your strength, durability, and healing.</w:t>
        <w:br w:type="textWrapping"/>
      </w:r>
    </w:p>
    <w:p w:rsidR="00000000" w:rsidDel="00000000" w:rsidP="00000000" w:rsidRDefault="00000000" w:rsidRPr="00000000" w14:paraId="000001CF">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Parahuman - Personal Force Manipulation (Worm) (300)</w:t>
      </w:r>
      <w:r w:rsidDel="00000000" w:rsidR="00000000" w:rsidRPr="00000000">
        <w:rPr>
          <w:rtl w:val="0"/>
        </w:rPr>
        <w:t xml:space="preserve">: Within </w:t>
      </w:r>
      <w:del w:author="Isaiah Perez" w:id="140" w:date="2021-09-25T04:33:16Z">
        <w:r w:rsidDel="00000000" w:rsidR="00000000" w:rsidRPr="00000000">
          <w:rPr>
            <w:rtl w:val="0"/>
          </w:rPr>
          <w:delText xml:space="preserve">a </w:delText>
        </w:r>
      </w:del>
      <w:r w:rsidDel="00000000" w:rsidR="00000000" w:rsidRPr="00000000">
        <w:rPr>
          <w:rtl w:val="0"/>
        </w:rPr>
        <w:t xml:space="preserve">the space around an inch from your body you are aware of all forces currently active, and you may magnify or lessen them. This lets you turn blows against you into mere taps, while increasing your own into incredibly destructive attacks. You can extend this power to targets you are touching, up to the size of a very large vehicle. You’ll get more bang for your buck by increasing or decreasing multiple forces at a time, like increasing the kinetic force of your strikes while decreasing the physical resistance of the target at the same time. This requires no small amount of finesse, but if properly mastered you’d be a nightmare.</w:t>
        <w:br w:type="textWrapping"/>
      </w:r>
    </w:p>
    <w:p w:rsidR="00000000" w:rsidDel="00000000" w:rsidP="00000000" w:rsidRDefault="00000000" w:rsidRPr="00000000" w14:paraId="000001D0">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Parahuman - Stellar Focus (Worm) (300)</w:t>
      </w:r>
      <w:r w:rsidDel="00000000" w:rsidR="00000000" w:rsidRPr="00000000">
        <w:rPr>
          <w:rtl w:val="0"/>
        </w:rPr>
        <w:t xml:space="preserve">: High temperatures within a small space around you (roughly a one to two foot radius unless you limit it or turn it off) are nullified to around sixty-seventy degrees, and for a very good reason. Your power lets you create a miniature sun, which may reach up to the size of a very large truck. Continued effort can continue expanding it but doing so results in diminishing returns and can tire you out. The temperatures generated by this can be enough to lay waste to everything around you in seconds if you’re not careful, and to vaporize stone and steel in almost an instant if you’re openly pushing it to happen. You’ll have to keep your sun small if you want to use it without causing insane amounts of collateral damage and wanton death, but when purposefully guided towards destruction there is very little even among parahumans that is capable of resisting its effects. The range you can control and move it within is roughly two hundred yards around you from the sun's core to yourself.</w:t>
        <w:br w:type="textWrapping"/>
      </w:r>
    </w:p>
    <w:p w:rsidR="00000000" w:rsidDel="00000000" w:rsidP="00000000" w:rsidRDefault="00000000" w:rsidRPr="00000000" w14:paraId="000001D1">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Parahuman - Ballistic Transmission (Worm) (300)</w:t>
      </w:r>
      <w:r w:rsidDel="00000000" w:rsidR="00000000" w:rsidRPr="00000000">
        <w:rPr>
          <w:rtl w:val="0"/>
        </w:rPr>
        <w:t xml:space="preserve">: Objects you touch can be launched along a trajectory of your choosing (simple ones only, slight curves are fine, figure eights are not) at several thousand feet per second. You can affect objects up to the size of a large truck, and size has no effect on the speed reached. Unfortunately you can't make targets fire slower, so any use of your power is almost by default highly lethal and destructive against anything other than extremely durable targets. If you don’t think this is all that impressive then sit down and do the math when say...that car over there hits something moving at speeds equaling that of a high velocity military round.</w:t>
        <w:br w:type="textWrapping"/>
      </w:r>
    </w:p>
    <w:p w:rsidR="00000000" w:rsidDel="00000000" w:rsidP="00000000" w:rsidRDefault="00000000" w:rsidRPr="00000000" w14:paraId="000001D2">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Parahuman - Sting (Worm) (300)</w:t>
      </w:r>
      <w:r w:rsidDel="00000000" w:rsidR="00000000" w:rsidRPr="00000000">
        <w:rPr>
          <w:rtl w:val="0"/>
        </w:rPr>
        <w:t xml:space="preserve">: By unfolding an object through nigh infinite dimensions it becomes capable of ignoring all forces that would affect it, including the physical resistance, durability, or other effects that would meaningfully impede it. You apply this effect on touch (and you're immune to being harmed by this power) on objects up to the size of a large truck. The length of time this remains in effect on an object depends on how much juice you put into it, and when the power wears off the object will physically fuse with whatever it is currently going through. This power allows you to tear through almost any and all defenses like they didn't even exist, only other absolute effects like a time locked object can resist it, at which point both effects simply cancel each other out on contact. Explicitly bypasses all dimensional barriers, boundaries, and defenses. You also have a nigh perfect sense of timing and trajectories, giving you superhuman aim and accuracy. As a special concern for Jumpers, note that magical, conceptual, and other supernatural effects work just fine when it comes to defending against this power, they don’t automatically lolnope it, but unlike everything else they have a chance.</w:t>
        <w:br w:type="textWrapping"/>
      </w:r>
    </w:p>
    <w:p w:rsidR="00000000" w:rsidDel="00000000" w:rsidP="00000000" w:rsidRDefault="00000000" w:rsidRPr="00000000" w14:paraId="000001D3">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Parahuman - Power Well (Worm) (300)</w:t>
      </w:r>
      <w:r w:rsidDel="00000000" w:rsidR="00000000" w:rsidRPr="00000000">
        <w:rPr>
          <w:rtl w:val="0"/>
        </w:rPr>
        <w:t xml:space="preserve">: Within you resides an immense reserve of energy that you are capable of calling up and expending in incredibly powerful blasts. You can shape these and to a certain extent manipulate their nature, from kinetic force, to thermal energy, to electricity and more. These are powerful enough to level a city block should you go all out to your upper limit. You also possess the capability of flight, at around two hundred miles per hour. Despite the incredible raw force of this ability, do note that use drains your reserves, and while they are significant when you are fully charged intensive use of your full capacity will require over a week to recharge to suitable levels. Your mobility and raw destructive power also do nothing for your personal durability. Barring other abilities you are just as fragile as a normal human.</w:t>
        <w:br w:type="textWrapping"/>
      </w:r>
    </w:p>
    <w:p w:rsidR="00000000" w:rsidDel="00000000" w:rsidP="00000000" w:rsidRDefault="00000000" w:rsidRPr="00000000" w14:paraId="000001D4">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Parahuman - Decoy (Worm) (300)</w:t>
      </w:r>
      <w:r w:rsidDel="00000000" w:rsidR="00000000" w:rsidRPr="00000000">
        <w:rPr>
          <w:rtl w:val="0"/>
        </w:rPr>
        <w:t xml:space="preserve">: You're capable of "tagging" living beings on contact, and for several hours afterward as long as they are within a mile radius of you then you can shunt anything affecting yourself onto them instead. This can range from the bullet striking you entering their brain instead, to that poison you just downed like a jello shot. Shunting an effect is almost effortless as long as you're mentally aware, needing only the intention to do so. Your power can only remotely transmit things that are happening to you "right now". Targets apply their durability and other traits to the suffered effect normally. If you don’t have enough tagged targets to take the damage then you suffer it yourself, and overflow from a killed target will hit you if it has nowhere to go. Surprise attacks likewise will be difficult for you to defend against with this power.</w:t>
        <w:br w:type="textWrapping"/>
      </w:r>
    </w:p>
    <w:p w:rsidR="00000000" w:rsidDel="00000000" w:rsidP="00000000" w:rsidRDefault="00000000" w:rsidRPr="00000000" w14:paraId="000001D5">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Parahuman - Corrosive Contact (Worm) (300)</w:t>
      </w:r>
      <w:r w:rsidDel="00000000" w:rsidR="00000000" w:rsidRPr="00000000">
        <w:rPr>
          <w:rtl w:val="0"/>
        </w:rPr>
        <w:t xml:space="preserve">: Your touch hyper-accelerates and optimizes entropy in targets, which for most means they almost instantly disintegrate. This power can affect contiguous material up to five yards away from the point of contact, and your precision with it is enough to do things like casually carve out new doorways with a tap. This power is enough to almost ignore simple physical durability, although beings like the Endbringers will "merely" be hurt pretty bad by it. Works on energy just as easily as matter, and you lack any Manton Limit to stop you from effecting living beings. You're completely immune of course, and have perfect control over this ability.</w:t>
        <w:br w:type="textWrapping"/>
      </w:r>
    </w:p>
    <w:p w:rsidR="00000000" w:rsidDel="00000000" w:rsidP="00000000" w:rsidRDefault="00000000" w:rsidRPr="00000000" w14:paraId="000001D6">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Parahuman - Stasis (Worm) (300)</w:t>
      </w:r>
      <w:r w:rsidDel="00000000" w:rsidR="00000000" w:rsidRPr="00000000">
        <w:rPr>
          <w:rtl w:val="0"/>
        </w:rPr>
        <w:t xml:space="preserve">: At a touch you're capable of freezing things into a temporal stasis, for up to ten minutes at a time, minimum thirty seconds. Effected objects are completely invulnerable, immovable, and otherwise immune to being affected by anything. Should another absolute effect (such as Sting for example) contest this, then both effects are nullified. Additional touches allow you to reset this timer for any duration up to your max. You are capable of effecting contiguous matter, although this is much harder, able to work only about five yards out. The Manton Effect prevents you from freezing only portions of a living target, at least for the duration of this jump.</w:t>
        <w:br w:type="textWrapping"/>
      </w:r>
    </w:p>
    <w:p w:rsidR="00000000" w:rsidDel="00000000" w:rsidP="00000000" w:rsidRDefault="00000000" w:rsidRPr="00000000" w14:paraId="000001D7">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Parahuman - Biosculptor (Worm) (300)</w:t>
      </w:r>
      <w:r w:rsidDel="00000000" w:rsidR="00000000" w:rsidRPr="00000000">
        <w:rPr>
          <w:rtl w:val="0"/>
        </w:rPr>
        <w:t xml:space="preserve">: On touch you are able to sense every detail about living matter you're in contact with, and can shape it with a thought. You are only limited by your own (admittedly great even just with this powers senses) knowledge of what you're doing, the amount of biomass you have to work with, and physical laws. As long as it is organic you can weave it like a master musician would a masterpiece from the violin, or like a sculptor would mold their masterpiece. Contact means you're at least touching part of the living being you're wanting to effect. Requires direct flesh to flesh contact on your part, doesn't work through clothes or coverings, and doesn’t work on yourself. This power isn’t instantaneous, although it’s still extremely quick.</w:t>
      </w:r>
      <w:ins w:author="Anonymous" w:id="141" w:date="2024-08-03T22:50:38Z">
        <w:del w:author="Anonymous" w:id="142" w:date="2024-08-03T22:50:41Z">
          <w:r w:rsidDel="00000000" w:rsidR="00000000" w:rsidRPr="00000000">
            <w:rPr>
              <w:rtl w:val="0"/>
            </w:rPr>
            <w:delText xml:space="preserve">p</w:delText>
          </w:r>
        </w:del>
      </w:ins>
      <w:r w:rsidDel="00000000" w:rsidR="00000000" w:rsidRPr="00000000">
        <w:rPr>
          <w:rtl w:val="0"/>
        </w:rPr>
        <w:br w:type="textWrapping"/>
      </w:r>
    </w:p>
    <w:p w:rsidR="00000000" w:rsidDel="00000000" w:rsidP="00000000" w:rsidRDefault="00000000" w:rsidRPr="00000000" w14:paraId="000001D8">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Parahuman - Thought Implantation (Worm) (300)</w:t>
      </w:r>
      <w:r w:rsidDel="00000000" w:rsidR="00000000" w:rsidRPr="00000000">
        <w:rPr>
          <w:rtl w:val="0"/>
        </w:rPr>
        <w:t xml:space="preserve">: You are capable of sensing all minds within a several hundred yard range, along with their emotions and their thoughts, conscious or otherwise. You can implant emotions and thoughts into peoples’ minds, which from their perspective are indistinguishable from their own. These can be conscious or subconscious, and as complex as you yourself are capable of imagining. Note that thoughts include a lot more than just mental dialogue. Subtlety and finesse will pay off more than brute force with this power, but you should never underestimate the ability to just overwhelm somebody’s mind with a particular emotion or thought. As a side effect of this power you have an incredible understanding of how the mind functions and the nature of emotions and thought.</w:t>
        <w:br w:type="textWrapping"/>
      </w:r>
    </w:p>
    <w:p w:rsidR="00000000" w:rsidDel="00000000" w:rsidP="00000000" w:rsidRDefault="00000000" w:rsidRPr="00000000" w14:paraId="000001D9">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Parahuman - Boogie Manimal (Worm) (300)</w:t>
      </w:r>
      <w:r w:rsidDel="00000000" w:rsidR="00000000" w:rsidRPr="00000000">
        <w:rPr>
          <w:rtl w:val="0"/>
        </w:rPr>
        <w:t xml:space="preserve">: You are able to produce a strange fog-like substance which you can then shape into creatures, their natures being limited only by your imagination and how you craft them. These are under your mental control, and you can sense everything they do. The more of the fog you invest into a creature, and the longer you take in its creation, the stronger and more powerful it will be. Creatures may have certain abilities of their own based on how you've made them, and at any time you may invest more fog into them to modify or strengthen them further, with no (in theory if maybe not so much in practice) upper limit. Creatures default to a completely loyal if predatory mentality unless you make them otherwise. The fog itself is mostly transparent to you and your creations, and can be pumped out to cover large areas.</w:t>
        <w:br w:type="textWrapping"/>
      </w:r>
    </w:p>
    <w:p w:rsidR="00000000" w:rsidDel="00000000" w:rsidP="00000000" w:rsidRDefault="00000000" w:rsidRPr="00000000" w14:paraId="000001DA">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Parahuman - Thanatos (Worm) (300)</w:t>
      </w:r>
      <w:r w:rsidDel="00000000" w:rsidR="00000000" w:rsidRPr="00000000">
        <w:rPr>
          <w:rtl w:val="0"/>
        </w:rPr>
        <w:t xml:space="preserve">: At will you are capable of conjuring up a phantom whose appearance and nature seem to be influenced by your personality. This phantom is capable of being intangible, and begins with peak human physical capabilities. Anytime it kills a living being, it assimilates properties of that being to improve itself. Even adding new capabilities and shifting it’s form. Normal people typically only gain skills and small increases in physical abilities, while parahumans and those with unique powers or abilities will see those abilities integrated into the phantom. Killing a pyrokinetic would result in your phantom shifting into a more demonic or draconic appearance, and granting it the ability to conjure and manipulate flame for example. At all times you sense what your phantom does, including its mental processes, and control it as easily as you control your own body. Improvements are permanent and remain even if you dismiss it. Your phantom's range begins at around four city blocks away from you, and will increase with time. Note that the upgrades it receives aren’t necessarily a one for one copying of the target’s power (although that is also possible), simply an integration of aspects of it that improve the phantom. These upgrades are always good, but killing a god isn’t going to make it a god, although a massive upgrade related to that god’s domain would be perfectly viable.</w:t>
        <w:br w:type="textWrapping"/>
      </w:r>
    </w:p>
    <w:p w:rsidR="00000000" w:rsidDel="00000000" w:rsidP="00000000" w:rsidRDefault="00000000" w:rsidRPr="00000000" w14:paraId="000001DB">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Parahuman - Queen Administrator (Worm) (300)</w:t>
      </w:r>
      <w:r w:rsidDel="00000000" w:rsidR="00000000" w:rsidRPr="00000000">
        <w:rPr>
          <w:rtl w:val="0"/>
        </w:rPr>
        <w:t xml:space="preserve">: You have an absolute awareness of and control over not only insects, but pretty much any and all invertebrates in a radius around you that begins at roughly the size of four city blocks and will grow with time. You receive their sensory input and are able to flawlessly interpret it despite the differences between you. Your control even extends down to involuntary processes of your targets, such as breathing, heartbeat, and hormones. This power comes with infinitely scaling multitasking, letting you keep track of any number of different things at once and micromanage your swarms down to the movements of each individual limb. This also means you're incapable of being overwhelmed by the vast amount of sensory input your power gives you. Targets can be made to continue to follow a single order or directive even after they’ve left your range until it's either complete or no longer possible.</w:t>
        <w:br w:type="textWrapping"/>
      </w:r>
    </w:p>
    <w:p w:rsidR="00000000" w:rsidDel="00000000" w:rsidP="00000000" w:rsidRDefault="00000000" w:rsidRPr="00000000" w14:paraId="000001DC">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Parahuman - Sensorium (Worm) (300)</w:t>
      </w:r>
      <w:r w:rsidDel="00000000" w:rsidR="00000000" w:rsidRPr="00000000">
        <w:rPr>
          <w:rtl w:val="0"/>
        </w:rPr>
        <w:t xml:space="preserve">: You can paint very large areas in an invisible field that allows you to hijack and manipulate the senses of those within. You can make them perceive and experience anything you can imagine, covering all possible senses. Blatant use allows you to effectively create holodecks wherever you will it, while subtle use allows you to misdirect and deceive with unparalleled finesse. Exotic senses will require attention on your part to account for, although your power has no trouble spoofing these just as easily as normal ones. As a secondary ability your imagination and creativity is enhanced, along with effectively perfect internal visualization.</w:t>
        <w:br w:type="textWrapping"/>
      </w:r>
    </w:p>
    <w:p w:rsidR="00000000" w:rsidDel="00000000" w:rsidP="00000000" w:rsidRDefault="00000000" w:rsidRPr="00000000" w14:paraId="000001DD">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Parahuman - Relationship Modification (Worm) (300)</w:t>
      </w:r>
      <w:r w:rsidDel="00000000" w:rsidR="00000000" w:rsidRPr="00000000">
        <w:rPr>
          <w:rtl w:val="0"/>
        </w:rPr>
        <w:t xml:space="preserve">: Imagine being able to make it so that anyone was your best friend, trusted confidant, or loyal servant. Well you can now, people affected by your power having their social and emotional relationship to you modified either temporarily or permanently to whatever you desire. This can either be a change in how they act, or all the way up to them suddenly having appropriate memories clear as day that makes them believe that it was always this way, although sufficient willpower can allow them to resist it or break through over time. You’re not limited to just the relationships between the target and yourself. You can make a man hate his best friend with murderous rage, leave his beloved wife the same way he’d walk away from a stranger on the street, or loyally and fervently dedicate himself to a cause he didn’t even know existed yesterday. This power can affect any number of people as long as you can directly perceive them, and you can roughly sense a person’s currently existing relationships when you pay attention.</w:t>
        <w:br w:type="textWrapping"/>
      </w:r>
    </w:p>
    <w:p w:rsidR="00000000" w:rsidDel="00000000" w:rsidP="00000000" w:rsidRDefault="00000000" w:rsidRPr="00000000" w14:paraId="000001DE">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Parahuman - Memory Blanking (Worm) (300)</w:t>
      </w:r>
      <w:r w:rsidDel="00000000" w:rsidR="00000000" w:rsidRPr="00000000">
        <w:rPr>
          <w:rtl w:val="0"/>
        </w:rPr>
        <w:t xml:space="preserve">: When active, your power actively blanks you from the memory of everybody around you, including short term recognition. You could walk right up to someone with a knife in broad daylight, and cutting them would leave them wondering how that happened, completely unable to register your presence. This power works only on living beings. Sensors, cameras, and robots will be able to perceive you just fine. Other exotic senses may bypass this as well, although that depends on their nature, but otherwise people are completely incapable of registering your presence and actions. Imp for example walked right into a villain’s office, hammered a board full of nails onto the floor behind his chair, tied a rope to said chair, and he only noticed her when she deactivated her power and calmly let him know that if he did anything funny he was one tug away from leaking like a sieve.</w:t>
        <w:br w:type="textWrapping"/>
      </w:r>
    </w:p>
    <w:p w:rsidR="00000000" w:rsidDel="00000000" w:rsidP="00000000" w:rsidRDefault="00000000" w:rsidRPr="00000000" w14:paraId="000001DF">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Parahuman - Geist (Worm) (300)</w:t>
      </w:r>
      <w:r w:rsidDel="00000000" w:rsidR="00000000" w:rsidRPr="00000000">
        <w:rPr>
          <w:rtl w:val="0"/>
        </w:rPr>
        <w:t xml:space="preserve">: At will you can shift into a ghost-like state where you are completely intangible, invisible, and inaudible, and can fly at three times the speed you could sprint without effort. Aside from being effectively undetectable and untouchable, you can also possess targets that you can touch, controlling them completely, and able to access their memories and thoughts. This control is perfect, you'll never have a host make a mistake that results in people noticing that something is off. Possession works on any living creature, although note that particularly powerful beings and wills might be able to resist your control. You can selectively ignore your intangibility, letting you physically interact with things without revealing yourself. Note this has the potential of leaving you vulnerable however, and in addition your intangibility might be overwhelmed by sufficient levels of energy or exotic effects.</w:t>
        <w:br w:type="textWrapping"/>
      </w:r>
    </w:p>
    <w:p w:rsidR="00000000" w:rsidDel="00000000" w:rsidP="00000000" w:rsidRDefault="00000000" w:rsidRPr="00000000" w14:paraId="000001E0">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Parahuman - Mathematical Calculation (Worm) (300)</w:t>
      </w:r>
      <w:r w:rsidDel="00000000" w:rsidR="00000000" w:rsidRPr="00000000">
        <w:rPr>
          <w:rtl w:val="0"/>
        </w:rPr>
        <w:t xml:space="preserve">: You are now completely aware of the numbers and math in the world around you, from the trajectory of the bullet whizzing past you, to its measurements, vector, and the probabilities of the shooter's actions. Your ability with mathematics is superhuman, allowing you to do even the most theoretical and advanced forms of math instantly with the same ease that you’d breath. Combined with your powers senses this lets you do things like deflect a bullet with your cuff link so it ricochets to strike the shooter, know exactly where the rubble from the explosion will land and where to move to avoid it, surviving very large falls by landing perfectly to dissipate the force safely, and much more. Potentially far more useful though is the manifold uses of this power in areas other than combat. Seriously, your power is math now. The uses of that are incredible. Keep in mind that Thinker headaches are a bitch though, even with your power doing most of the heavy lifting.</w:t>
        <w:br w:type="textWrapping"/>
      </w:r>
    </w:p>
    <w:p w:rsidR="00000000" w:rsidDel="00000000" w:rsidP="00000000" w:rsidRDefault="00000000" w:rsidRPr="00000000" w14:paraId="000001E1">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Parahuman - Compounded Computation (Worm) (300)</w:t>
      </w:r>
      <w:r w:rsidDel="00000000" w:rsidR="00000000" w:rsidRPr="00000000">
        <w:rPr>
          <w:rtl w:val="0"/>
        </w:rPr>
        <w:t xml:space="preserve">: Whenever you are dealing with a problem, your intelligence scales based on its complexity and scale. The bigger and/or more complex the problem, the easier it is for you. Aside from researching the data to do so, creating a plan to eliminate world hunger would take only as long as necessary to type it all up. This power allows you to make impossibly effective plans, and is even more valuable when dealing with large scale issues. Managing an intergalactic empire’s logistics would be as easy as simple arithmetic for you, and it continues to scale from there. This power is basically useless on small and simple things however. Do note that while you could easily think up a plan to solve world hunger, actually putting it into effect is a whole other story. You need resources and skill to actually use what your power provides you, but you’re easily able to handle things that would be impossible for anyone else due to their sheer scale and complexity.</w:t>
        <w:br w:type="textWrapping"/>
      </w:r>
    </w:p>
    <w:p w:rsidR="00000000" w:rsidDel="00000000" w:rsidP="00000000" w:rsidRDefault="00000000" w:rsidRPr="00000000" w14:paraId="000001E2">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Parahuman - Inference Engine (Worm) (300)</w:t>
      </w:r>
      <w:r w:rsidDel="00000000" w:rsidR="00000000" w:rsidRPr="00000000">
        <w:rPr>
          <w:rtl w:val="0"/>
        </w:rPr>
        <w:t xml:space="preserve">: Your power provides you with a massive subconscious database of everything you have ever experienced, and is constantly examining all of the various data to come to make deductions based on the facts you have. Your power feeds these conclusions and the relevant information to you, providing you with nearly perfect inference and deduction capabilities, far beyond what is possible for even the smartest human being. Your power is able to work off of incredibly small bits of data and information, most times seeming to pull information out of thin air, but inaccurate information can result in incorrect conclusions. Your power is unbelievably accurate though, and constantly corrects itself, meaning you should only come to false conclusions if you push it past the things you have data points for. Sherlock Holmes in his wildest dreams looks like a toddler compared to you, and not a very bright one at that.</w:t>
        <w:br w:type="textWrapping"/>
      </w:r>
    </w:p>
    <w:p w:rsidR="00000000" w:rsidDel="00000000" w:rsidP="00000000" w:rsidRDefault="00000000" w:rsidRPr="00000000" w14:paraId="000001E3">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Parahuman - Path to Victory (Worm) (300)</w:t>
      </w:r>
      <w:r w:rsidDel="00000000" w:rsidR="00000000" w:rsidRPr="00000000">
        <w:rPr>
          <w:rtl w:val="0"/>
        </w:rPr>
        <w:t xml:space="preserve">: Your power, when queried with a goal or intent, searches possible futures for the one where you succeed and feeds you information on what you need to do to make it happen. This isn't perfect, being more like playing a video game with detailed set of objectives and the perfect strategy guide than Contessa's canon plot device level Path to Victory, but assuming there isn't any interference from factors outside of your powers precognitive sight successfully pulling off the objectives it feeds you will result in success. You can still make a mistake, or fuck it up, but the part of your goals where you need to know what to do to make it happen is handled for you. Just remember that it relies on your ability to pull it off, and while a path will adjust and modify itself based on the circumstances</w:t>
      </w:r>
      <w:ins w:author="Alexander Evans" w:id="143" w:date="2021-05-21T15:11:42Z">
        <w:r w:rsidDel="00000000" w:rsidR="00000000" w:rsidRPr="00000000">
          <w:rPr>
            <w:rtl w:val="0"/>
          </w:rPr>
          <w:t xml:space="preserve">,</w:t>
        </w:r>
      </w:ins>
      <w:r w:rsidDel="00000000" w:rsidR="00000000" w:rsidRPr="00000000">
        <w:rPr>
          <w:rtl w:val="0"/>
        </w:rPr>
        <w:t xml:space="preserve"> messing up might result in completely ruining your shot at victory. Paths given are effective based on your desires, but your power decides those parameters by analyzing you. Your biases can very well leak into the path, and even ignoring that you can screw yourself over by not asking the right questions. This power is also much more straining then the others on this list if not used in moderation. Post-Spark this evolves into a full fledged perfect Path to Victory, no limitations, no downsides.</w:t>
        <w:br w:type="textWrapping"/>
      </w:r>
    </w:p>
    <w:p w:rsidR="00000000" w:rsidDel="00000000" w:rsidP="00000000" w:rsidRDefault="00000000" w:rsidRPr="00000000" w14:paraId="000001E4">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Parahuman - Miniaturization and Efficiency Tinker (Worm) (300)</w:t>
      </w:r>
      <w:r w:rsidDel="00000000" w:rsidR="00000000" w:rsidRPr="00000000">
        <w:rPr>
          <w:rtl w:val="0"/>
        </w:rPr>
        <w:t xml:space="preserve">: You can miniaturize anything down to levels that any sane man would consider impossible. A fusion reactor the size of a watch battery would be the absolute minimum of what you are capable of, and you'd be able to make it far smaller than that. Your power also makes you a master of technological efficiency, anything you make needing barely any energy to run compared to what it should and continue to do so for a very long time. These specialties also make you a master of nanotechnology and similar pursuits. Of course you aren't barred from building something big like a giant robot, just that it'll be impossibly efficient and crammed full of more weapons and subsystems then should be possible.</w:t>
        <w:br w:type="textWrapping"/>
      </w:r>
    </w:p>
    <w:p w:rsidR="00000000" w:rsidDel="00000000" w:rsidP="00000000" w:rsidRDefault="00000000" w:rsidRPr="00000000" w14:paraId="000001E5">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Parahuman - Programming and Computer Science Tinker (Worm) (300)</w:t>
      </w:r>
      <w:r w:rsidDel="00000000" w:rsidR="00000000" w:rsidRPr="00000000">
        <w:rPr>
          <w:rtl w:val="0"/>
        </w:rPr>
        <w:t xml:space="preserve">: Supercomputers are your bread and butter, and Artificial Intelligence is your idea of a PDA. Data, programs, and digital devices are your playthings, not to mention that your understanding of such systems means you can hack anything that could possibly be hacked. There isn't really any limit on the extent you could push computing hardware, and any kind of software you can imagine is within your grasp. Please do note that flaunting this is likely to attract some attention from a few major players in particular. Then again that might not be a bad thing  depending on your disposition and plans.</w:t>
        <w:br w:type="textWrapping"/>
      </w:r>
    </w:p>
    <w:p w:rsidR="00000000" w:rsidDel="00000000" w:rsidP="00000000" w:rsidRDefault="00000000" w:rsidRPr="00000000" w14:paraId="000001E6">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Parahuman - Medical and Biological Science Tinker (Worm) (300)</w:t>
      </w:r>
      <w:r w:rsidDel="00000000" w:rsidR="00000000" w:rsidRPr="00000000">
        <w:rPr>
          <w:rtl w:val="0"/>
        </w:rPr>
        <w:t xml:space="preserve">: You know how to cure cancer, AIDS, and pretty much everything else. The working of flesh and bone is casual to you, with even the most difficult procedures capable of being performed half asleep and blind in one eye as easily as you breathe. You're the perfect medic and doctor, but your skills and knowledge extend much further than that. You could create some truly incredible monsters if you wanted to, whether out of whole cloth or test subjects. Let’s not even get started on biological warfare. Biology and anything to manipulate or interact with it are all within your capabilities. From genetic engineering, to human enhancement, to even cloning with the proper samples and resources.</w:t>
        <w:br w:type="textWrapping"/>
      </w:r>
    </w:p>
    <w:p w:rsidR="00000000" w:rsidDel="00000000" w:rsidP="00000000" w:rsidRDefault="00000000" w:rsidRPr="00000000" w14:paraId="000001E7">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Parahuman - Reverse Engineering Tinker (Worm) (300)</w:t>
      </w:r>
      <w:r w:rsidDel="00000000" w:rsidR="00000000" w:rsidRPr="00000000">
        <w:rPr>
          <w:rtl w:val="0"/>
        </w:rPr>
        <w:t xml:space="preserve">: While you still possess an amount of scientific knowledge beyond the curve of modern society, your base technical knowledge is far less than other Tinkers. This is however because your power lets you reverse engineer the principles and workings of anything you can get your hands on, and then apply that knowledge and understanding to your own work. Just seeing a device and watching it function gives you a vague idea as to how it works, and examining something means you can derive the hows and whys as to its functions. This requires time and effort on your part, in addition to the time and resources it’ll take to actually implement this new knowledge, but as long as you put in the necessary investment you can always understand virtually any new technology. Your Tinker abilities will continue to expand as you gain access to new technology and knowledge, with potentially no upper limit as long as you can keep gaining samples to work with.</w:t>
        <w:br w:type="textWrapping"/>
      </w:r>
    </w:p>
    <w:p w:rsidR="00000000" w:rsidDel="00000000" w:rsidP="00000000" w:rsidRDefault="00000000" w:rsidRPr="00000000" w14:paraId="000001E8">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Parahuman - Enhanced Mastery (Worm) (300)</w:t>
      </w:r>
      <w:r w:rsidDel="00000000" w:rsidR="00000000" w:rsidRPr="00000000">
        <w:rPr>
          <w:rtl w:val="0"/>
        </w:rPr>
        <w:t xml:space="preserve">: Your ability allows you to master any skill or field of endeavor you care to name at an incredible pace, and to keep growing your skill from there. Within a few days of studying or practicing something you’ll be on the level of the professionals in the field, and within a week you’d be among the experts. Your growth slows down from there but your ability to learn means that you always see noticeable increases in your skills whenever you put effort into them, with continual refinement always possible. Aside from that however your ability to learn and improve your skills is superhuman. You also possess perfect technical retention and execution, meaning that your skills and knowledge never degrade, and you always perform at the top of your game. As a rough guideline treat hours as months for learning and training time. This power only affects your skills, developed attributes like strength or energy pools aren’t affected.</w:t>
        <w:br w:type="textWrapping"/>
      </w:r>
    </w:p>
    <w:p w:rsidR="00000000" w:rsidDel="00000000" w:rsidP="00000000" w:rsidRDefault="00000000" w:rsidRPr="00000000" w14:paraId="000001E9">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Parahuman - Contractor (Worm) (300)</w:t>
      </w:r>
      <w:r w:rsidDel="00000000" w:rsidR="00000000" w:rsidRPr="00000000">
        <w:rPr>
          <w:rtl w:val="0"/>
        </w:rPr>
        <w:t xml:space="preserve">: You are capable of granting people you touch powers, up to ten people at a time. These can be normal people or those who are already parahumans, and you can decide what these powers are. At any time you can revoke a power you’ve granted, regardless of where the target is. You have no special control over those who you empower, cannot empower yourself, and you cannot stack more than one granted power onto somebody. These powers are roughly mid-range for parahumans, nothing impressive, but nothing bad. Alternatively you can drop the amount of granted powers you can have out at any one time down to five, with those being the equal of those granted by the Cauldron Vials in the gear section.</w:t>
        <w:br w:type="textWrapping"/>
      </w:r>
    </w:p>
    <w:p w:rsidR="00000000" w:rsidDel="00000000" w:rsidP="00000000" w:rsidRDefault="00000000" w:rsidRPr="00000000" w14:paraId="000001EA">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Parahuman - Iterative Improvement (Worm) (300)</w:t>
      </w:r>
      <w:r w:rsidDel="00000000" w:rsidR="00000000" w:rsidRPr="00000000">
        <w:rPr>
          <w:rtl w:val="0"/>
        </w:rPr>
        <w:t xml:space="preserve">: Each day you gain a certain amount of charge, which you can spend to effectively “enchant” objects with superpowers. The more charge you invest in a particular object, the more you can improve and expand its abilities. A single day's charge would give an object a minor power, but over time you can increase it with no upper limit beyond your investment. These objects only work for you unless you make it otherwise. As you use your power, experiment with it, and it matures from conflict and experience, the amount of charge you gain per day will increase. You can hold about a month’s worth of charge at any one time, any more will be wasted.</w:t>
        <w:br w:type="textWrapping"/>
      </w:r>
    </w:p>
    <w:p w:rsidR="00000000" w:rsidDel="00000000" w:rsidP="00000000" w:rsidRDefault="00000000" w:rsidRPr="00000000" w14:paraId="000001EB">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Parahuman - Complete Arsenal (Worm) (300)</w:t>
      </w:r>
      <w:r w:rsidDel="00000000" w:rsidR="00000000" w:rsidRPr="00000000">
        <w:rPr>
          <w:rtl w:val="0"/>
        </w:rPr>
        <w:t xml:space="preserve">: You are a poor man’s Eidolon. You have three slots which</w:t>
      </w:r>
      <w:ins w:author="Isaiah Perez" w:id="144" w:date="2021-10-19T05:17:23Z">
        <w:r w:rsidDel="00000000" w:rsidR="00000000" w:rsidRPr="00000000">
          <w:rPr>
            <w:rtl w:val="0"/>
          </w:rPr>
          <w:t xml:space="preserve">,</w:t>
        </w:r>
      </w:ins>
      <w:r w:rsidDel="00000000" w:rsidR="00000000" w:rsidRPr="00000000">
        <w:rPr>
          <w:rtl w:val="0"/>
        </w:rPr>
        <w:t xml:space="preserve"> if given a minute</w:t>
      </w:r>
      <w:ins w:author="Isaiah Perez" w:id="145" w:date="2021-10-19T05:17:18Z">
        <w:r w:rsidDel="00000000" w:rsidR="00000000" w:rsidRPr="00000000">
          <w:rPr>
            <w:rtl w:val="0"/>
          </w:rPr>
          <w:t xml:space="preserve">,</w:t>
        </w:r>
      </w:ins>
      <w:r w:rsidDel="00000000" w:rsidR="00000000" w:rsidRPr="00000000">
        <w:rPr>
          <w:rtl w:val="0"/>
        </w:rPr>
        <w:t xml:space="preserve"> will be filled with a power that somehow fits your current desires or needs in some way, starting out at mid range for a parahuman and growing to high mid range over the course of five to ten minutes. You have no control over the specifics of these powers beyond keeping or releasing a power, and while they will always be of use to your needs and wants, these are not tailored to your exact whims. This doesn’t change the incredible versatility this power grants you, but these powers won’t be on the same level as the others on these lists. You have an innate understanding of what these powers are and how to use them as normal.</w:t>
        <w:br w:type="textWrapping"/>
      </w:r>
    </w:p>
    <w:p w:rsidR="00000000" w:rsidDel="00000000" w:rsidP="00000000" w:rsidRDefault="00000000" w:rsidRPr="00000000" w14:paraId="000001EC">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Parahuman - Quantum Evolution (Worm) (300)</w:t>
      </w:r>
      <w:r w:rsidDel="00000000" w:rsidR="00000000" w:rsidRPr="00000000">
        <w:rPr>
          <w:rtl w:val="0"/>
        </w:rPr>
        <w:t xml:space="preserve">: Your body exists in a perpetual state of quantum uncertainty, and suddenly warps and evolves based on the stimulus around you to better fit your needs and desires, primarily survival. Falling off a building would result in you growing wings, bullets find themselves flattening on bio-armor that wasn't there when the weapon was fired, and strikes in combat will find natural weaponry perfectly suited to their target shaped by the time they land. The nature of this power means you can casually switch back to your base form, and regenerate at high speeds. Retaining a change will result in its constant refinement and enhancement, the effort and energy that would be spent on adapting instead of being constantly funneled into improvement. Issues like muscle memory and being unused to your forms changes aren't a problem, you are able to use them instinctively. You can exert conscious control over your power’s changes, either total or simply guiding it in your preferred directions. Your power can evolve anything physically possible for a biological system, although it's an admittedly generous definition. Your power is a lot like Crawler’s, you’re just not permanently mutated. You do not possess a core, relying instead on your regeneration and adaptation, though you’ll never suffer negative effects from needing to regenerate your brain or similar issues. Too much of you being destroyed or damaged at once can still end in your death if you’re not careful.</w:t>
        <w:br w:type="textWrapping"/>
      </w:r>
    </w:p>
    <w:p w:rsidR="00000000" w:rsidDel="00000000" w:rsidP="00000000" w:rsidRDefault="00000000" w:rsidRPr="00000000" w14:paraId="000001ED">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Parahuman - Imaginary Form (Worm) (300)</w:t>
      </w:r>
      <w:r w:rsidDel="00000000" w:rsidR="00000000" w:rsidRPr="00000000">
        <w:rPr>
          <w:rtl w:val="0"/>
        </w:rPr>
        <w:t xml:space="preserve">: You’re capable of warping your physical form into a mental projection, which can be roughly anything you can imagine up to roughly twenty feet tall, or proportionally larger if your base size differs from human norm. This form doesn’t need to be biologically or physically viable, a swirling nimbus of light or a massive beast made out of fire is perfectly fine, and will interact with the world as those forces normally do. Your body itself is able to be casually reformed from any damage it might take, but you still possess a core somewhere within it that will result in your demise if destroyed or significantly damaged. Reforming your body is relatively quick but takes mental effort, and doing so continuously will fatigue you. Note that while you can become anything you can imagine, this doesn’t mean you can just imagine “A thing that does X” and have that ability. An understanding of physics will allow you to get the most out of this power.</w:t>
        <w:br w:type="textWrapping"/>
      </w:r>
    </w:p>
    <w:p w:rsidR="00000000" w:rsidDel="00000000" w:rsidP="00000000" w:rsidRDefault="00000000" w:rsidRPr="00000000" w14:paraId="000001EE">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Parahuman - Assimilation (Worm) (300)</w:t>
      </w:r>
      <w:r w:rsidDel="00000000" w:rsidR="00000000" w:rsidRPr="00000000">
        <w:rPr>
          <w:rtl w:val="0"/>
        </w:rPr>
        <w:t xml:space="preserve">: You are capable of merging technology or non-living materials into your body, your power recording their properties and allowing you to manifest them at will. These objects require a little time to digest, but once that is done you can manifest them with your body in any way you care to imagine. Assimilate titanium and turn your bones into it, turn your arms into weapons, bud computer systems along your nerves to add processing power, and overall transform into an ever-shifting cybernetic monstrosity. Larger pieces of technology are possible but you’re limited to being about five times your base size, space ships and the like are probably beyond you. Expendable resources will be provided by your power assuming you have assimilated a sample of them. Ex: Bullets, fuel, etc. Doesn’t work on magic, but does on magi-tech, since it is sufficiently “science”.</w:t>
        <w:br w:type="textWrapping"/>
      </w:r>
    </w:p>
    <w:p w:rsidR="00000000" w:rsidDel="00000000" w:rsidP="00000000" w:rsidRDefault="00000000" w:rsidRPr="00000000" w14:paraId="000001EF">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Siren Power - Time (Borderlands 3) (300)</w:t>
      </w:r>
      <w:r w:rsidDel="00000000" w:rsidR="00000000" w:rsidRPr="00000000">
        <w:rPr>
          <w:rtl w:val="0"/>
        </w:rPr>
        <w:t xml:space="preserve">: Time has been described in many ways. An ocean, a river, a big ball of wibbly-wobbly timey-wimey stuff, and so on. For you, time is your bitch. You’ve experimented with it, and have weaponized it. You can create chunks of time that can be sped-up or slowed-down. A slow-time field can then become stopped-time and then reverse-time. Some applications are creating cover from nothing, speeding up someone’s regeneration by supplying siren energy to make up any resource cost, aging someone to dust by not supplying siren energy, imprisoning someone with walls of stopped time, freezing someone’s organs, and so on. The only limitation is that you yourself cannot travel backwards in time via this power. Initially, you can only affect single-person targets, and only with speed-up or slow-down fields. With practice, you can eventually extend the area of effect to larger fields, and do more with them, such as the time-stop and time-reversal examples. And in the beginning, your time fields will last only a short time after you are no longer focusing on each one, with training increasing how long they last after you are no longer actively maintaining them.</w:t>
        <w:br w:type="textWrapping"/>
      </w:r>
    </w:p>
    <w:p w:rsidR="00000000" w:rsidDel="00000000" w:rsidP="00000000" w:rsidRDefault="00000000" w:rsidRPr="00000000" w14:paraId="000001F0">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Siren (Borderlands 3) (Free)</w:t>
      </w:r>
      <w:r w:rsidDel="00000000" w:rsidR="00000000" w:rsidRPr="00000000">
        <w:rPr>
          <w:rtl w:val="0"/>
        </w:rPr>
        <w:t xml:space="preserve">: Sirens are normally women with blue glowing tattoos and weird super-powers. There’s been rumors though of a man with red-tattoos, so maybe that’s not always the case? Either way, you don’t rely on technology or normal skills to kill, you can kill someone with your mind. The question is, what is your Siren power(s)?</w:t>
        <w:br w:type="textWrapping"/>
      </w:r>
    </w:p>
    <w:p w:rsidR="00000000" w:rsidDel="00000000" w:rsidP="00000000" w:rsidRDefault="00000000" w:rsidRPr="00000000" w14:paraId="000001F1">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Siren Power - Animal Control (Borderlands 3) (300)</w:t>
      </w:r>
      <w:r w:rsidDel="00000000" w:rsidR="00000000" w:rsidRPr="00000000">
        <w:rPr>
          <w:rtl w:val="0"/>
        </w:rPr>
        <w:t xml:space="preserve">: Ever since your Siren tattoos showed up, you’ve gotten used to animals. After all, your powers are all about animals and controlling them. And it also helps that you can understand them, though some species sound like idiots. But when you need something to be dangerous or just simply a bullet sponge, you are able to enhance the animals you command. Elemental imbuements, durability boosts, emotion modification, and so on. But your favorite aspect of your Siren powers is that you are able to create a “phase-copy” of any animal that’s either submitted to you, or that you were involved in killing. Nothing says “don’t fuck with me” than being able to phase-clone a massive badass skag mid-leap into someone’s face. And in the future, maybe you’ll be able to expand “animals” to mean people too. </w:t>
        <w:br w:type="textWrapping"/>
      </w:r>
    </w:p>
    <w:p w:rsidR="00000000" w:rsidDel="00000000" w:rsidP="00000000" w:rsidRDefault="00000000" w:rsidRPr="00000000" w14:paraId="000001F2">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Siren (Borderlands 3) (Free)</w:t>
      </w:r>
      <w:r w:rsidDel="00000000" w:rsidR="00000000" w:rsidRPr="00000000">
        <w:rPr>
          <w:rtl w:val="0"/>
        </w:rPr>
        <w:t xml:space="preserve">: Sirens are normally women with blue glowing tattoos and weird super-powers. There’s been rumors though of a man with red-tattoos, so maybe that’s not always the case? Either way, you don’t rely on technology or normal skills to kill, you can kill someone with your mind. The question is, what is your Siren power(s)?</w:t>
        <w:br w:type="textWrapping"/>
      </w:r>
    </w:p>
    <w:p w:rsidR="00000000" w:rsidDel="00000000" w:rsidP="00000000" w:rsidRDefault="00000000" w:rsidRPr="00000000" w14:paraId="000001F3">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Siren Power - Plant Control (Borderlands 3) (300)</w:t>
      </w:r>
      <w:r w:rsidDel="00000000" w:rsidR="00000000" w:rsidRPr="00000000">
        <w:rPr>
          <w:rtl w:val="0"/>
        </w:rPr>
        <w:t xml:space="preserve">: There might be some dangerous fauna out there in the galaxies, but have you seen some of the flora? As the Plant Control Siren, you’ve seen plenty of plants, and know full well how dangerous and useful they can be. You can sense, control, and boost plants around you. And any plant you can sense, you can command. Supercharge their growth with weird Siren phase energies, turn their vines/tendrils/branches into weapons, or maybe make them “move”. Alternatively, you can store plants in an invulnerable stasis, letting you take them with you on your travels. And if you want to be really nasty, you could always trick someone into eating your stasis’d seeds and watch them be torn apart by your growing plants. You haven’t found a plant you cannot affect, and can go as small as fungi and algae. You might be interested in heading to Pandora, since didn’t that planet have an outbreak of rampantly growing plant spores? That’d be a cool toy in your plant-based arsenal. </w:t>
        <w:br w:type="textWrapping"/>
      </w:r>
    </w:p>
    <w:p w:rsidR="00000000" w:rsidDel="00000000" w:rsidP="00000000" w:rsidRDefault="00000000" w:rsidRPr="00000000" w14:paraId="000001F4">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Siren (Borderlands 3) (Free)</w:t>
      </w:r>
      <w:r w:rsidDel="00000000" w:rsidR="00000000" w:rsidRPr="00000000">
        <w:rPr>
          <w:rtl w:val="0"/>
        </w:rPr>
        <w:t xml:space="preserve">: Sirens are normally women with blue glowing tattoos and weird super-powers. There’s been rumors though of a man with red-tattoos, so maybe that’s not always the case? Either way, you don’t rely on technology or normal skills to kill, you can kill someone with your mind. The question is, what is your Siren power(s)?</w:t>
        <w:br w:type="textWrapping"/>
      </w:r>
    </w:p>
    <w:p w:rsidR="00000000" w:rsidDel="00000000" w:rsidP="00000000" w:rsidRDefault="00000000" w:rsidRPr="00000000" w14:paraId="000001F5">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Siren Power - Healing (Borderlands 3) (300)</w:t>
      </w:r>
      <w:r w:rsidDel="00000000" w:rsidR="00000000" w:rsidRPr="00000000">
        <w:rPr>
          <w:rtl w:val="0"/>
        </w:rPr>
        <w:t xml:space="preserve">: Have you ever heard someone say “go for the healer/medic”? Having someone around to patch-up others means they can be much more effective. You hate that saying. No one realizes that the healer can also heal themselves, and reverse any damage they take. And as the Healer Siren, you are all about reversing the damage. You can improve your health, the health of those around you, and with very-little to no concentration required. You can heal without regard to local resources, such as medicine, biological resources and so on. You can siren-magic up a regenerated limb from nothing, or make someone create blood as fast as they bleed it out. On the other hand, you can also go extreme, and “heal” someone beyond what they may want. After all, cancer is flesh growing more than it should. Make someone’s heart grow in their chest, increase the thickness of the capillary tunnels in a target’s brain, supercharge their stomach to make them eat themselves alive. After all, everyone should know not to piss off their healer/medic/doctor.</w:t>
        <w:br w:type="textWrapping"/>
      </w:r>
    </w:p>
    <w:p w:rsidR="00000000" w:rsidDel="00000000" w:rsidP="00000000" w:rsidRDefault="00000000" w:rsidRPr="00000000" w14:paraId="000001F6">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Siren (Borderlands 3) (Free)</w:t>
      </w:r>
      <w:r w:rsidDel="00000000" w:rsidR="00000000" w:rsidRPr="00000000">
        <w:rPr>
          <w:rtl w:val="0"/>
        </w:rPr>
        <w:t xml:space="preserve">: Sirens are normally women with blue glowing tattoos and weird super-powers. There’s been rumors though of a man with red-tattoos, so maybe that’s not always the case? Either way, you don’t rely on technology or normal skills to kill, you can kill someone with your mind. The question is, what is your Siren power(s)?</w:t>
        <w:br w:type="textWrapping"/>
      </w:r>
    </w:p>
    <w:p w:rsidR="00000000" w:rsidDel="00000000" w:rsidP="00000000" w:rsidRDefault="00000000" w:rsidRPr="00000000" w14:paraId="000001F7">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Sorry, Don’t Try Again (Worm Entity) (300)</w:t>
      </w:r>
      <w:r w:rsidDel="00000000" w:rsidR="00000000" w:rsidRPr="00000000">
        <w:rPr>
          <w:rtl w:val="0"/>
        </w:rPr>
        <w:t xml:space="preserve">: When shards bond to their hosts they sequester themselves in barren dimensions. Now, as secure as this may seem, there are always possibilities of them being found and destroyed. However, with this perk, you have the ability to lock down dimensions, sealing them off from all others and preventing any and all attempts to enter or view the location or locations.</w:t>
        <w:br w:type="textWrapping"/>
      </w:r>
    </w:p>
    <w:p w:rsidR="00000000" w:rsidDel="00000000" w:rsidP="00000000" w:rsidRDefault="00000000" w:rsidRPr="00000000" w14:paraId="000001F8">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The Hills Have Eyes (Pathfinder) (300)</w:t>
      </w:r>
      <w:r w:rsidDel="00000000" w:rsidR="00000000" w:rsidRPr="00000000">
        <w:rPr>
          <w:rtl w:val="0"/>
        </w:rPr>
        <w:t xml:space="preserve">: To be a druid is to become one with nature – or at least as close as is possible. You have learned a unique skill, allowing you to meld your mind with that of the natural world around you. By taking a moment to focus, you can allow your consciousness to drift away from your body and attach to any plant or unintelligent wild beast within a 5 mile radius. Doing so allows you to perceive the world around the plant or animal for as long as you remain focused on doing so and they remain within the allotted range. If you deem it truly necessary, you can even fully leave your body behind, possessing and gaining full control of the animal or plant you are attached to. If it is a plant, the nature magic you are in tune with suffuses it, animating it for so long as you remain.</w:t>
        <w:br w:type="textWrapping"/>
      </w:r>
    </w:p>
    <w:p w:rsidR="00000000" w:rsidDel="00000000" w:rsidP="00000000" w:rsidRDefault="00000000" w:rsidRPr="00000000" w14:paraId="000001F9">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The Power of Love (Scott Pilgrim vs. The World) (300)</w:t>
      </w:r>
      <w:r w:rsidDel="00000000" w:rsidR="00000000" w:rsidRPr="00000000">
        <w:rPr>
          <w:rtl w:val="0"/>
        </w:rPr>
        <w:t xml:space="preserve">: You have obtained the Power of Love! It has given you the ability to materialize weaponry composed of your positive feelings and emotions. Not just Love, but Self-Respect, Understanding, and all that other good stuff. These weapons are preternaturally sharp and durable, and you could theoretically create an infinite number of them, but each strains your mind while it’s active. Initially, you can only create a single type of weapon (swords, axes, etc.), but with practice and experimentation, you could create almost any kind of relatively simple weapon. Nothing really more high-tech than a Crossbow (even that is pushing it).</w:t>
        <w:br w:type="textWrapping"/>
      </w:r>
    </w:p>
    <w:p w:rsidR="00000000" w:rsidDel="00000000" w:rsidP="00000000" w:rsidRDefault="00000000" w:rsidRPr="00000000" w14:paraId="000001FA">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Long Reach (The Legend of Neil) (300)</w:t>
      </w:r>
      <w:r w:rsidDel="00000000" w:rsidR="00000000" w:rsidRPr="00000000">
        <w:rPr>
          <w:rtl w:val="0"/>
        </w:rPr>
        <w:t xml:space="preserve">: Nobody expects to get slapped or choked from across the room. Now everybody who earns your displeasure but is more than 4 feet away will comment on your reach.</w:t>
        <w:br w:type="textWrapping"/>
      </w:r>
    </w:p>
    <w:p w:rsidR="00000000" w:rsidDel="00000000" w:rsidP="00000000" w:rsidRDefault="00000000" w:rsidRPr="00000000" w14:paraId="000001FB">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Aurora Borealis (Steamed Hams Gauntlet) (300)</w:t>
      </w:r>
      <w:r w:rsidDel="00000000" w:rsidR="00000000" w:rsidRPr="00000000">
        <w:rPr>
          <w:rtl w:val="0"/>
        </w:rPr>
        <w:t xml:space="preserve">: Somehow, you’ve gained the ability to summon the northern lights. You can even summon them indoors, though the phenomena will be localized entirely within whatever room you summoned them in.</w:t>
      </w:r>
      <w:r w:rsidDel="00000000" w:rsidR="00000000" w:rsidRPr="00000000">
        <w:rPr>
          <w:rtl w:val="0"/>
        </w:rPr>
        <w:br w:type="textWrapping"/>
      </w:r>
    </w:p>
    <w:p w:rsidR="00000000" w:rsidDel="00000000" w:rsidP="00000000" w:rsidRDefault="00000000" w:rsidRPr="00000000" w14:paraId="000001FC">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Geomancer (Elder Scrolls: Online) (400)</w:t>
      </w:r>
      <w:r w:rsidDel="00000000" w:rsidR="00000000" w:rsidRPr="00000000">
        <w:rPr>
          <w:rtl w:val="0"/>
        </w:rPr>
        <w:t xml:space="preserve">: Adopting a literal scorched earth tactic might not sound appealing at first (or maybe it does, you pyromaniac freak) but no one can deny its effectiveness. On command, you can call the molten blood of Nirn to your aid, serving as a weapon in the form of fiery chains and whips of liquid magma, as a shield with barriers of solid obsidian that can explode into shards of rock or armor made from magma that warps and melts weapons as they strike it, or a means of crowd control even unleashing storms of cinder. A powerful fusion of environmental effects and surprisingly versatile utility, this power will allow you to easily dominate the battlefield. Or just cut down on your landscaping bills, either or.</w:t>
        <w:br w:type="textWrapping"/>
      </w:r>
    </w:p>
    <w:p w:rsidR="00000000" w:rsidDel="00000000" w:rsidP="00000000" w:rsidRDefault="00000000" w:rsidRPr="00000000" w14:paraId="000001FD">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Mind Lance (Generic D&amp;D 5e) (400)</w:t>
      </w:r>
      <w:r w:rsidDel="00000000" w:rsidR="00000000" w:rsidRPr="00000000">
        <w:rPr>
          <w:rtl w:val="0"/>
        </w:rPr>
        <w:t xml:space="preserve">: You can use your mind to directly attack other people's minds, now. This is extremely effective against basically everything. (Nothing resists Psychic damage.) How strong these attacks are depends on your personal skill, which, with this perk, is enough to put you on the level of a Mind-Flayer.</w:t>
        <w:br w:type="textWrapping"/>
      </w:r>
    </w:p>
    <w:p w:rsidR="00000000" w:rsidDel="00000000" w:rsidP="00000000" w:rsidRDefault="00000000" w:rsidRPr="00000000" w14:paraId="000001FE">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Flaming Weapon (A Song of Ice and Fire) (400)</w:t>
      </w:r>
      <w:r w:rsidDel="00000000" w:rsidR="00000000" w:rsidRPr="00000000">
        <w:rPr>
          <w:rtl w:val="0"/>
        </w:rPr>
        <w:t xml:space="preserve">: You can use your blood to set alight your weapon. Such fire blazes incredibly hot but will ruin any ordinary steel.</w:t>
        <w:br w:type="textWrapping"/>
      </w:r>
    </w:p>
    <w:p w:rsidR="00000000" w:rsidDel="00000000" w:rsidP="00000000" w:rsidRDefault="00000000" w:rsidRPr="00000000" w14:paraId="000001FF">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Beast Control (Star Wars Knights of the Old Republic) (400)</w:t>
      </w:r>
      <w:r w:rsidDel="00000000" w:rsidR="00000000" w:rsidRPr="00000000">
        <w:rPr>
          <w:rtl w:val="0"/>
        </w:rPr>
        <w:t xml:space="preserve">: A force power that allows the user to control animals. Once calmed, animals can be used in various ways, such as mounts, guards, or servants.</w:t>
        <w:br w:type="textWrapping"/>
      </w:r>
    </w:p>
    <w:p w:rsidR="00000000" w:rsidDel="00000000" w:rsidP="00000000" w:rsidRDefault="00000000" w:rsidRPr="00000000" w14:paraId="00000200">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Force Drain (Star Wars Knights of the Old Republic) (400)</w:t>
      </w:r>
      <w:r w:rsidDel="00000000" w:rsidR="00000000" w:rsidRPr="00000000">
        <w:rPr>
          <w:rtl w:val="0"/>
        </w:rPr>
        <w:t xml:space="preserve">: A force power that allows the user to absorb the lifeforce of living things. Drained creatures can suffer from extreme fatigue, and even death if drained completely. Only dark sided individuals can use this power to its full potential.</w:t>
        <w:br w:type="textWrapping"/>
      </w:r>
    </w:p>
    <w:p w:rsidR="00000000" w:rsidDel="00000000" w:rsidP="00000000" w:rsidRDefault="00000000" w:rsidRPr="00000000" w14:paraId="00000201">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Force Stasis (Star Wars Knights of the Old Republic (400)</w:t>
      </w:r>
      <w:r w:rsidDel="00000000" w:rsidR="00000000" w:rsidRPr="00000000">
        <w:rPr>
          <w:rtl w:val="0"/>
        </w:rPr>
        <w:t xml:space="preserve">: A force power that allows the user to temporarily stun organic creatures by trapping them in non-lethal energy fields. This power will only keep foes trapped for a few seconds, but you can improve its length with practice.</w:t>
        <w:br w:type="textWrapping"/>
      </w:r>
    </w:p>
    <w:p w:rsidR="00000000" w:rsidDel="00000000" w:rsidP="00000000" w:rsidRDefault="00000000" w:rsidRPr="00000000" w14:paraId="00000202">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Mark of the Rift (Dragon Age Inquisition) (400)</w:t>
      </w:r>
      <w:r w:rsidDel="00000000" w:rsidR="00000000" w:rsidRPr="00000000">
        <w:rPr>
          <w:rtl w:val="0"/>
        </w:rPr>
        <w:t xml:space="preserve">: You’ve been touched by powerful magic, and it has left its mark on you. Somewhere on your body is a highly visible mark that will allow you influence over extraplanar portals and deal more damage to entities not from the physical plane. At first the mark only allows you to close portals, though in order to do so you must engage in a test of wills with either the portal itself or the entity opening the portal. With time, this mark will allow you to open rifts into other planes of existence.</w:t>
        <w:br w:type="textWrapping"/>
      </w:r>
    </w:p>
    <w:p w:rsidR="00000000" w:rsidDel="00000000" w:rsidP="00000000" w:rsidRDefault="00000000" w:rsidRPr="00000000" w14:paraId="00000203">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Creation (Worm Entity) (400)</w:t>
      </w:r>
      <w:r w:rsidDel="00000000" w:rsidR="00000000" w:rsidRPr="00000000">
        <w:rPr>
          <w:rtl w:val="0"/>
        </w:rPr>
        <w:t xml:space="preserve">: Before you get too excited, this isn't the ability to create anything. The power this has granted to you has given you the ability to consolidate any ability you have studied or have access to into brand new shards. Even abilities from previous jumps can be copied into shards or transformed into them which is your choice. For future jumps, through connecting a shard to an individual you can create copies of their abilities for you to use or distribute to another or if </w:t>
      </w:r>
      <w:ins w:author="Dương VH" w:id="146" w:date="2021-04-16T05:18:56Z">
        <w:del w:author="Isaiah Perez" w:id="147" w:date="2021-06-29T07:50:42Z">
          <w:r w:rsidDel="00000000" w:rsidR="00000000" w:rsidRPr="00000000">
            <w:rPr>
              <w:rtl w:val="0"/>
            </w:rPr>
            <w:delText xml:space="preserve">p</w:delText>
          </w:r>
        </w:del>
      </w:ins>
      <w:r w:rsidDel="00000000" w:rsidR="00000000" w:rsidRPr="00000000">
        <w:rPr>
          <w:rtl w:val="0"/>
        </w:rPr>
        <w:t xml:space="preserve">you so desire you can steal their powers instead. You can even distribute access to magic systems you have (the magic power will come from you, though), or create powers that simulate them. For advanced technology, by simply observing the technology with time you could learn to replicate those effects and create a shard for the technologies available.</w:t>
        <w:br w:type="textWrapping"/>
      </w:r>
    </w:p>
    <w:p w:rsidR="00000000" w:rsidDel="00000000" w:rsidP="00000000" w:rsidRDefault="00000000" w:rsidRPr="00000000" w14:paraId="00000204">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Mystic Eyes of Binding (Fate/Stay Night) (400)</w:t>
      </w:r>
      <w:r w:rsidDel="00000000" w:rsidR="00000000" w:rsidRPr="00000000">
        <w:rPr>
          <w:rtl w:val="0"/>
        </w:rPr>
        <w:t xml:space="preserve">: These eyes allow the user to cast a fairly strong suggestion spell with just eye contact. However this effect can be negated by running mana or energy through one's own body.</w:t>
        <w:br w:type="textWrapping"/>
      </w:r>
    </w:p>
    <w:p w:rsidR="00000000" w:rsidDel="00000000" w:rsidP="00000000" w:rsidRDefault="00000000" w:rsidRPr="00000000" w14:paraId="00000205">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Mystic Eyes of Charm (Fate/Stay Night) (400)</w:t>
      </w:r>
      <w:r w:rsidDel="00000000" w:rsidR="00000000" w:rsidRPr="00000000">
        <w:rPr>
          <w:rtl w:val="0"/>
        </w:rPr>
        <w:t xml:space="preserve">: These mystic eyes are very similar to the facial mark that was once possessed by Diarmuid Ua Duibhne. It distorts the target’s perceptions, so that they view the user as incredibly attractive and sexually appealing.</w:t>
        <w:br w:type="textWrapping"/>
      </w:r>
    </w:p>
    <w:p w:rsidR="00000000" w:rsidDel="00000000" w:rsidP="00000000" w:rsidRDefault="00000000" w:rsidRPr="00000000" w14:paraId="00000206">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Mystic Eyes of Flame (Fate/Stay Night) (400)</w:t>
      </w:r>
      <w:r w:rsidDel="00000000" w:rsidR="00000000" w:rsidRPr="00000000">
        <w:rPr>
          <w:rtl w:val="0"/>
        </w:rPr>
        <w:t xml:space="preserve">: These eyes are capable of igniting the point the wielder is looking at, or, with some strain, producing a gout of fire from the user’s eyes.</w:t>
        <w:br w:type="textWrapping"/>
      </w:r>
    </w:p>
    <w:p w:rsidR="00000000" w:rsidDel="00000000" w:rsidP="00000000" w:rsidRDefault="00000000" w:rsidRPr="00000000" w14:paraId="00000207">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Mystic Eyes of Illusion (Fate/Stay Night) (400)</w:t>
      </w:r>
      <w:r w:rsidDel="00000000" w:rsidR="00000000" w:rsidRPr="00000000">
        <w:rPr>
          <w:rtl w:val="0"/>
        </w:rPr>
        <w:t xml:space="preserve">: These eyes are able to place the target under an illusion with but a passing meeting of the eyes. However, it can only create an illusion that covers one of the senses at first, though you may eventually get up to all 5 senses at a time. They are draining to use for long periods or with multiple targets however.</w:t>
        <w:br w:type="textWrapping"/>
      </w:r>
    </w:p>
    <w:p w:rsidR="00000000" w:rsidDel="00000000" w:rsidP="00000000" w:rsidRDefault="00000000" w:rsidRPr="00000000" w14:paraId="00000208">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Aspect of Oblivion (Kingdom Hearts) (400)</w:t>
      </w:r>
      <w:r w:rsidDel="00000000" w:rsidR="00000000" w:rsidRPr="00000000">
        <w:rPr>
          <w:rtl w:val="0"/>
        </w:rPr>
        <w:t xml:space="preserve">: The most powerful Nobodies have a unique gimmick of their own; manipulating an element to a degree not seen outside the strongest heartless and wizards, and now you can get one of your own. You start with alright skill and impressive power right off the bat and can ‘create’ or draw upon your element as appropriate. Your power will improve a little bit given training, but it’s the skill you develop from practicing and experimenting that’ll let you get the most out of your element, coming up with unique tricks and attacks will get you far further than strongarming it. Choose an element, you can now create and control that element to an impressive degree. If you controlled Time you could blast enemies with the element itself and stall particular enemies in unusual ways. Moon might enhance strength and go into a berserk state while in moonlight that covers their weapons in moonlight spikes. Illusions can cover their attacks with the appearance of an enemy’s power or technique and disguise themselves as other people. Space might alter the dimensions of a room or platforms, bend projectiles trajectories, and teleport or attack through portals to get the drop on enemies behind cover.</w:t>
        <w:br w:type="textWrapping"/>
      </w:r>
    </w:p>
    <w:p w:rsidR="00000000" w:rsidDel="00000000" w:rsidP="00000000" w:rsidRDefault="00000000" w:rsidRPr="00000000" w14:paraId="00000209">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Corridors of Darkness (Kingdom Hearts) (400)</w:t>
      </w:r>
      <w:r w:rsidDel="00000000" w:rsidR="00000000" w:rsidRPr="00000000">
        <w:rPr>
          <w:rtl w:val="0"/>
        </w:rPr>
        <w:t xml:space="preserve">: After the original world was shattered, all that remains are points of light, worlds floating like stars in a sea of darkness. For most, crossing this sea requires traversing special paths opened by the worlds themselves, which can normally only be done in a Gummi ship. You, however, have a different method of world-hopping, for you can access the Corridors of Darkness. You can create a portal of swirling shadows that leads to another world, though it’ll take a lot of practice to target specific places, and even then the best you can do is a general area. That is to say you could open a portal to a palace, but unless you’re using line of sight portals you can’t go straight to the royal chambers, except through luck. Do note that some places have too much ‘light’ to reach, generally holy areas and similar locales. Conversely those with enough darkness in their hearts act as homing beacons, and you can easily open a portal near such beings. If it’s wise to do so is another matter. Should you wish to reach a particular place you can spend a few hours imbuing a spot with darkness, making it easier to reach using the Corridors. You can’t reach other dimensions this way.</w:t>
        <w:br w:type="textWrapping"/>
      </w:r>
    </w:p>
    <w:p w:rsidR="00000000" w:rsidDel="00000000" w:rsidP="00000000" w:rsidRDefault="00000000" w:rsidRPr="00000000" w14:paraId="0000020A">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God of Death (Death Note) (400)</w:t>
      </w:r>
      <w:r w:rsidDel="00000000" w:rsidR="00000000" w:rsidRPr="00000000">
        <w:rPr>
          <w:rtl w:val="0"/>
        </w:rPr>
        <w:t xml:space="preserve">: You gain the ability to phase through walls and don’t require food, water, sleep, or air.</w:t>
        <w:br w:type="textWrapping"/>
      </w:r>
    </w:p>
    <w:p w:rsidR="00000000" w:rsidDel="00000000" w:rsidP="00000000" w:rsidRDefault="00000000" w:rsidRPr="00000000" w14:paraId="0000020B">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Manifestation (F.E.A.R) (400)</w:t>
      </w:r>
      <w:r w:rsidDel="00000000" w:rsidR="00000000" w:rsidRPr="00000000">
        <w:rPr>
          <w:rtl w:val="0"/>
        </w:rPr>
        <w:t xml:space="preserve">: This ability right here? This is the big one. This is arguably half of what caused all the madness and mayhem within this world, the other half being from the one who used it. Let us hope that you will not contribute to that insanity, with a psionic power capable of forming monsters and specters from your own emotions and memories. Initially it may be difficult to form more than a couple, but with time and increased power you’ll be able to plague an entire city with hordes of monsters. There are monsters in the closet and under the bed now, and you’re the one who put them there.</w:t>
        <w:br w:type="textWrapping"/>
      </w:r>
    </w:p>
    <w:p w:rsidR="00000000" w:rsidDel="00000000" w:rsidP="00000000" w:rsidRDefault="00000000" w:rsidRPr="00000000" w14:paraId="0000020C">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Kineticist (Pathfinder) (400)</w:t>
      </w:r>
      <w:r w:rsidDel="00000000" w:rsidR="00000000" w:rsidRPr="00000000">
        <w:rPr>
          <w:rtl w:val="0"/>
        </w:rPr>
        <w:t xml:space="preserve">: Masters of manipulating raw elemental powers. Kineticists are usually on their own for discovering their powers, since their unique talents aren’t inherited or acquired through study, and many choose to strike out on their own as a result.</w:t>
        <w:br w:type="textWrapping"/>
      </w:r>
    </w:p>
    <w:p w:rsidR="00000000" w:rsidDel="00000000" w:rsidP="00000000" w:rsidRDefault="00000000" w:rsidRPr="00000000" w14:paraId="0000020D">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Elemental Mastery (Pathfinder) (Free)</w:t>
      </w:r>
      <w:r w:rsidDel="00000000" w:rsidR="00000000" w:rsidRPr="00000000">
        <w:rPr>
          <w:rtl w:val="0"/>
        </w:rPr>
        <w:t xml:space="preserve">: Your affinity for the elements affords you many advantages. With any elemental ability that you have at least minor proficiency with, the element in question will follow your will. Fire won’t burn you unless you permit it, mud, quicksand and water will give way to temporary stepping stones with the proper skill, and the rain will never fall into your eyes or the wind mess your hair. The elements seem to conspire to make their master’s life just a touch easier.</w:t>
        <w:br w:type="textWrapping"/>
      </w:r>
    </w:p>
    <w:p w:rsidR="00000000" w:rsidDel="00000000" w:rsidP="00000000" w:rsidRDefault="00000000" w:rsidRPr="00000000" w14:paraId="0000020E">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Feel the Burn (Pathfinder) (Free)</w:t>
      </w:r>
      <w:r w:rsidDel="00000000" w:rsidR="00000000" w:rsidRPr="00000000">
        <w:rPr>
          <w:rtl w:val="0"/>
        </w:rPr>
        <w:t xml:space="preserve">: Normally, a Kineticist can empower their abilities by accepting additional strain and stress on their body. Ordinarily, there’s a finite amount of stress that you can acquire this way, but you may accept as much injury and strain as you can bear in order to fuel your powers to otherwise unheard of heights. Additionally, the injuries and stress you receive as a result of this can be magically cured (which is atypical for Kineticists), and you have a grasp of how much burn can be accepted before you cause yourself permanent injury.</w:t>
        <w:br w:type="textWrapping"/>
      </w:r>
    </w:p>
    <w:p w:rsidR="00000000" w:rsidDel="00000000" w:rsidP="00000000" w:rsidRDefault="00000000" w:rsidRPr="00000000" w14:paraId="0000020F">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Hunter (Pathfinder) (400)</w:t>
      </w:r>
      <w:r w:rsidDel="00000000" w:rsidR="00000000" w:rsidRPr="00000000">
        <w:rPr>
          <w:rtl w:val="0"/>
        </w:rPr>
        <w:t xml:space="preserve">: The beasts of the wild are at your beck and call, above and beyond the norm for Druids and Rangers. Animals are inclined to fight at your command and will do so both readily and ferociously, your presence guiding them into preternatural coordination with each other and yourself. Animals, when not in immediate danger, feel at ease in your presence, and you may converse with them freely, with most willing to speak with you unless you’ve given them cause to distrust you.</w:t>
        <w:br w:type="textWrapping"/>
      </w:r>
    </w:p>
    <w:p w:rsidR="00000000" w:rsidDel="00000000" w:rsidP="00000000" w:rsidRDefault="00000000" w:rsidRPr="00000000" w14:paraId="00000210">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Pick a Card, Any Card! (Persona 5) (400)</w:t>
      </w:r>
      <w:r w:rsidDel="00000000" w:rsidR="00000000" w:rsidRPr="00000000">
        <w:rPr>
          <w:rtl w:val="0"/>
        </w:rPr>
        <w:t xml:space="preserve">: It can be hard to have trust in the future in these trying times. The Economy is terrible, disasters can strike at any time, and people are terrible sometimes. So it's probably a good thing that you can predict these in advance, right? You have gained the ability to predict the future via tarot cards, learning about events up to a year away by evaluating the meanings of the cards. This requires a good degree of skill in discarding one's personal bias in order not to misinterpret the cards, but with some practice you'll be able to figure out some fairly specific details. Just try not to take advantage of people with this knowledge, alright?</w:t>
        <w:br w:type="textWrapping"/>
      </w:r>
    </w:p>
    <w:p w:rsidR="00000000" w:rsidDel="00000000" w:rsidP="00000000" w:rsidRDefault="00000000" w:rsidRPr="00000000" w14:paraId="00000211">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Skill Book Crafting (Generic Isekai) (400)</w:t>
      </w:r>
      <w:r w:rsidDel="00000000" w:rsidR="00000000" w:rsidRPr="00000000">
        <w:rPr>
          <w:rtl w:val="0"/>
        </w:rPr>
        <w:t xml:space="preserve">: With the expenditure of a small amount of mana and a five minute ritual, you can copy any skill known by the target of the ritual, including yourself, into an item, usually a book. Anyone can then use the item to gain that skill at base level, but the item is one-use. The target’s skill is not diminished by the ritual, though it requires you to sit unmoving for its full duration, and some means of designating the target, such as a blood sample or line of sight.</w:t>
        <w:br w:type="textWrapping"/>
      </w:r>
    </w:p>
    <w:p w:rsidR="00000000" w:rsidDel="00000000" w:rsidP="00000000" w:rsidRDefault="00000000" w:rsidRPr="00000000" w14:paraId="00000212">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Technopathy (Teen Titans) (400)</w:t>
      </w:r>
      <w:r w:rsidDel="00000000" w:rsidR="00000000" w:rsidRPr="00000000">
        <w:rPr>
          <w:rtl w:val="0"/>
        </w:rPr>
        <w:t xml:space="preserve">: You can communicate with electronic technology and command it to do what you want. You can't force a machine to do anything outside of its capabilities but can figure out how to improve a machine by talking to it</w:t>
      </w:r>
      <w:r w:rsidDel="00000000" w:rsidR="00000000" w:rsidRPr="00000000">
        <w:rPr>
          <w:rtl w:val="0"/>
        </w:rPr>
        <w:br w:type="textWrapping"/>
      </w:r>
    </w:p>
    <w:p w:rsidR="00000000" w:rsidDel="00000000" w:rsidP="00000000" w:rsidRDefault="00000000" w:rsidRPr="00000000" w14:paraId="00000213">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Between The Curtain (Kamen Rider Zi-Oh) (400)</w:t>
      </w:r>
      <w:r w:rsidDel="00000000" w:rsidR="00000000" w:rsidRPr="00000000">
        <w:rPr>
          <w:rtl w:val="0"/>
        </w:rPr>
        <w:t xml:space="preserve">: Of course you’re no stranger to traveling from world to world. Why else can you do it with a casual wave of your hand? With just a simple gesture and willing it to be so, you can summon the ‘curtain’ between worlds to transport you or others to either a different time or a different Parallel World altogether, traveling to the worlds of other Riders or alternate timelines with ease. In future worlds, you can similarly traverse to any existing alternate universes or time travel with ease, though the former only if any exist in the first place. Going from one place to another, never staying in one for too long...it fits you, doesn’t it?</w:t>
        <w:br w:type="textWrapping"/>
      </w:r>
    </w:p>
    <w:p w:rsidR="00000000" w:rsidDel="00000000" w:rsidP="00000000" w:rsidRDefault="00000000" w:rsidRPr="00000000" w14:paraId="00000214">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Diviner (A Happy Harry Potter Fanfiction) (400)</w:t>
      </w:r>
      <w:r w:rsidDel="00000000" w:rsidR="00000000" w:rsidRPr="00000000">
        <w:rPr>
          <w:rtl w:val="0"/>
        </w:rPr>
        <w:t xml:space="preserve">: Visions, spirit walks, palm reading, tarot cards, the arrangement of animal bones. It matters not the method because you can divine the future and the past from them all with perfect accuracy. Use a crystal ball to learn why Salazar Slytherin broke up the band, or divining rods to lead you to something lost, build a fire and predict someone's birth from the coals, whether the method exists or was just created by you the events of the world are laid bare to you. This magic will grant you the natural ability to know what happens in the next ten seconds, as well as whether time has been messed with in some fashion, even to view the present one second after it happened. You will also have dreams of the most likely future that pertains to you, the more frequent the dreams the closer that future will be.</w:t>
        <w:br w:type="textWrapping"/>
      </w:r>
    </w:p>
    <w:p w:rsidR="00000000" w:rsidDel="00000000" w:rsidP="00000000" w:rsidRDefault="00000000" w:rsidRPr="00000000" w14:paraId="00000215">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Esper Ability (Re:Monster) (600)</w:t>
      </w:r>
      <w:r w:rsidDel="00000000" w:rsidR="00000000" w:rsidRPr="00000000">
        <w:rPr>
          <w:rtl w:val="0"/>
        </w:rPr>
        <w:t xml:space="preserve">: Like Rou, you possessed an ability before coming to the world of Re:Monster, and also like Rou, you’ve maintained that ability even after being reincarnated into a new body. These abilities vary greatly and can range from the fairly mundane to the truly powerful. Common examples include Teleportation, Psychometry, Telepathy, and Psychokinesis.</w:t>
        <w:br w:type="textWrapping"/>
      </w:r>
    </w:p>
    <w:p w:rsidR="00000000" w:rsidDel="00000000" w:rsidP="00000000" w:rsidRDefault="00000000" w:rsidRPr="00000000" w14:paraId="00000216">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Greater Esper Ability (Re:Monster) (Free with Protagonist)</w:t>
      </w:r>
      <w:r w:rsidDel="00000000" w:rsidR="00000000" w:rsidRPr="00000000">
        <w:rPr>
          <w:rtl w:val="0"/>
        </w:rPr>
        <w:t xml:space="preserve">: you can instead gain a truly potent ability, such as Rou’s [Absorption] ability or an equally potent ability that allows for a constant degree of growth.</w:t>
        <w:br w:type="textWrapping"/>
      </w:r>
    </w:p>
    <w:p w:rsidR="00000000" w:rsidDel="00000000" w:rsidP="00000000" w:rsidRDefault="00000000" w:rsidRPr="00000000" w14:paraId="00000217">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Grand Artificer (Generic D&amp;D 5e) (600)</w:t>
      </w:r>
      <w:r w:rsidDel="00000000" w:rsidR="00000000" w:rsidRPr="00000000">
        <w:rPr>
          <w:rtl w:val="0"/>
        </w:rPr>
        <w:t xml:space="preserve">: You’ve done it! You’ve cracked the code! You can now make a Legendary level piece of gear once every 10 years or once per jump, whichever is a longer period of time. This is a very dangerous ability, so you best be weary of any and all who find out about this…</w:t>
        <w:br w:type="textWrapping"/>
      </w:r>
    </w:p>
    <w:p w:rsidR="00000000" w:rsidDel="00000000" w:rsidP="00000000" w:rsidRDefault="00000000" w:rsidRPr="00000000" w14:paraId="00000218">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Uncapped Artificer (Generic D&amp;D 5e) (Free with The Unhindered Lord)</w:t>
      </w:r>
      <w:r w:rsidDel="00000000" w:rsidR="00000000" w:rsidRPr="00000000">
        <w:rPr>
          <w:rtl w:val="0"/>
        </w:rPr>
        <w:t xml:space="preserve">: Now you can make a legendary grade piece of equipment once every Five Years. You also have a good mind for making custom enchantments, so if you wanted to make up a brand new type of magic item, you now can, and it takes no extra time to make it. Also, even if you can’t cast the spells, your crafting speed is normal for all enchantments. If you’ve made a perfect example of something before, you can make it again in half the time it should take you, assuming it’s not a Legendary level piece, of course.</w:t>
        <w:br w:type="textWrapping"/>
      </w:r>
    </w:p>
    <w:p w:rsidR="00000000" w:rsidDel="00000000" w:rsidP="00000000" w:rsidRDefault="00000000" w:rsidRPr="00000000" w14:paraId="00000219">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Mind without Matter (Generic D&amp;D 5e) (600)</w:t>
      </w:r>
      <w:r w:rsidDel="00000000" w:rsidR="00000000" w:rsidRPr="00000000">
        <w:rPr>
          <w:rtl w:val="0"/>
        </w:rPr>
        <w:t xml:space="preserve">: You can live even if your body is destroyed, your soul and mind will keep going, but are very vulnerable in this state - so it's best not to stay like this long if you can help it. Direct soul manipulation is very easy to do, while you’re just a soul, after all.</w:t>
        <w:br w:type="textWrapping"/>
      </w:r>
    </w:p>
    <w:p w:rsidR="00000000" w:rsidDel="00000000" w:rsidP="00000000" w:rsidRDefault="00000000" w:rsidRPr="00000000" w14:paraId="0000021A">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Mind Beyond Matter (Generic D&amp;D 5e) (Free with The Unhindered Lord)</w:t>
      </w:r>
      <w:r w:rsidDel="00000000" w:rsidR="00000000" w:rsidRPr="00000000">
        <w:rPr>
          <w:rtl w:val="0"/>
        </w:rPr>
        <w:t xml:space="preserve">: Your vulnerability no longer applies while in this state. As a matter of fact, you've got double your normal level of power, for all mental and magical skills, as your form isn’t limited by flesh. You can also enter this state at will, now, instead of only having access when physically dead.</w:t>
        <w:br w:type="textWrapping"/>
      </w:r>
    </w:p>
    <w:p w:rsidR="00000000" w:rsidDel="00000000" w:rsidP="00000000" w:rsidRDefault="00000000" w:rsidRPr="00000000" w14:paraId="0000021B">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Kaguya (Naruto) (600)</w:t>
      </w:r>
      <w:r w:rsidDel="00000000" w:rsidR="00000000" w:rsidRPr="00000000">
        <w:rPr>
          <w:rtl w:val="0"/>
        </w:rPr>
        <w:t xml:space="preserve">: Kirigakure based. You possess an abnormal skeletal structure making medical treatment somewhat difficult, and can manipulate it at will. Infusing your calcium with energy, you can manipulate the growth and properties to your liking. This can render you effectively immune to all damage from kinetic energy by growing an armor of bone immediately beneath your skin. This also comes with some minor regenerating abilities. Selecting this allows you to turn your hair white. Bone white, at no cost. This clan is renowned for its blood thirst, and was one of the first clans put to the sword in Kirigakure.</w:t>
        <w:br w:type="textWrapping"/>
      </w:r>
    </w:p>
    <w:p w:rsidR="00000000" w:rsidDel="00000000" w:rsidP="00000000" w:rsidRDefault="00000000" w:rsidRPr="00000000" w14:paraId="0000021C">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Unlocked Chakra (N/A) (Free)</w:t>
      </w:r>
      <w:r w:rsidDel="00000000" w:rsidR="00000000" w:rsidRPr="00000000">
        <w:rPr>
          <w:rtl w:val="0"/>
        </w:rPr>
        <w:t xml:space="preserve">: You have your chakra reserves unlocked and gain basic knowledge in how to manipulate it.</w:t>
        <w:br w:type="textWrapping"/>
      </w:r>
    </w:p>
    <w:p w:rsidR="00000000" w:rsidDel="00000000" w:rsidP="00000000" w:rsidRDefault="00000000" w:rsidRPr="00000000" w14:paraId="0000021D">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Senju (Naruto) (600)</w:t>
      </w:r>
      <w:r w:rsidDel="00000000" w:rsidR="00000000" w:rsidRPr="00000000">
        <w:rPr>
          <w:rtl w:val="0"/>
        </w:rPr>
        <w:t xml:space="preserve">: Konohagakure based. You possess an almost supernatural life force, stamina and physical energy, and are a generally talented ninja. You gain a lesser form of the specialization in each and every ninja discipline and increased chakra reserves.</w:t>
        <w:br w:type="textWrapping"/>
      </w:r>
    </w:p>
    <w:p w:rsidR="00000000" w:rsidDel="00000000" w:rsidP="00000000" w:rsidRDefault="00000000" w:rsidRPr="00000000" w14:paraId="0000021E">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Unlocked Chakra (N/A) (Free)</w:t>
      </w:r>
      <w:r w:rsidDel="00000000" w:rsidR="00000000" w:rsidRPr="00000000">
        <w:rPr>
          <w:rtl w:val="0"/>
        </w:rPr>
        <w:t xml:space="preserve">: You have your chakra reserves unlocked and gain basic knowledge in how to manipulate it.</w:t>
        <w:br w:type="textWrapping"/>
      </w:r>
    </w:p>
    <w:p w:rsidR="00000000" w:rsidDel="00000000" w:rsidP="00000000" w:rsidRDefault="00000000" w:rsidRPr="00000000" w14:paraId="0000021F">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Rinnegan: (Naruto) (Free with Uchiha)</w:t>
      </w:r>
      <w:r w:rsidDel="00000000" w:rsidR="00000000" w:rsidRPr="00000000">
        <w:rPr>
          <w:rtl w:val="0"/>
        </w:rPr>
        <w:t xml:space="preserve">: The lineage of the Sage of Six Paths has been reunited through you, and both of your bloodlines are enhanced.</w:t>
        <w:br w:type="textWrapping"/>
        <w:br w:type="textWrapping"/>
        <w:t xml:space="preserve">The gifts of the Senju are retained and increased with even larger chakra reserves, which are now equal to You Have Reserves, increased physical ability, and all of the basic elemental affinities though you haven't received training in any of them. Your Uchiha blood is enhanced by allowing you access to the Six Paths, though it will take you decades to master them all. When using any of these abilities your iris swallows your sclera, turns a color of your choosing, and becomes divided by five thin black rings surrounding your pupil.</w:t>
        <w:br w:type="textWrapping"/>
      </w:r>
    </w:p>
    <w:p w:rsidR="00000000" w:rsidDel="00000000" w:rsidP="00000000" w:rsidRDefault="00000000" w:rsidRPr="00000000" w14:paraId="00000220">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highlight w:val="white"/>
          <w:rtl w:val="0"/>
        </w:rPr>
        <w:t xml:space="preserve">Linking spirits (Bleach) (600)</w:t>
      </w:r>
      <w:r w:rsidDel="00000000" w:rsidR="00000000" w:rsidRPr="00000000">
        <w:rPr>
          <w:highlight w:val="white"/>
          <w:rtl w:val="0"/>
        </w:rPr>
        <w:t xml:space="preserve">: More than just your object of power, you can now “call” upon the souls of your environment and gently modify them to your advantage. Falling on a canopy from the atmosphere? You’ll be banged up, but can still walk. About to hit a brick wall? The wall is brittle now, and you’ll break through it. While these are just the beginnings, in time you can “convince” the air around you not to go inside your opponent's lungs, or the energy attack to pass through you instead of making contact.</w:t>
        <w:br w:type="textWrapping"/>
      </w:r>
    </w:p>
    <w:p w:rsidR="00000000" w:rsidDel="00000000" w:rsidP="00000000" w:rsidRDefault="00000000" w:rsidRPr="00000000" w14:paraId="00000221">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highlight w:val="white"/>
          <w:rtl w:val="0"/>
        </w:rPr>
        <w:t xml:space="preserve">Final Getsuga (Bleach) (600)</w:t>
      </w:r>
      <w:r w:rsidDel="00000000" w:rsidR="00000000" w:rsidRPr="00000000">
        <w:rPr>
          <w:highlight w:val="white"/>
          <w:rtl w:val="0"/>
        </w:rPr>
        <w:t xml:space="preserve">: When the odds are stacked against you and there is no hope in winning, you can make the ultimate sacrifice. Once per jump you can call upon the culmination of all of your powers, abilities and skills, increasing your own abilities to the point where you would stand on even footing with even the strongest of foes. Be warned however, that once you do this your powers will be drained away, leaving you in your body-mod body until the end of the jump.</w:t>
      </w:r>
      <w:r w:rsidDel="00000000" w:rsidR="00000000" w:rsidRPr="00000000">
        <w:rPr>
          <w:rtl w:val="0"/>
        </w:rPr>
        <w:br w:type="textWrapping"/>
      </w:r>
    </w:p>
    <w:p w:rsidR="00000000" w:rsidDel="00000000" w:rsidP="00000000" w:rsidRDefault="00000000" w:rsidRPr="00000000" w14:paraId="00000222">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highlight w:val="white"/>
          <w:rtl w:val="0"/>
        </w:rPr>
        <w:t xml:space="preserve">Soul Distribution (Bleach) (600)</w:t>
      </w:r>
      <w:r w:rsidDel="00000000" w:rsidR="00000000" w:rsidRPr="00000000">
        <w:rPr>
          <w:highlight w:val="white"/>
          <w:rtl w:val="0"/>
        </w:rPr>
        <w:t xml:space="preserve">: Similar to Bach, you are able to fraction off your soul to others. How this manifests is that you can grant them a portion of your powers, draining yourself of them in the process. The new wielder of them will then grow and mature these powers, and when you will it you can recall both the power you have granted them, and their soul in the process. This can only be done to people who are not your companions, as their soul would strip you of your gained power whenever they respawn.</w:t>
        <w:br w:type="textWrapping"/>
      </w:r>
    </w:p>
    <w:p w:rsidR="00000000" w:rsidDel="00000000" w:rsidP="00000000" w:rsidRDefault="00000000" w:rsidRPr="00000000" w14:paraId="00000223">
      <w:pPr>
        <w:pageBreakBefore w:val="0"/>
        <w:numPr>
          <w:ilvl w:val="1"/>
          <w:numId w:val="1"/>
        </w:numPr>
        <w:ind w:left="1440" w:hanging="360"/>
        <w:rPr>
          <w:highlight w:val="white"/>
          <w:rPrChange w:author="Leonardo Dos Santos" w:id="60" w:date="2025-05-13T12:42:55Z">
            <w:rPr>
              <w:highlight w:val="white"/>
            </w:rPr>
          </w:rPrChange>
        </w:rPr>
        <w:pPrChange w:author="Leonardo Dos Santos" w:id="0" w:date="2025-05-13T12:42:55Z">
          <w:pPr>
            <w:pageBreakBefore w:val="0"/>
            <w:numPr>
              <w:ilvl w:val="1"/>
              <w:numId w:val="4"/>
            </w:numPr>
            <w:ind w:left="1440" w:hanging="360"/>
          </w:pPr>
        </w:pPrChange>
      </w:pPr>
      <w:r w:rsidDel="00000000" w:rsidR="00000000" w:rsidRPr="00000000">
        <w:rPr>
          <w:b w:val="1"/>
          <w:highlight w:val="white"/>
          <w:rtl w:val="0"/>
        </w:rPr>
        <w:t xml:space="preserve">Aura (Pokemon) (600)</w:t>
      </w:r>
      <w:r w:rsidDel="00000000" w:rsidR="00000000" w:rsidRPr="00000000">
        <w:rPr>
          <w:highlight w:val="white"/>
          <w:rtl w:val="0"/>
        </w:rPr>
        <w:t xml:space="preserve">: You gain the ability to manifest your aura. You can sense emotions, create barriers, and throw aura spheres. Your powers increase with training but cap equivalent to a lucario.</w:t>
        <w:br w:type="textWrapping"/>
      </w:r>
    </w:p>
    <w:p w:rsidR="00000000" w:rsidDel="00000000" w:rsidP="00000000" w:rsidRDefault="00000000" w:rsidRPr="00000000" w14:paraId="00000224">
      <w:pPr>
        <w:pageBreakBefore w:val="0"/>
        <w:numPr>
          <w:ilvl w:val="1"/>
          <w:numId w:val="1"/>
        </w:numPr>
        <w:ind w:left="1440" w:hanging="360"/>
        <w:rPr>
          <w:highlight w:val="white"/>
          <w:rPrChange w:author="Leonardo Dos Santos" w:id="60" w:date="2025-05-13T12:42:55Z">
            <w:rPr>
              <w:highlight w:val="white"/>
            </w:rPr>
          </w:rPrChange>
        </w:rPr>
        <w:pPrChange w:author="Leonardo Dos Santos" w:id="0" w:date="2025-05-13T12:42:55Z">
          <w:pPr>
            <w:pageBreakBefore w:val="0"/>
            <w:numPr>
              <w:ilvl w:val="1"/>
              <w:numId w:val="4"/>
            </w:numPr>
            <w:ind w:left="1440" w:hanging="360"/>
          </w:pPr>
        </w:pPrChange>
      </w:pPr>
      <w:r w:rsidDel="00000000" w:rsidR="00000000" w:rsidRPr="00000000">
        <w:rPr>
          <w:b w:val="1"/>
          <w:highlight w:val="white"/>
          <w:rtl w:val="0"/>
        </w:rPr>
        <w:t xml:space="preserve">Psionics (Pokemon) (600)</w:t>
      </w:r>
      <w:r w:rsidDel="00000000" w:rsidR="00000000" w:rsidRPr="00000000">
        <w:rPr>
          <w:highlight w:val="white"/>
          <w:rtl w:val="0"/>
        </w:rPr>
        <w:t xml:space="preserve">: You gain psychic powers like telekinesis and telepathy. You still can’t understand your pokemon but can issue them orders via telepathy. No mind reading. Skill cap is equal to a gardevoir.</w:t>
        <w:br w:type="textWrapping"/>
      </w:r>
    </w:p>
    <w:p w:rsidR="00000000" w:rsidDel="00000000" w:rsidP="00000000" w:rsidRDefault="00000000" w:rsidRPr="00000000" w14:paraId="00000225">
      <w:pPr>
        <w:pageBreakBefore w:val="0"/>
        <w:numPr>
          <w:ilvl w:val="1"/>
          <w:numId w:val="1"/>
        </w:numPr>
        <w:ind w:left="1440" w:hanging="360"/>
        <w:rPr>
          <w:highlight w:val="white"/>
          <w:rPrChange w:author="Leonardo Dos Santos" w:id="60" w:date="2025-05-13T12:42:55Z">
            <w:rPr>
              <w:highlight w:val="white"/>
            </w:rPr>
          </w:rPrChange>
        </w:rPr>
        <w:pPrChange w:author="Leonardo Dos Santos" w:id="0" w:date="2025-05-13T12:42:55Z">
          <w:pPr>
            <w:pageBreakBefore w:val="0"/>
            <w:numPr>
              <w:ilvl w:val="1"/>
              <w:numId w:val="4"/>
            </w:numPr>
            <w:ind w:left="1440" w:hanging="360"/>
          </w:pPr>
        </w:pPrChange>
      </w:pPr>
      <w:r w:rsidDel="00000000" w:rsidR="00000000" w:rsidRPr="00000000">
        <w:rPr>
          <w:b w:val="1"/>
          <w:highlight w:val="white"/>
          <w:rtl w:val="0"/>
        </w:rPr>
        <w:t xml:space="preserve">Hypnotic Voice (Samurai Jack) (600)</w:t>
      </w:r>
      <w:r w:rsidDel="00000000" w:rsidR="00000000" w:rsidRPr="00000000">
        <w:rPr>
          <w:highlight w:val="white"/>
          <w:rtl w:val="0"/>
        </w:rPr>
        <w:t xml:space="preserve">: Your voice is able to dominate the weak willed and control people’s minds. You can use your enchanted songs to implant subtle hypnotic commands, force people into your servitude, or even suppress someone’s memories. The effects of your songs will wear off shortly after your victim stops hearing them and individuals who either have strong wills or simply hate music will not not be affected.</w:t>
        <w:br w:type="textWrapping"/>
      </w:r>
    </w:p>
    <w:p w:rsidR="00000000" w:rsidDel="00000000" w:rsidP="00000000" w:rsidRDefault="00000000" w:rsidRPr="00000000" w14:paraId="00000226">
      <w:pPr>
        <w:pageBreakBefore w:val="0"/>
        <w:numPr>
          <w:ilvl w:val="1"/>
          <w:numId w:val="1"/>
        </w:numPr>
        <w:ind w:left="1440" w:hanging="360"/>
        <w:rPr>
          <w:highlight w:val="white"/>
          <w:rPrChange w:author="Leonardo Dos Santos" w:id="60" w:date="2025-05-13T12:42:55Z">
            <w:rPr>
              <w:highlight w:val="white"/>
            </w:rPr>
          </w:rPrChange>
        </w:rPr>
        <w:pPrChange w:author="Leonardo Dos Santos" w:id="0" w:date="2025-05-13T12:42:55Z">
          <w:pPr>
            <w:pageBreakBefore w:val="0"/>
            <w:numPr>
              <w:ilvl w:val="1"/>
              <w:numId w:val="4"/>
            </w:numPr>
            <w:ind w:left="1440" w:hanging="360"/>
          </w:pPr>
        </w:pPrChange>
      </w:pPr>
      <w:r w:rsidDel="00000000" w:rsidR="00000000" w:rsidRPr="00000000">
        <w:rPr>
          <w:b w:val="1"/>
          <w:highlight w:val="white"/>
          <w:rtl w:val="0"/>
        </w:rPr>
        <w:t xml:space="preserve">Illusion Creation (Samurai Jack) (600)</w:t>
      </w:r>
      <w:r w:rsidDel="00000000" w:rsidR="00000000" w:rsidRPr="00000000">
        <w:rPr>
          <w:highlight w:val="white"/>
          <w:rtl w:val="0"/>
        </w:rPr>
        <w:t xml:space="preserve">: You’re able to make illusions that can be seen by living creatures. They can be as simple as making a fake object or as complex as making someone believe they’re fighting a fake enemy.</w:t>
        <w:br w:type="textWrapping"/>
      </w:r>
    </w:p>
    <w:p w:rsidR="00000000" w:rsidDel="00000000" w:rsidP="00000000" w:rsidRDefault="00000000" w:rsidRPr="00000000" w14:paraId="00000227">
      <w:pPr>
        <w:pageBreakBefore w:val="0"/>
        <w:numPr>
          <w:ilvl w:val="1"/>
          <w:numId w:val="1"/>
        </w:numPr>
        <w:ind w:left="1440" w:hanging="360"/>
        <w:rPr>
          <w:highlight w:val="white"/>
          <w:rPrChange w:author="Leonardo Dos Santos" w:id="60" w:date="2025-05-13T12:42:55Z">
            <w:rPr>
              <w:highlight w:val="white"/>
            </w:rPr>
          </w:rPrChange>
        </w:rPr>
        <w:pPrChange w:author="Leonardo Dos Santos" w:id="0" w:date="2025-05-13T12:42:55Z">
          <w:pPr>
            <w:pageBreakBefore w:val="0"/>
            <w:numPr>
              <w:ilvl w:val="1"/>
              <w:numId w:val="4"/>
            </w:numPr>
            <w:ind w:left="1440" w:hanging="360"/>
          </w:pPr>
        </w:pPrChange>
      </w:pPr>
      <w:r w:rsidDel="00000000" w:rsidR="00000000" w:rsidRPr="00000000">
        <w:rPr>
          <w:b w:val="1"/>
          <w:highlight w:val="white"/>
          <w:rtl w:val="0"/>
        </w:rPr>
        <w:t xml:space="preserve">Teleportation (Samurai Jack) (600)</w:t>
      </w:r>
      <w:r w:rsidDel="00000000" w:rsidR="00000000" w:rsidRPr="00000000">
        <w:rPr>
          <w:highlight w:val="white"/>
          <w:rtl w:val="0"/>
        </w:rPr>
        <w:t xml:space="preserve">: You can teleport to any location you can see. Moving between points on the same planet/world is instantaneous but interplanetary travel can take a few minutes depending on the distance.</w:t>
        <w:br w:type="textWrapping"/>
      </w:r>
    </w:p>
    <w:p w:rsidR="00000000" w:rsidDel="00000000" w:rsidP="00000000" w:rsidRDefault="00000000" w:rsidRPr="00000000" w14:paraId="00000228">
      <w:pPr>
        <w:pageBreakBefore w:val="0"/>
        <w:numPr>
          <w:ilvl w:val="1"/>
          <w:numId w:val="1"/>
        </w:numPr>
        <w:ind w:left="1440" w:hanging="360"/>
        <w:rPr>
          <w:highlight w:val="white"/>
          <w:rPrChange w:author="Leonardo Dos Santos" w:id="60" w:date="2025-05-13T12:42:55Z">
            <w:rPr>
              <w:highlight w:val="white"/>
            </w:rPr>
          </w:rPrChange>
        </w:rPr>
        <w:pPrChange w:author="Leonardo Dos Santos" w:id="0" w:date="2025-05-13T12:42:55Z">
          <w:pPr>
            <w:pageBreakBefore w:val="0"/>
            <w:numPr>
              <w:ilvl w:val="1"/>
              <w:numId w:val="4"/>
            </w:numPr>
            <w:ind w:left="1440" w:hanging="360"/>
          </w:pPr>
        </w:pPrChange>
      </w:pPr>
      <w:r w:rsidDel="00000000" w:rsidR="00000000" w:rsidRPr="00000000">
        <w:rPr>
          <w:b w:val="1"/>
          <w:highlight w:val="white"/>
          <w:rtl w:val="0"/>
        </w:rPr>
        <w:t xml:space="preserve">Precognition (Marvel) (600)</w:t>
      </w:r>
      <w:r w:rsidDel="00000000" w:rsidR="00000000" w:rsidRPr="00000000">
        <w:rPr>
          <w:highlight w:val="white"/>
          <w:rtl w:val="0"/>
        </w:rPr>
        <w:t xml:space="preserve">: You can see a few seconds into the future as a form of ‘danger-sense,’ or can have long visions that require a dangerous trance. A very useful power, so long as you don’t become too reliant on it: you may run into something truly unusual and be surprised.</w:t>
        <w:br w:type="textWrapping"/>
      </w:r>
    </w:p>
    <w:p w:rsidR="00000000" w:rsidDel="00000000" w:rsidP="00000000" w:rsidRDefault="00000000" w:rsidRPr="00000000" w14:paraId="00000229">
      <w:pPr>
        <w:pageBreakBefore w:val="0"/>
        <w:numPr>
          <w:ilvl w:val="1"/>
          <w:numId w:val="1"/>
        </w:numPr>
        <w:ind w:left="1440" w:hanging="360"/>
        <w:rPr>
          <w:highlight w:val="white"/>
          <w:rPrChange w:author="Leonardo Dos Santos" w:id="60" w:date="2025-05-13T12:42:55Z">
            <w:rPr>
              <w:highlight w:val="white"/>
            </w:rPr>
          </w:rPrChange>
        </w:rPr>
        <w:pPrChange w:author="Leonardo Dos Santos" w:id="0" w:date="2025-05-13T12:42:55Z">
          <w:pPr>
            <w:pageBreakBefore w:val="0"/>
            <w:numPr>
              <w:ilvl w:val="1"/>
              <w:numId w:val="4"/>
            </w:numPr>
            <w:ind w:left="1440" w:hanging="360"/>
          </w:pPr>
        </w:pPrChange>
      </w:pPr>
      <w:r w:rsidDel="00000000" w:rsidR="00000000" w:rsidRPr="00000000">
        <w:rPr>
          <w:b w:val="1"/>
          <w:highlight w:val="white"/>
          <w:rtl w:val="0"/>
        </w:rPr>
        <w:t xml:space="preserve">Force Lightning (Star Wars Knights of the Old Republic) (600)</w:t>
      </w:r>
      <w:r w:rsidDel="00000000" w:rsidR="00000000" w:rsidRPr="00000000">
        <w:rPr>
          <w:highlight w:val="white"/>
          <w:rtl w:val="0"/>
        </w:rPr>
        <w:t xml:space="preserve">: A force power that allows you to fire arcing bolts of electricity from your hands. Jedi receive a weaker version of this power, and only true sith can unlock its full potential.</w:t>
        <w:br w:type="textWrapping"/>
      </w:r>
    </w:p>
    <w:p w:rsidR="00000000" w:rsidDel="00000000" w:rsidP="00000000" w:rsidRDefault="00000000" w:rsidRPr="00000000" w14:paraId="0000022A">
      <w:pPr>
        <w:pageBreakBefore w:val="0"/>
        <w:numPr>
          <w:ilvl w:val="1"/>
          <w:numId w:val="1"/>
        </w:numPr>
        <w:ind w:left="1440" w:hanging="360"/>
        <w:rPr>
          <w:highlight w:val="white"/>
          <w:rPrChange w:author="Leonardo Dos Santos" w:id="60" w:date="2025-05-13T12:42:55Z">
            <w:rPr>
              <w:highlight w:val="white"/>
            </w:rPr>
          </w:rPrChange>
        </w:rPr>
        <w:pPrChange w:author="Leonardo Dos Santos" w:id="0" w:date="2025-05-13T12:42:55Z">
          <w:pPr>
            <w:pageBreakBefore w:val="0"/>
            <w:numPr>
              <w:ilvl w:val="1"/>
              <w:numId w:val="4"/>
            </w:numPr>
            <w:ind w:left="1440" w:hanging="360"/>
          </w:pPr>
        </w:pPrChange>
      </w:pPr>
      <w:r w:rsidDel="00000000" w:rsidR="00000000" w:rsidRPr="00000000">
        <w:rPr>
          <w:b w:val="1"/>
          <w:highlight w:val="white"/>
          <w:rtl w:val="0"/>
        </w:rPr>
        <w:t xml:space="preserve">Force Pyrokinesis (Star Wars Knights of the Old Republic) (600)</w:t>
      </w:r>
      <w:r w:rsidDel="00000000" w:rsidR="00000000" w:rsidRPr="00000000">
        <w:rPr>
          <w:highlight w:val="white"/>
          <w:rtl w:val="0"/>
        </w:rPr>
        <w:t xml:space="preserve">: A force power that allows the user to manipulate existing sources of fire and heat, combust flammable objects, and project weak flames from their hands. You will be able to create stronger flames with practice. This power does not depend on any alignments.</w:t>
        <w:br w:type="textWrapping"/>
      </w:r>
    </w:p>
    <w:p w:rsidR="00000000" w:rsidDel="00000000" w:rsidP="00000000" w:rsidRDefault="00000000" w:rsidRPr="00000000" w14:paraId="0000022B">
      <w:pPr>
        <w:pageBreakBefore w:val="0"/>
        <w:numPr>
          <w:ilvl w:val="1"/>
          <w:numId w:val="1"/>
        </w:numPr>
        <w:ind w:left="1440" w:hanging="360"/>
        <w:rPr>
          <w:highlight w:val="white"/>
          <w:rPrChange w:author="Leonardo Dos Santos" w:id="60" w:date="2025-05-13T12:42:55Z">
            <w:rPr>
              <w:highlight w:val="white"/>
            </w:rPr>
          </w:rPrChange>
        </w:rPr>
        <w:pPrChange w:author="Leonardo Dos Santos" w:id="0" w:date="2025-05-13T12:42:55Z">
          <w:pPr>
            <w:pageBreakBefore w:val="0"/>
            <w:numPr>
              <w:ilvl w:val="1"/>
              <w:numId w:val="4"/>
            </w:numPr>
            <w:ind w:left="1440" w:hanging="360"/>
          </w:pPr>
        </w:pPrChange>
      </w:pPr>
      <w:r w:rsidDel="00000000" w:rsidR="00000000" w:rsidRPr="00000000">
        <w:rPr>
          <w:b w:val="1"/>
          <w:highlight w:val="white"/>
          <w:rtl w:val="0"/>
        </w:rPr>
        <w:t xml:space="preserve">Megalovania (Undertale) (600)</w:t>
      </w:r>
      <w:r w:rsidDel="00000000" w:rsidR="00000000" w:rsidRPr="00000000">
        <w:rPr>
          <w:highlight w:val="white"/>
          <w:rtl w:val="0"/>
        </w:rPr>
        <w:t xml:space="preserve">: Fighting is almost never the answer. In most cases, it only makes things worse, and should be used as a last resort, when all other options are meaningless. When what you’re dealing with is a force of evil that must be stopped at any cost… that’s when your true power awakens. Your magical attacks are infused with Karmic Retribution, and while it’s harmless against innocent people, it’s poison to someone with a high Level of Violence. In fact, the higher their LOVE, the worse it hurts. In addition, the initial pain of the attack doesn’t go away--it burns away at their soul over time as well, as every sin they’ve committed comes back in their head to haunt them.</w:t>
        <w:br w:type="textWrapping"/>
      </w:r>
    </w:p>
    <w:p w:rsidR="00000000" w:rsidDel="00000000" w:rsidP="00000000" w:rsidRDefault="00000000" w:rsidRPr="00000000" w14:paraId="0000022C">
      <w:pPr>
        <w:pageBreakBefore w:val="0"/>
        <w:numPr>
          <w:ilvl w:val="1"/>
          <w:numId w:val="1"/>
        </w:numPr>
        <w:ind w:left="1440" w:hanging="360"/>
        <w:rPr>
          <w:highlight w:val="white"/>
          <w:rPrChange w:author="Leonardo Dos Santos" w:id="60" w:date="2025-05-13T12:42:55Z">
            <w:rPr>
              <w:highlight w:val="white"/>
            </w:rPr>
          </w:rPrChange>
        </w:rPr>
        <w:pPrChange w:author="Leonardo Dos Santos" w:id="0" w:date="2025-05-13T12:42:55Z">
          <w:pPr>
            <w:pageBreakBefore w:val="0"/>
            <w:numPr>
              <w:ilvl w:val="1"/>
              <w:numId w:val="4"/>
            </w:numPr>
            <w:ind w:left="1440" w:hanging="360"/>
          </w:pPr>
        </w:pPrChange>
      </w:pPr>
      <w:r w:rsidDel="00000000" w:rsidR="00000000" w:rsidRPr="00000000">
        <w:rPr>
          <w:b w:val="1"/>
          <w:highlight w:val="white"/>
          <w:rtl w:val="0"/>
        </w:rPr>
        <w:t xml:space="preserve">Shard Administration (Worm) (600)</w:t>
      </w:r>
      <w:r w:rsidDel="00000000" w:rsidR="00000000" w:rsidRPr="00000000">
        <w:rPr>
          <w:highlight w:val="white"/>
          <w:rtl w:val="0"/>
        </w:rPr>
        <w:t xml:space="preserve">: With this, you’re certainly overstepping the bounds of your nature. Mentally, you’re at all times perfectly aware of all of your perks, abilities, powers, and the like and their status with no conscious effort or attention needed on your part. This is just a side effect however, what this perk truly enables you to do is package such things together either in part or in whole, with whatever additional limitations you might desire to add in, and then temporarily grant this package to anybody you can directly perceive. You can revoke this at any point, returning these abilities back to you none the worse for wear regardless of what happens or has happened to the host, and this will happen automatically on the event of their death or otherwise permanent incapacitation. This comes along with knowledge of how they used these abilities and any potentially creative uses or new tricks they may have learned using them. You lose the abilities as long as they’re given to another person, but no matter what happens you can never truly lose them permanently or have them damaged.</w:t>
        <w:br w:type="textWrapping"/>
      </w:r>
    </w:p>
    <w:p w:rsidR="00000000" w:rsidDel="00000000" w:rsidP="00000000" w:rsidRDefault="00000000" w:rsidRPr="00000000" w14:paraId="0000022D">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Natural Ability User - Elementalist (The Gamer) (600)</w:t>
      </w:r>
      <w:r w:rsidDel="00000000" w:rsidR="00000000" w:rsidRPr="00000000">
        <w:rPr>
          <w:rtl w:val="0"/>
        </w:rPr>
        <w:t xml:space="preserve">: You gain the ability to conjure and control one element in sufficient quantities to destroy a mundane city block with some effort. With centuries of experience you may progress to destroying countries in one strike. You take on a personality trait symbolic of your chosen element.</w:t>
        <w:br w:type="textWrapping"/>
      </w:r>
    </w:p>
    <w:p w:rsidR="00000000" w:rsidDel="00000000" w:rsidP="00000000" w:rsidRDefault="00000000" w:rsidRPr="00000000" w14:paraId="0000022E">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Blue Magic (Final Fantasy 8) (600)</w:t>
      </w:r>
      <w:r w:rsidDel="00000000" w:rsidR="00000000" w:rsidRPr="00000000">
        <w:rPr>
          <w:rtl w:val="0"/>
        </w:rPr>
        <w:t xml:space="preserve">: A curious and obscure ability, you’ve somehow picked up the ability to learn Blue Magic in your studies. The basic principle is that many monsters possess special techniques, often employed through a special body part or organ. You can, with a little research and a complete dissection, learn how these techniques work, and how you may replicate them yourself. What this amounts to is the ability to copy a defeated being’s single strongest technique, whether biological or magical in nature, by examining part of their dead body.</w:t>
        <w:br w:type="textWrapping"/>
      </w:r>
    </w:p>
    <w:p w:rsidR="00000000" w:rsidDel="00000000" w:rsidP="00000000" w:rsidRDefault="00000000" w:rsidRPr="00000000" w14:paraId="0000022F">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Actualization (Final Fantasy 8) (600)</w:t>
      </w:r>
      <w:r w:rsidDel="00000000" w:rsidR="00000000" w:rsidRPr="00000000">
        <w:rPr>
          <w:rtl w:val="0"/>
        </w:rPr>
        <w:t xml:space="preserve">: Drawing from a person’s mind, you can crystalize their fears, beliefs and imagination into their image of the most powerful spirit or creature. This being works like a Guardian Force made flesh, and far stronger than GFs usually are. It can exist on its own indefinitely, never needing to retreat to your mind or recharge or gather its energy to act on the outside world, fully capable of independent thought and completely under your control. If the person you drew this GF from is awed or frightened by this manifestation, then it steadily grows in power, its strength building through its bind to their mind and its existence born from their thoughts. The greater their fear or beliefs about this creature, the greater the power. You may even Junction with it like you would a normal GF, only this is instead a physical process. Both of you bind together into a new, monstrous form which greatly increases the GF’s powers as well as your own magic. You instantly gain understanding of how to use the GF’s power and this new body, and may even shift its appearance somewhat. You can only have one of these creatures active at a time, but the only cooldown between dismissing one and summoning another is the amount of time it takes to tap into the opponent’s imagination.</w:t>
        <w:br w:type="textWrapping"/>
      </w:r>
    </w:p>
    <w:p w:rsidR="00000000" w:rsidDel="00000000" w:rsidP="00000000" w:rsidRDefault="00000000" w:rsidRPr="00000000" w14:paraId="00000230">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Enter the Void (Kingdom Hearts) (600)</w:t>
      </w:r>
      <w:r w:rsidDel="00000000" w:rsidR="00000000" w:rsidRPr="00000000">
        <w:rPr>
          <w:rtl w:val="0"/>
        </w:rPr>
        <w:t xml:space="preserve">: It may seem paradoxical but you can create and wield… Nothing. You could make a sphere that crackles </w:t>
      </w:r>
      <w:ins w:author="Isaiah Perez" w:id="148" w:date="2021-10-19T00:33:29Z">
        <w:r w:rsidDel="00000000" w:rsidR="00000000" w:rsidRPr="00000000">
          <w:rPr>
            <w:rtl w:val="0"/>
          </w:rPr>
          <w:t xml:space="preserve">with</w:t>
        </w:r>
      </w:ins>
      <w:del w:author="Isaiah Perez" w:id="148" w:date="2021-10-19T00:33:29Z">
        <w:r w:rsidDel="00000000" w:rsidR="00000000" w:rsidRPr="00000000">
          <w:rPr>
            <w:rtl w:val="0"/>
          </w:rPr>
          <w:delText xml:space="preserve">and</w:delText>
        </w:r>
      </w:del>
      <w:r w:rsidDel="00000000" w:rsidR="00000000" w:rsidRPr="00000000">
        <w:rPr>
          <w:rtl w:val="0"/>
        </w:rPr>
        <w:t xml:space="preserve"> non-existent energy and fires slightly homing black and white bolts that resemble lightning at nearby enemies. Maybe you just want the black and white lightning? You can do that, and could even fire continuous bolts to lock an enemy in place and damage them over time. Maybe you just want a giant ball of Nothingness that traps enemies and delivers massive damage? That’s pretty easy too. You can fire impressive barrages of lasers, beat people over the head with glowing rods, and create spheres of them to launch at your encircled foes. On the defensive side of things, you can make a wall to take hits for a second </w:t>
      </w:r>
      <w:ins w:author="Isaiah Perez" w:id="149" w:date="2021-10-19T00:31:47Z">
        <w:r w:rsidDel="00000000" w:rsidR="00000000" w:rsidRPr="00000000">
          <w:rPr>
            <w:rtl w:val="0"/>
            <w:rPrChange w:author="Isaiah Perez" w:id="150" w:date="2021-10-19T00:31:47Z">
              <w:rPr/>
            </w:rPrChange>
          </w:rPr>
          <w:t xml:space="preserve">or two</w:t>
        </w:r>
      </w:ins>
      <w:del w:author="Isaiah Perez" w:id="149" w:date="2021-10-19T00:31:47Z">
        <w:r w:rsidDel="00000000" w:rsidR="00000000" w:rsidRPr="00000000">
          <w:rPr>
            <w:rtl w:val="0"/>
            <w:rPrChange w:author="Isaiah Perez" w:id="150" w:date="2021-10-19T00:31:47Z">
              <w:rPr/>
            </w:rPrChange>
          </w:rPr>
          <w:delText xml:space="preserve">of two</w:delText>
        </w:r>
      </w:del>
      <w:r w:rsidDel="00000000" w:rsidR="00000000" w:rsidRPr="00000000">
        <w:rPr>
          <w:rtl w:val="0"/>
        </w:rPr>
        <w:t xml:space="preserve">, or shroud yourself in bolts of Nothingness to damage your attackers. By infusing yourself with Nothingness you can pull off some other tricks, such as flying or teleporting by fading into nothingness and reforming a short distance away. It’s hard, but you could even briefly be in two places at once (within about a hundred meters) in order to do one or two preselected combination attacks alongside yourself, with any abilities with costs drained from your pools and resources and damage done to either ‘you’ being done to both. Another difficult trick is infusing buildings or other large objects with Nothingness over time so that, should you face a sufficient threat, you can tear them from their foundations and throw them at enemies as if you had telekinesis. Performing this pseud-telekinesis on items also takes time, but is overall far less exhausting than doing so on larger objects.</w:t>
        <w:br w:type="textWrapping"/>
      </w:r>
    </w:p>
    <w:p w:rsidR="00000000" w:rsidDel="00000000" w:rsidP="00000000" w:rsidRDefault="00000000" w:rsidRPr="00000000" w14:paraId="00000231">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Legion (Pathfinder) (600)</w:t>
      </w:r>
      <w:r w:rsidDel="00000000" w:rsidR="00000000" w:rsidRPr="00000000">
        <w:rPr>
          <w:rtl w:val="0"/>
        </w:rPr>
        <w:t xml:space="preserve">: As a Summoner, you will learn to call on other beings for aid, even beyond your Eidolon. Beings of spirit and power, they will be. Monsters and guardians from other planes where man dare not tread. You can call upon their aid to lay waste to your enemies... but what of those enemies? Should they simply go to waste after the trouble they cause you? No, you will not settle for that.</w:t>
        <w:br w:type="textWrapping"/>
        <w:br w:type="textWrapping"/>
        <w:t xml:space="preserve">When you slay another being, snuffing out its life, you may attempt to capture its essence as it flees from the mortal coil. If you are successful, you contain the spirit within your own soul, where it will lie in wait for your call. When summoned, the essence will take on an ephemeral form reminiscent of its body, but obviously different in nature. Any beings such called can be mentally commanded by you with the slightest effort and will possess all abilities that they possessed while they yet lived, but will not grow beyond this strength unless you also possess One And The Same. For now you are only capable of calling upon one stored essence at a time... but that is sure to change as your power and skill grow.</w:t>
        <w:br w:type="textWrapping"/>
      </w:r>
    </w:p>
    <w:p w:rsidR="00000000" w:rsidDel="00000000" w:rsidP="00000000" w:rsidRDefault="00000000" w:rsidRPr="00000000" w14:paraId="00000232">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Disastrous Life (The Disastrous Life Of Saiki K.) (600)</w:t>
      </w:r>
      <w:r w:rsidDel="00000000" w:rsidR="00000000" w:rsidRPr="00000000">
        <w:rPr>
          <w:rtl w:val="0"/>
        </w:rPr>
        <w:t xml:space="preserve">: Now, if you really want to emulate me that badly, you can instead have a broader powerset, closely resembling, if not shamelessly copying my own. I don’t need another me walking around, so as you may have guessed from that price, your sum-total power will be scaled down to match that of the Psykicker option. Your weaker powers will be significantly weakened, while stronger ones will be completely inaccessible, until your powers are sufficiently developed. Instead of having global teleportation, you’d be limited to within a couple blocks, instead of reversing an object’s time by 24 hours, you could send it back a few seconds at most. These will grow with time, eventually reaching my own current power. Still, with just this, your rate of growth is nowhere remotely close to my own.</w:t>
        <w:br w:type="textWrapping"/>
        <w:br w:type="textWrapping"/>
        <w:t xml:space="preserve">Unless you’re willing to shell out for both this and Psykicker, you won’t even have the potential to unlock Mind Control, or anything with that same inherent scale. Mainly because I don’t trust you.</w:t>
        <w:br w:type="textWrapping"/>
        <w:br w:type="textWrapping"/>
        <w:t xml:space="preserve">However, that’s not necessarily a bad thing. Every power you have comes with its own drawback, like teleportation that functions by swapping items or equal value, or a size-changing power that shrinks you in seconds, but takes an excruciatingly long time to grow you back to normal size. These drawbacks either drastically limit the usefulness of a power, or actively inflicts suffering on you, just for having it. As your powers grow, so do the drawbacks, and it’s not like you can just stop or reset their development at your own convenience. To make matters worse, very few of your powers have any kind of off-switch.</w:t>
        <w:br w:type="textWrapping"/>
        <w:br w:type="textWrapping"/>
        <w:t xml:space="preserve">If you have Psykicker, your power will be equal to my own, when I was a newborn and scale much more quickly. Which is a sizable step up from the initial purchase. Your teleportation range would stretch to encompass the entire city, and you could reverse an object’s time by almost half an hour.</w:t>
        <w:br w:type="textWrapping"/>
      </w:r>
    </w:p>
    <w:p w:rsidR="00000000" w:rsidDel="00000000" w:rsidP="00000000" w:rsidRDefault="00000000" w:rsidRPr="00000000" w14:paraId="00000233">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You Don’t Need That (You Are The Jump-Chan) (600)</w:t>
      </w:r>
      <w:r w:rsidDel="00000000" w:rsidR="00000000" w:rsidRPr="00000000">
        <w:rPr>
          <w:rtl w:val="0"/>
        </w:rPr>
        <w:t xml:space="preserve">: You can freely adjust the potency of any and all perks and powers you have.</w:t>
        <w:br w:type="textWrapping"/>
        <w:br w:type="textWrapping"/>
        <w:t xml:space="preserve">Additionally, you can temporarily sacrifice any of your perks/powers to temporarily reduce a similar ability of someone else by the same amount.</w:t>
        <w:br w:type="textWrapping"/>
      </w:r>
    </w:p>
    <w:p w:rsidR="00000000" w:rsidDel="00000000" w:rsidP="00000000" w:rsidRDefault="00000000" w:rsidRPr="00000000" w14:paraId="00000234">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Did You Think I Wouldn’t Take You Seriously? (You Are The Jump-Chan) (600)</w:t>
      </w:r>
      <w:r w:rsidDel="00000000" w:rsidR="00000000" w:rsidRPr="00000000">
        <w:rPr>
          <w:rtl w:val="0"/>
        </w:rPr>
        <w:t xml:space="preserve">: You can freely adjust the potency of any and all perks and powers you have. </w:t>
        <w:br w:type="textWrapping"/>
        <w:br w:type="textWrapping"/>
        <w:t xml:space="preserve">Additionally, You can decide to temporarily sacrifice the potency of any of your perks/powers to temporarily gain twice the potency at a later time. The Longer you maintain the sacrifice, the longer you can keep the boost. This is at a 7:1 ratio that caps at one full day of boost for one full week of sacrifice.</w:t>
        <w:br w:type="textWrapping"/>
      </w:r>
    </w:p>
    <w:p w:rsidR="00000000" w:rsidDel="00000000" w:rsidP="00000000" w:rsidRDefault="00000000" w:rsidRPr="00000000" w14:paraId="00000235">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Where Did This Perk Go Again? (You Are The Jump-Chan) (600)</w:t>
      </w:r>
      <w:r w:rsidDel="00000000" w:rsidR="00000000" w:rsidRPr="00000000">
        <w:rPr>
          <w:rtl w:val="0"/>
        </w:rPr>
        <w:t xml:space="preserve">: You can freely adjust the potency of any and all perks and powers you have.</w:t>
        <w:br w:type="textWrapping"/>
        <w:br w:type="textWrapping"/>
        <w:t xml:space="preserve">Additionally, You can temporarily sacrifice the potency of any of your perks/powers to temporarily make any other of your perks/powers stronger. They don’t have to be related. Feel free to sacrifice your strength perks for your intelligence perks, or your HUD perks for your Luck perks.</w:t>
        <w:br w:type="textWrapping"/>
      </w:r>
    </w:p>
    <w:p w:rsidR="00000000" w:rsidDel="00000000" w:rsidP="00000000" w:rsidRDefault="00000000" w:rsidRPr="00000000" w14:paraId="00000236">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Behold My Growth (You Are The Jump-Chan) (600)</w:t>
      </w:r>
      <w:r w:rsidDel="00000000" w:rsidR="00000000" w:rsidRPr="00000000">
        <w:rPr>
          <w:rtl w:val="0"/>
        </w:rPr>
        <w:t xml:space="preserve">: None of your perks or powers have a power limit.</w:t>
        <w:br w:type="textWrapping"/>
        <w:br w:type="textWrapping"/>
        <w:t xml:space="preserve">Additionally, you can freely adjust the potency of any and all perks/powers you have. Using this, you can maintain linear growth in any ability by reducing it to a lesser level and continuing to train it.</w:t>
      </w:r>
      <w:r w:rsidDel="00000000" w:rsidR="00000000" w:rsidRPr="00000000">
        <w:rPr>
          <w:rtl w:val="0"/>
        </w:rPr>
        <w:br w:type="textWrapping"/>
      </w:r>
    </w:p>
    <w:p w:rsidR="00000000" w:rsidDel="00000000" w:rsidP="00000000" w:rsidRDefault="00000000" w:rsidRPr="00000000" w14:paraId="00000237">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Uchiha (Naruto) (800)</w:t>
      </w:r>
      <w:r w:rsidDel="00000000" w:rsidR="00000000" w:rsidRPr="00000000">
        <w:rPr>
          <w:rtl w:val="0"/>
        </w:rPr>
        <w:t xml:space="preserve">: Konohagakure based. You possess the Sharingan in it's beginning stage, an eye based Bloodline-Limit that allows you to see chakra, gives you a photographic memory of anything you see with them, and alters your perception of time making things seem like they are moving much more slowly. Once your Sharingan has fully matured it will manifest to more abilities. The first is less well known around the elemental nations: the ability to cast your genjutsu through nothing more than eye contact. The second is the most famous: the ability to copy anything with somatic components you see the entirety of. Your copy ability will let you instantly learn whatever you see with your Sharingan, so long as it is a thing you could feasibly learn with training, but it will only be technical proficiency and you'll still need practice to truly master what you've seen.</w:t>
        <w:br w:type="textWrapping"/>
      </w:r>
    </w:p>
    <w:p w:rsidR="00000000" w:rsidDel="00000000" w:rsidP="00000000" w:rsidRDefault="00000000" w:rsidRPr="00000000" w14:paraId="00000238">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Unlocked Chakra (N/A) (Free)</w:t>
      </w:r>
      <w:r w:rsidDel="00000000" w:rsidR="00000000" w:rsidRPr="00000000">
        <w:rPr>
          <w:rtl w:val="0"/>
        </w:rPr>
        <w:t xml:space="preserve">: You have your chakra reserves unlocked and gain basic knowledge in how to manipulate it.</w:t>
        <w:br w:type="textWrapping"/>
      </w:r>
    </w:p>
    <w:p w:rsidR="00000000" w:rsidDel="00000000" w:rsidP="00000000" w:rsidRDefault="00000000" w:rsidRPr="00000000" w14:paraId="00000239">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Rinnegan: (Naruto) (Free with Senju)</w:t>
      </w:r>
      <w:r w:rsidDel="00000000" w:rsidR="00000000" w:rsidRPr="00000000">
        <w:rPr>
          <w:rtl w:val="0"/>
        </w:rPr>
        <w:t xml:space="preserve">: The lineage of the Sage of Six Paths has been reunited through you, and both of your bloodlines are enhanced.</w:t>
        <w:br w:type="textWrapping"/>
        <w:br w:type="textWrapping"/>
        <w:t xml:space="preserve">The gifts of the Senju are retained and increased with even larger chakra reserves, which are now equal to You Have Reserves, increased physical ability, and all of the basic elemental affinities though you haven't received training in any of them. Your Uchiha blood is enhanced by allowing you access to the Six Paths, though it will take you decades to master them all. When using any of these abilities your iris swallows your sclera, turns a color of your choosing, and becomes divided by five thin black rings surrounding your pupil.</w:t>
        <w:br w:type="textWrapping"/>
      </w:r>
    </w:p>
    <w:p w:rsidR="00000000" w:rsidDel="00000000" w:rsidP="00000000" w:rsidRDefault="00000000" w:rsidRPr="00000000" w14:paraId="0000023A">
      <w:pPr>
        <w:pageBreakBefore w:val="0"/>
        <w:numPr>
          <w:ilvl w:val="1"/>
          <w:numId w:val="1"/>
        </w:numPr>
        <w:ind w:left="1440" w:hanging="360"/>
        <w:rPr>
          <w:ins w:author="Dương VH" w:id="152" w:date="2021-12-13T07:32:10Z"/>
          <w:del w:author="Poqrik Helix" w:id="153" w:date="2022-01-19T17:23:46Z"/>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The Waste Lands (Lovecraft) (800)</w:t>
      </w:r>
      <w:r w:rsidDel="00000000" w:rsidR="00000000" w:rsidRPr="00000000">
        <w:rPr>
          <w:rtl w:val="0"/>
        </w:rPr>
        <w:t xml:space="preserve">: Your unnatural presence warps everything around you. Vegetation erodes into grey powder, water is tainted, and even living creatures are dyed grey and poisoned by your aura. This power extends up to ten meters around you and can be focused to massively increase the speed of the effect. The passive effect takes a few hours to cause harm, but the focused version takes seconds to utterly disintegrate any substance into fine grey dust. Very effective against regenerators or otherwise unnaturally durable opponents. Not very useful when your opponent is fast enough to avoid your focus or big enough to not care about a basketball sized hole in its flesh.</w:t>
      </w:r>
      <w:del w:author="dontenglish" w:id="151" w:date="2025-06-05T15:17:54Z">
        <w:r w:rsidDel="00000000" w:rsidR="00000000" w:rsidRPr="00000000">
          <w:rPr>
            <w:rtl w:val="0"/>
          </w:rPr>
          <w:br w:type="textWrapping"/>
        </w:r>
      </w:del>
      <w:ins w:author="Dương VH" w:id="152" w:date="2021-12-13T07:32:10Z">
        <w:del w:author="Poqrik Helix" w:id="153" w:date="2022-01-19T17:23:46Z">
          <w:r w:rsidDel="00000000" w:rsidR="00000000" w:rsidRPr="00000000">
            <w:rPr>
              <w:rtl w:val="0"/>
            </w:rPr>
          </w:r>
        </w:del>
      </w:ins>
    </w:p>
    <w:p w:rsidR="00000000" w:rsidDel="00000000" w:rsidP="00000000" w:rsidRDefault="00000000" w:rsidRPr="00000000" w14:paraId="0000023B">
      <w:pPr>
        <w:pageBreakBefore w:val="0"/>
        <w:numPr>
          <w:ilvl w:val="1"/>
          <w:numId w:val="1"/>
        </w:numPr>
        <w:ind w:left="1440" w:hanging="360"/>
        <w:rPr>
          <w:ins w:author="Dương VH" w:id="152" w:date="2021-12-13T07:32:10Z"/>
          <w:u w:val="none"/>
          <w:rPrChange w:author="Leonardo Dos Santos" w:id="60" w:date="2025-05-13T12:42:55Z">
            <w:rPr>
              <w:u w:val="none"/>
            </w:rPr>
          </w:rPrChange>
        </w:rPr>
        <w:pPrChange w:author="Leonardo Dos Santos" w:id="0" w:date="2025-05-13T12:42:55Z">
          <w:pPr>
            <w:pageBreakBefore w:val="0"/>
            <w:numPr>
              <w:ilvl w:val="1"/>
              <w:numId w:val="4"/>
            </w:numPr>
            <w:ind w:left="1440" w:hanging="360"/>
          </w:pPr>
        </w:pPrChange>
      </w:pPr>
      <w:ins w:author="Dương VH" w:id="152" w:date="2021-12-13T07:32:10Z">
        <w:del w:author="Poqrik Helix" w:id="153" w:date="2022-01-19T17:23:46Z">
          <w:r w:rsidDel="00000000" w:rsidR="00000000" w:rsidRPr="00000000">
            <w:rPr>
              <w:rtl w:val="0"/>
              <w:rPrChange w:author="Dương VH" w:id="154" w:date="2021-12-13T07:32:10Z">
                <w:rPr/>
              </w:rPrChange>
            </w:rPr>
            <w:delText xml:space="preserve">.</w:delText>
          </w:r>
        </w:del>
        <w:r w:rsidDel="00000000" w:rsidR="00000000" w:rsidRPr="00000000">
          <w:rPr>
            <w:rtl w:val="0"/>
          </w:rPr>
        </w:r>
      </w:ins>
    </w:p>
    <w:p w:rsidR="00000000" w:rsidDel="00000000" w:rsidP="00000000" w:rsidRDefault="00000000" w:rsidRPr="00000000" w14:paraId="0000023C">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rtl w:val="0"/>
        </w:rPr>
      </w:r>
    </w:p>
    <w:p w:rsidR="00000000" w:rsidDel="00000000" w:rsidP="00000000" w:rsidRDefault="00000000" w:rsidRPr="00000000" w14:paraId="0000023D">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Spacetime Manipulation (Heroes) (1000)</w:t>
      </w:r>
      <w:r w:rsidDel="00000000" w:rsidR="00000000" w:rsidRPr="00000000">
        <w:rPr>
          <w:rtl w:val="0"/>
        </w:rPr>
        <w:t xml:space="preserve">: Your power is that of manipulation, specifically, the manipulation of the spacetime continuum. At first you won’t be able to control where(and when) you appear, randomly disappearing during stressful moments. After a bit of practice however you’ll be able to teleport to places you see in images,or have been before after long moments of concentration. Travelling through time however will be far harder, and you may find yourself centuries back in time when you attempt to move back a couple of minutes. That being said however, with the years of practice necessary you could easily recreate Hiro’s feats of Time Travel.</w:t>
        <w:br w:type="textWrapping"/>
      </w:r>
    </w:p>
    <w:p w:rsidR="00000000" w:rsidDel="00000000" w:rsidP="00000000" w:rsidRDefault="00000000" w:rsidRPr="00000000" w14:paraId="0000023E">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Over-Quartzer (Kamen Rider Zi-Oh) (1000)</w:t>
      </w:r>
      <w:r w:rsidDel="00000000" w:rsidR="00000000" w:rsidRPr="00000000">
        <w:rPr>
          <w:rtl w:val="0"/>
        </w:rPr>
        <w:t xml:space="preserve">: There is a coveted and dangerous power within this world, Jumper. A hidden potential that taps into the very flow of time itself. The right to rule and destroy space-time itself with but a wave of your hand, to reject the possibilities of loss or defeat and create a future dictated by your whims and nothing else. To be crowned the undisputed tyrant of time itself. This is the power of Oma Zi-Oh, the King of Time. Originally, Sougo Tokiwa was the only one born with this potential, and will steadily awaken into this power as the year goes on.</w:t>
        <w:br w:type="textWrapping"/>
        <w:br w:type="textWrapping"/>
        <w:t xml:space="preserve">Except now, there’s another potential inheritor to that throne: You.</w:t>
        <w:br w:type="textWrapping"/>
        <w:br w:type="textWrapping"/>
        <w:t xml:space="preserve">At first, this does very little to nothing for you. But as you expose yourself to more danger and grow in power, you will find the flow of time itself begins to move for you. You will have prophetic dreams about the distant future, only to find that future was very real and you had transmitted your consciousness forward in time. Sometimes, these timelines resemble things related to your wants or subconscious desires, being made real by your mind itself. Transformation gadgets and abilities you possess gain individual powers over time, such as being able to undo a few minutes worth of events with the push of a Ridewatch or calling forward a temporal duplicate of a being you possessed the same powers as. As you gain more control of your power over time, you can easily travel through it with barely a thought and accomplish feats such as aging something into dust within seconds. At your very peak, you may even rewrite the events of a timeline to your own specifications, bringing back the dead and even giving them lives to your specifications, though this is likely to exhaust the majority of your power for some time.</w:t>
        <w:br w:type="textWrapping"/>
        <w:br w:type="textWrapping"/>
        <w:t xml:space="preserve">Were you to obtain the power of others through time itself, such as through Ridewatches, you too may claim the power of Grand Zi-Oh after obtaining the majority of them...letting you summon the weapons and temporal copies of those you possess Ridewatches of. At your peak, you may combine them all into the form of Oma Zi-Oh...a powerful, undisputed form fit for the King of Time, able to use all powers of the Ridewatches you possess with barely a thought, as well as greatly enhancing your already fantastic might over time itself.</w:t>
        <w:br w:type="textWrapping"/>
        <w:br w:type="textWrapping"/>
        <w:t xml:space="preserve">You have the right to rule. You only need to use it.</w:t>
        <w:br w:type="textWrapping"/>
      </w:r>
    </w:p>
    <w:p w:rsidR="00000000" w:rsidDel="00000000" w:rsidP="00000000" w:rsidRDefault="00000000" w:rsidRPr="00000000" w14:paraId="0000023F">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Intuitive Aptitude (Heroes) (1200)</w:t>
      </w:r>
      <w:r w:rsidDel="00000000" w:rsidR="00000000" w:rsidRPr="00000000">
        <w:rPr>
          <w:rtl w:val="0"/>
        </w:rPr>
        <w:t xml:space="preserve">: Intuitive Aptitude is ​ the power of understanding, the power to look at things and immediately see how they work, understand their mechanisms, and replicate them if necessary. In the case of Sylar this meant he could see the brain patterns in other Evolved Humans and replicate them to add their powers to his arsenal, but it can also do so much more, allowing you to memorise and recreate great feats of mechanical engineering with meer glances at the outer shells of devices, or even recreate biological based powers by seeing the genetic makeup of them. If the powers you’re attempting to copy are based on something other than the brain, such as DNA then you’ll have to view that instead, but if it’s something spiritual or supernatural, then as long as it doesn’t require power you don’t have then you could probably do it as long as you get a good look at this supernatural source somehow, and it doesn’t have any other outside requirements.</w:t>
        <w:br w:type="textWrapping"/>
      </w:r>
    </w:p>
    <w:bookmarkStart w:colFirst="0" w:colLast="0" w:name="kix.va76tnb53cze" w:id="8"/>
    <w:bookmarkEnd w:id="8"/>
    <w:p w:rsidR="00000000" w:rsidDel="00000000" w:rsidP="00000000" w:rsidRDefault="00000000" w:rsidRPr="00000000" w14:paraId="00000240">
      <w:pPr>
        <w:pStyle w:val="Heading1"/>
        <w:pageBreakBefore w:val="0"/>
        <w:numPr>
          <w:ilvl w:val="0"/>
          <w:numId w:val="1"/>
        </w:numPr>
        <w:spacing w:after="0" w:before="0" w:lineRule="auto"/>
        <w:ind w:left="720" w:hanging="360"/>
        <w:rPr>
          <w:sz w:val="22"/>
          <w:szCs w:val="22"/>
          <w:rPrChange w:author="Leonardo Dos Santos" w:id="60" w:date="2025-05-13T12:42:55Z">
            <w:rPr>
              <w:sz w:val="22"/>
              <w:szCs w:val="22"/>
            </w:rPr>
          </w:rPrChange>
        </w:rPr>
        <w:pPrChange w:author="Leonardo Dos Santos" w:id="0" w:date="2025-05-13T12:42:55Z">
          <w:pPr>
            <w:pStyle w:val="Heading1"/>
            <w:pageBreakBefore w:val="0"/>
            <w:numPr>
              <w:ilvl w:val="0"/>
              <w:numId w:val="4"/>
            </w:numPr>
            <w:spacing w:after="0" w:before="0" w:lineRule="auto"/>
            <w:ind w:left="720" w:hanging="360"/>
          </w:pPr>
        </w:pPrChange>
      </w:pPr>
      <w:bookmarkStart w:colFirst="0" w:colLast="0" w:name="_szp5emkzy6up" w:id="9"/>
      <w:bookmarkEnd w:id="9"/>
      <w:r w:rsidDel="00000000" w:rsidR="00000000" w:rsidRPr="00000000">
        <w:rPr>
          <w:b w:val="1"/>
          <w:sz w:val="22"/>
          <w:szCs w:val="22"/>
          <w:rtl w:val="0"/>
        </w:rPr>
        <w:t xml:space="preserve">Magic Domain (1</w:t>
      </w:r>
      <w:ins w:author="Dương VH" w:id="155" w:date="2021-10-04T14:38:18Z">
        <w:r w:rsidDel="00000000" w:rsidR="00000000" w:rsidRPr="00000000">
          <w:rPr>
            <w:b w:val="1"/>
            <w:sz w:val="22"/>
            <w:szCs w:val="22"/>
            <w:rtl w:val="0"/>
          </w:rPr>
          <w:t xml:space="preserve">55</w:t>
        </w:r>
      </w:ins>
      <w:del w:author="Dương VH" w:id="155" w:date="2021-10-04T14:38:18Z">
        <w:r w:rsidDel="00000000" w:rsidR="00000000" w:rsidRPr="00000000">
          <w:rPr>
            <w:b w:val="1"/>
            <w:sz w:val="22"/>
            <w:szCs w:val="22"/>
            <w:rtl w:val="0"/>
          </w:rPr>
          <w:delText xml:space="preserve">40</w:delText>
        </w:r>
      </w:del>
      <w:r w:rsidDel="00000000" w:rsidR="00000000" w:rsidRPr="00000000">
        <w:rPr>
          <w:b w:val="1"/>
          <w:sz w:val="22"/>
          <w:szCs w:val="22"/>
          <w:rtl w:val="0"/>
        </w:rPr>
        <w:t xml:space="preserve"> Perks) [</w:t>
      </w:r>
      <w:hyperlink w:anchor="kix.pl4epvrjkswz">
        <w:r w:rsidDel="00000000" w:rsidR="00000000" w:rsidRPr="00000000">
          <w:rPr>
            <w:b w:val="1"/>
            <w:color w:val="1155cc"/>
            <w:sz w:val="22"/>
            <w:szCs w:val="22"/>
            <w:u w:val="single"/>
            <w:rtl w:val="0"/>
          </w:rPr>
          <w:t xml:space="preserve">TOP</w:t>
        </w:r>
      </w:hyperlink>
      <w:r w:rsidDel="00000000" w:rsidR="00000000" w:rsidRPr="00000000">
        <w:rPr>
          <w:b w:val="1"/>
          <w:sz w:val="22"/>
          <w:szCs w:val="22"/>
          <w:rtl w:val="0"/>
        </w:rPr>
        <w:t xml:space="preserve">]</w:t>
        <w:br w:type="textWrapping"/>
      </w:r>
    </w:p>
    <w:p w:rsidR="00000000" w:rsidDel="00000000" w:rsidP="00000000" w:rsidRDefault="00000000" w:rsidRPr="00000000" w14:paraId="00000241">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Magical (Generic D&amp;D 5e) (50)</w:t>
      </w:r>
      <w:r w:rsidDel="00000000" w:rsidR="00000000" w:rsidRPr="00000000">
        <w:rPr>
          <w:rtl w:val="0"/>
        </w:rPr>
        <w:t xml:space="preserve">: Pick a Caster class in the PHB. These include Bard, Cleric, Druid, Sorcerer and Wizard. You now are a member of that class with all skills up to level 3. You can stick with the class, and get these features on top of whatever else you get. If the feature matches the name of something you would get, you get the strongest version of it. Signature spell for a WIzard, for example, is literally a perk you can buy. You can choose to have 18 in any one mental stat, according to your class of choice.</w:t>
      </w:r>
      <w:r w:rsidDel="00000000" w:rsidR="00000000" w:rsidRPr="00000000">
        <w:rPr>
          <w:b w:val="1"/>
          <w:rtl w:val="0"/>
        </w:rPr>
        <w:br w:type="textWrapping"/>
      </w:r>
    </w:p>
    <w:p w:rsidR="00000000" w:rsidDel="00000000" w:rsidP="00000000" w:rsidRDefault="00000000" w:rsidRPr="00000000" w14:paraId="00000242">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Magical Theory (Justice League Dark) (100): </w:t>
      </w:r>
      <w:r w:rsidDel="00000000" w:rsidR="00000000" w:rsidRPr="00000000">
        <w:rPr>
          <w:rtl w:val="0"/>
        </w:rPr>
        <w:t xml:space="preserve">You take a much more rigorous and scientific approach to magic, having studied the theory of how it works and the methods used to cast it. This gives you excellent talent for rituals and often, you’ll be able to mix and match reagents together to create grand rituals of your own. You’ll also have a knack for understanding any magic you’re aware of, able to instantly study and understand the mechanics of a spell just from seeing it cast. Outside of your rituals however, this perk doesn’t give you the skill or talent to actually cast magic unaided.</w:t>
        <w:br w:type="textWrapping"/>
      </w:r>
    </w:p>
    <w:p w:rsidR="00000000" w:rsidDel="00000000" w:rsidP="00000000" w:rsidRDefault="00000000" w:rsidRPr="00000000" w14:paraId="00000243">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Alchemy (Full Metal Alchemist) (100)</w:t>
      </w:r>
      <w:r w:rsidDel="00000000" w:rsidR="00000000" w:rsidRPr="00000000">
        <w:rPr>
          <w:rtl w:val="0"/>
        </w:rPr>
        <w:t xml:space="preserve">: The art of Alchemy involves many different components, and is part science and part mystical. It involves the law of equivalent exchange, and with that limit in mind, one can comprehend, deconstruct, and reconstruct physical matter into different forms. Amestrian Alchemy involves using the power generated by the Earth’s tectonic shifts to power this transformation, and an alchemical circle to make the change. </w:t>
        <w:br w:type="textWrapping"/>
      </w:r>
    </w:p>
    <w:p w:rsidR="00000000" w:rsidDel="00000000" w:rsidP="00000000" w:rsidRDefault="00000000" w:rsidRPr="00000000" w14:paraId="00000244">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Specialized Alchemy (Full Metal Alchemist) (200 CP when rolling Alchemy)</w:t>
      </w:r>
      <w:r w:rsidDel="00000000" w:rsidR="00000000" w:rsidRPr="00000000">
        <w:rPr>
          <w:rtl w:val="0"/>
        </w:rPr>
        <w:t xml:space="preserve">: You’ve spent years studying alchemy, and are probably a State Alchemist. Of course to get to that level, there has to be at least something that distinguishes you from the rest. With this perk, minding the rules and limitations of Alchemy, you too have a specialized focus in your alchemical pursuits. This can be one of the canon ones that your In-Jump origin simply recreated through study, or an entirely new one that’s unseen. Whether it’s the transmutation of Chimera, the creation of flames, transmuting iron and steel weapons and artillery-whatever suits your needs and wouldn’t be too far out of line for the State Alchemists we see in the show.</w:t>
        <w:br w:type="textWrapping"/>
      </w:r>
    </w:p>
    <w:p w:rsidR="00000000" w:rsidDel="00000000" w:rsidP="00000000" w:rsidRDefault="00000000" w:rsidRPr="00000000" w14:paraId="00000245">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Alkahestry (Full Metal Alchemist) (100)</w:t>
      </w:r>
      <w:r w:rsidDel="00000000" w:rsidR="00000000" w:rsidRPr="00000000">
        <w:rPr>
          <w:rtl w:val="0"/>
        </w:rPr>
        <w:t xml:space="preserve">: Alkahestry is a more medical and spiritual form of Alchemy that involves the “Dragon’s Pulse” which is a concept that details the constant pulse of Chi or life energy within the Earth. Unlike Alchemy, it is far better for healing wounds, and can project transmutation across distances. With this perk, you gain a decent understanding of either Alchemy or Alkahestry, enough to be a State Alchemist for the former, with a minor focus on one form of Alchemy. And similar skill for the latter with a minor focus towards either healing or combat, as well as the ability to read the Dragonpulse, and people’s presences and status.</w:t>
        <w:br w:type="textWrapping"/>
      </w:r>
    </w:p>
    <w:p w:rsidR="00000000" w:rsidDel="00000000" w:rsidP="00000000" w:rsidRDefault="00000000" w:rsidRPr="00000000" w14:paraId="00000246">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You Have Reserves (Naruto) (100)</w:t>
      </w:r>
      <w:r w:rsidDel="00000000" w:rsidR="00000000" w:rsidRPr="00000000">
        <w:rPr>
          <w:rtl w:val="0"/>
        </w:rPr>
        <w:t xml:space="preserve">: All ninja can increase their reserves with training, but you've won the chakra lottery. Even now at the start of your journey some ninja with years or even decades of experience on you still have less chakra than you do naturally. This effectively enhances your stamina as well as letting you use more powerful ninjutsu than others. Other options increase your chakra reserves, but You Have Reserves increases them by a much larger margin. Unless otherwise stated, any other choice that increases your chakra will give you one half the effects of You Have Reserves. This grants access to ninja magic.</w:t>
        <w:br w:type="textWrapping"/>
      </w:r>
    </w:p>
    <w:p w:rsidR="00000000" w:rsidDel="00000000" w:rsidP="00000000" w:rsidRDefault="00000000" w:rsidRPr="00000000" w14:paraId="00000247">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Unlocked Chakra (N/A) (Free)</w:t>
      </w:r>
      <w:r w:rsidDel="00000000" w:rsidR="00000000" w:rsidRPr="00000000">
        <w:rPr>
          <w:rtl w:val="0"/>
        </w:rPr>
        <w:t xml:space="preserve">: You have your chakra reserves unlocked and gain basic knowledge in how to manipulate it.</w:t>
        <w:br w:type="textWrapping"/>
      </w:r>
    </w:p>
    <w:p w:rsidR="00000000" w:rsidDel="00000000" w:rsidP="00000000" w:rsidRDefault="00000000" w:rsidRPr="00000000" w14:paraId="00000248">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Ninjutsu Specialization (Naruto) (Free)</w:t>
      </w:r>
      <w:r w:rsidDel="00000000" w:rsidR="00000000" w:rsidRPr="00000000">
        <w:rPr>
          <w:rtl w:val="0"/>
        </w:rPr>
        <w:t xml:space="preserve">: A broad range of techniques which utilize chakra and often hand seals to be effective. Varying greatly in purpose, with simpler ninjutsu such as transforming the user or allowing them to evade attacks. These techniques are often second-nature for experienced shinobi, who can use them at will. More complex ninjutsu manipulate one's surroundings or utilize the elements, respectively serving such tasks as healing others or manipulating nature transformations. With enough training a ninjutsu master may be able to wring the necessary element for their technique out of this air and then flatten a city block with it. You start out with a series of basic techniques and one advanced technique.</w:t>
        <w:br w:type="textWrapping"/>
      </w:r>
    </w:p>
    <w:p w:rsidR="00000000" w:rsidDel="00000000" w:rsidP="00000000" w:rsidRDefault="00000000" w:rsidRPr="00000000" w14:paraId="00000249">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Fine Control (Naruto) (100)</w:t>
      </w:r>
      <w:r w:rsidDel="00000000" w:rsidR="00000000" w:rsidRPr="00000000">
        <w:rPr>
          <w:rtl w:val="0"/>
        </w:rPr>
        <w:t xml:space="preserve">: Using your chakra efficiently comes naturally to you. This effectively gives you more stamina as well as giving you a natural affinity to medical ninjutsu and genjutsu.</w:t>
        <w:br w:type="textWrapping"/>
      </w:r>
    </w:p>
    <w:p w:rsidR="00000000" w:rsidDel="00000000" w:rsidP="00000000" w:rsidRDefault="00000000" w:rsidRPr="00000000" w14:paraId="0000024A">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Unlocked Chakra (N/A) (Free)</w:t>
      </w:r>
      <w:r w:rsidDel="00000000" w:rsidR="00000000" w:rsidRPr="00000000">
        <w:rPr>
          <w:rtl w:val="0"/>
        </w:rPr>
        <w:t xml:space="preserve">: You have your chakra reserves unlocked and gain basic knowledge in how to manipulate it.</w:t>
        <w:br w:type="textWrapping"/>
      </w:r>
    </w:p>
    <w:p w:rsidR="00000000" w:rsidDel="00000000" w:rsidP="00000000" w:rsidRDefault="00000000" w:rsidRPr="00000000" w14:paraId="0000024B">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Genjutsu Specialization (Naruto) (Free)</w:t>
      </w:r>
      <w:r w:rsidDel="00000000" w:rsidR="00000000" w:rsidRPr="00000000">
        <w:rPr>
          <w:rtl w:val="0"/>
        </w:rPr>
        <w:t xml:space="preserve">: Illusion techniques. While employed in the same fashion as ninjutsu in requiring chakra and hand seals, they differ in that the effects of genjutsu are illusory; instead of attacking the victim's body, like taijutsu, ninjutsu or bukijutsu, genjutsu techniques manipulate the flow of chakra in the victim's brain and cause a disruption in their senses. Most frequently used to create false images or to cause pain from trauma, though there are plenty of other uses. A genjutsu master might be able to cast an illusion with a single movement. You start out with a series of basic techniques and one advanced technique.</w:t>
        <w:br w:type="textWrapping"/>
      </w:r>
    </w:p>
    <w:p w:rsidR="00000000" w:rsidDel="00000000" w:rsidP="00000000" w:rsidRDefault="00000000" w:rsidRPr="00000000" w14:paraId="0000024C">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Magic Circuits (Fate/Apocrypha) (100+)</w:t>
      </w:r>
      <w:r w:rsidDel="00000000" w:rsidR="00000000" w:rsidRPr="00000000">
        <w:rPr>
          <w:rtl w:val="0"/>
        </w:rPr>
        <w:t xml:space="preserve">: Magic Circuits are the spiritual circuits within the souls of any Magi, though they also form a nervous system-like physical representation on the body. These not only generate prana; the basic magical unit made through the combination of Mana and Od but are also what allows any Magus to manipulate their energies to cast magic. They vary greatly in number and quality between individuals. Strenuous use of them can cause pain and numbness, whilst any use at all will heat the physical body up. You begin with an average amount of circuits, 20 in total, but each circuit is of exceedingly high quality, equal to the Circuits of Tohsaka Rin. They will not naturally grow but artificial means to increase them do exist. This Perk uses all of your current CP to create +30 circuits per 100 CP spent.</w:t>
        <w:br w:type="textWrapping"/>
      </w:r>
    </w:p>
    <w:p w:rsidR="00000000" w:rsidDel="00000000" w:rsidP="00000000" w:rsidRDefault="00000000" w:rsidRPr="00000000" w14:paraId="0000024D">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Memory Spell Specialist (Harry Potter) (100)</w:t>
      </w:r>
      <w:r w:rsidDel="00000000" w:rsidR="00000000" w:rsidRPr="00000000">
        <w:rPr>
          <w:rtl w:val="0"/>
        </w:rPr>
        <w:t xml:space="preserve">: You have a gift for memory charms allowing you to erase and replace memories with an almost preternatural skill once you learn the required spells.</w:t>
        <w:br w:type="textWrapping"/>
      </w:r>
    </w:p>
    <w:p w:rsidR="00000000" w:rsidDel="00000000" w:rsidP="00000000" w:rsidRDefault="00000000" w:rsidRPr="00000000" w14:paraId="0000024E">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Wand (Harry Potter) (Free)</w:t>
      </w:r>
      <w:r w:rsidDel="00000000" w:rsidR="00000000" w:rsidRPr="00000000">
        <w:rPr>
          <w:rtl w:val="0"/>
        </w:rPr>
        <w:t xml:space="preserve">: A wand. You can choose the wood type and between one of the wand cores he produces wands with (Unicorn Hair, Dragon Heartstring and Phoenix Feather). You may instead choose a more exotic wand core (excluding Thestral Hair and limited to parts from other canonical magical creatures/beings of this world e.g. Thunderbird Tail Feather, Veela Hair, etc.) although the three previously mentioned are among the most reliable and powerful. Different cores and woods tend to act a little differently but regardless of what you choose the wand will choose you almost as soon as you are introduced. Different woods may alter your historical personality (for all but Drop-ins) and therefore tendencies very slightly (e.g. Cypress wands tend to choose brave people and you will as such have been a relatively brave child, Blackthorn may result in you being slightly more combative, etc.). You get an additional wand each time this perk is rolled.</w:t>
        <w:br w:type="textWrapping"/>
      </w:r>
    </w:p>
    <w:p w:rsidR="00000000" w:rsidDel="00000000" w:rsidP="00000000" w:rsidRDefault="00000000" w:rsidRPr="00000000" w14:paraId="0000024F">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Memory Magic Instruction Manual (N/A) (Free): </w:t>
      </w:r>
      <w:r w:rsidDel="00000000" w:rsidR="00000000" w:rsidRPr="00000000">
        <w:rPr>
          <w:rtl w:val="0"/>
        </w:rPr>
        <w:t xml:space="preserve">An instruction manual detailing the magic theory behind memory magic. Includes several low-level memory spells.</w:t>
        <w:br w:type="textWrapping"/>
      </w:r>
    </w:p>
    <w:p w:rsidR="00000000" w:rsidDel="00000000" w:rsidP="00000000" w:rsidRDefault="00000000" w:rsidRPr="00000000" w14:paraId="00000250">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Initiate Invocation - Spirit (Dragon Age Inquisition) (100)</w:t>
      </w:r>
      <w:r w:rsidDel="00000000" w:rsidR="00000000" w:rsidRPr="00000000">
        <w:rPr>
          <w:rtl w:val="0"/>
        </w:rPr>
        <w:t xml:space="preserve">: Defensive spells used to increase survivability through damage reduction and increased mana regeneration. You gain knowledge in how to cast these spells in whichever magic systems you have access to, as well as new magic systems you obtain.</w:t>
        <w:br w:type="textWrapping"/>
      </w:r>
    </w:p>
    <w:p w:rsidR="00000000" w:rsidDel="00000000" w:rsidP="00000000" w:rsidRDefault="00000000" w:rsidRPr="00000000" w14:paraId="00000251">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Initiate Invocation - Storm (Dragon Age Inquisition) (100)</w:t>
      </w:r>
      <w:r w:rsidDel="00000000" w:rsidR="00000000" w:rsidRPr="00000000">
        <w:rPr>
          <w:rtl w:val="0"/>
        </w:rPr>
        <w:t xml:space="preserve">: Lightning themed spells and abilities that help with crowd control via stunning and can increase the number of spells you can bring to bear in a fight. You gain knowledge in how to cast these spells in whichever magic systems you have access to, as well as new magic systems you obtain.</w:t>
        <w:br w:type="textWrapping"/>
      </w:r>
    </w:p>
    <w:p w:rsidR="00000000" w:rsidDel="00000000" w:rsidP="00000000" w:rsidRDefault="00000000" w:rsidRPr="00000000" w14:paraId="00000252">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Initiate Invocation - Inferno (Dragon Age Inquisition) (100)</w:t>
      </w:r>
      <w:r w:rsidDel="00000000" w:rsidR="00000000" w:rsidRPr="00000000">
        <w:rPr>
          <w:rtl w:val="0"/>
        </w:rPr>
        <w:t xml:space="preserve">: Fire based spells that deal phenomenal direct damage and can inspire fear in your enemies. You gain knowledge in how to cast these spells in whichever magic systems you have access to, as well as new magic systems you obtain.</w:t>
        <w:br w:type="textWrapping"/>
      </w:r>
    </w:p>
    <w:p w:rsidR="00000000" w:rsidDel="00000000" w:rsidP="00000000" w:rsidRDefault="00000000" w:rsidRPr="00000000" w14:paraId="00000253">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Initiate Invocation - Winter (Dragon Age Inquisition) (100)</w:t>
      </w:r>
      <w:r w:rsidDel="00000000" w:rsidR="00000000" w:rsidRPr="00000000">
        <w:rPr>
          <w:rtl w:val="0"/>
        </w:rPr>
        <w:t xml:space="preserve">: Frost and ice spells that deal damage and either slow or freeze your enemies. You gain knowledge in how to cast these spells in whichever magic systems you have access to, as well as new magic systems you obtain.</w:t>
        <w:br w:type="textWrapping"/>
      </w:r>
    </w:p>
    <w:p w:rsidR="00000000" w:rsidDel="00000000" w:rsidP="00000000" w:rsidRDefault="00000000" w:rsidRPr="00000000" w14:paraId="00000254">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Class Skill - Ranger (Overlord) (100)</w:t>
      </w:r>
      <w:r w:rsidDel="00000000" w:rsidR="00000000" w:rsidRPr="00000000">
        <w:rPr>
          <w:rtl w:val="0"/>
        </w:rPr>
        <w:t xml:space="preserve">: You’ve got the skills of a ranger. This means you’re an excellent shot with a bow, decent in melee with a sword or mace, and have a particular affinity for moving through the wilds and taming animals. You’ve also got talent in druidic magic but not to the same extent as an actual Druid. You’ve also got the ability to ‘lure’ monsters to you over a wide area. The more powerful you are the larger the area that you can lure monsters in, and the more powerful monsters will respond. This does not actually create monsters out of thin air, it is entirely possible to ‘over hunt’ as it were. Great for wiping out pesky monster populations. Just starting out you’re well suited for surviving in the wilderness and off the land, easily capable of matching any regular warrior in battle, and know a handful of druidic magics to help ease your way.</w:t>
        <w:br w:type="textWrapping"/>
      </w:r>
    </w:p>
    <w:p w:rsidR="00000000" w:rsidDel="00000000" w:rsidP="00000000" w:rsidRDefault="00000000" w:rsidRPr="00000000" w14:paraId="00000255">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Ranked Magic System (N/A) (Free)</w:t>
      </w:r>
      <w:r w:rsidDel="00000000" w:rsidR="00000000" w:rsidRPr="00000000">
        <w:rPr>
          <w:rtl w:val="0"/>
        </w:rPr>
        <w:t xml:space="preserve">: You gain access to the ranked magic system which can be used to cast magic ranked from Tier 1 to Tier 10 and Over-Tier Magic.</w:t>
        <w:br w:type="textWrapping"/>
      </w:r>
    </w:p>
    <w:p w:rsidR="00000000" w:rsidDel="00000000" w:rsidP="00000000" w:rsidRDefault="00000000" w:rsidRPr="00000000" w14:paraId="00000256">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Level 100 Ranger (Overlord) (Free with Level 100)</w:t>
      </w:r>
      <w:r w:rsidDel="00000000" w:rsidR="00000000" w:rsidRPr="00000000">
        <w:rPr>
          <w:rtl w:val="0"/>
        </w:rPr>
        <w:t xml:space="preserve">: At Level One Hundred you can track so well that unless strong supernatural protections are taken to prevent it you could track anyone, no matter where they are in relation to you, regardless of whether or not you’ve actually ever seen any of their tracks. Effectively just by thinking about the person you can find them given a bit of time and effort. Your skills with weapons are enough that you could clear out entire provinces of powerful monsters and beasts entirely on your own, leaving small hills of such dead creatures in your wake, or alternatively you could tame such beasts and have them serve you. Your druidic magics are at their peak, you can easily control the weather, conjure forth legendary magical beasts as servitors, and influence and control nature to a considerable degree around you, though not to the same degree as an actual druid. At this level your ability to ‘lure’ monsters is so profound that you can now specify specific types of monsters, or even specific individual monsters if you know of them, to call forth into your prepared traps.</w:t>
        <w:br w:type="textWrapping"/>
      </w:r>
    </w:p>
    <w:p w:rsidR="00000000" w:rsidDel="00000000" w:rsidP="00000000" w:rsidRDefault="00000000" w:rsidRPr="00000000" w14:paraId="00000257">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Class Skill - Rogue (Overlord) (100)</w:t>
      </w:r>
      <w:r w:rsidDel="00000000" w:rsidR="00000000" w:rsidRPr="00000000">
        <w:rPr>
          <w:rtl w:val="0"/>
        </w:rPr>
        <w:t xml:space="preserve">: A less polite person would call you a thief, but they wouldn’t be calling you that for long, especially not if they knew you had heard them. You’ve got the ability to pilfer things you really probably shouldn’t be able to, and your skill with knives and daggers need to be seen to be believed. You’re also adept at stabbing foes right in the weak points for ‘massive damage’, a form of ‘sneak attack’ you might say. You’re also particularly skilled with illusionary magics to divert the attention of your foes as well as to seek out information for yourself, or protect your information from others. Just starting out you’re well suited to theft, burglary, infiltration, and the casting of magics to help facilitate such endeavors. Namely invisibility, silence, altering your appearance, and speed of movement. Such skill and abilities make it unlikely in the extreme for regular individuals to detect your actions.</w:t>
        <w:br w:type="textWrapping"/>
      </w:r>
    </w:p>
    <w:p w:rsidR="00000000" w:rsidDel="00000000" w:rsidP="00000000" w:rsidRDefault="00000000" w:rsidRPr="00000000" w14:paraId="00000258">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Ranked Magic System (N/A) (Free)</w:t>
      </w:r>
      <w:r w:rsidDel="00000000" w:rsidR="00000000" w:rsidRPr="00000000">
        <w:rPr>
          <w:rtl w:val="0"/>
        </w:rPr>
        <w:t xml:space="preserve">: You gain access to the ranked magic system which can be used to cast magic ranked from Tier 1 to Tier 10 and Over-Tier Magic.</w:t>
        <w:br w:type="textWrapping"/>
      </w:r>
    </w:p>
    <w:p w:rsidR="00000000" w:rsidDel="00000000" w:rsidP="00000000" w:rsidRDefault="00000000" w:rsidRPr="00000000" w14:paraId="00000259">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Level 100 Rogue (Overlord) (Free with Level 100)</w:t>
      </w:r>
      <w:r w:rsidDel="00000000" w:rsidR="00000000" w:rsidRPr="00000000">
        <w:rPr>
          <w:rtl w:val="0"/>
        </w:rPr>
        <w:t xml:space="preserve">: At Level One Hundred your skills are at their peak, you could backstab an undead for massive damage even though they don’t have weak points, slip through even supernaturally empowered security efforts, hide in a man’s shadow in broad daylight at high-noon, and your magical abilities allow you to pilfer information as easily as they allow you to pilfer more physical things. You’ll never be found unless you want to be, baring considerable efforts from similarly skilled individuals.</w:t>
        <w:br w:type="textWrapping"/>
      </w:r>
    </w:p>
    <w:p w:rsidR="00000000" w:rsidDel="00000000" w:rsidP="00000000" w:rsidRDefault="00000000" w:rsidRPr="00000000" w14:paraId="0000025A">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Class Skill - Sorcerous Swordsman (Overlord) (100)</w:t>
      </w:r>
      <w:r w:rsidDel="00000000" w:rsidR="00000000" w:rsidRPr="00000000">
        <w:rPr>
          <w:rtl w:val="0"/>
        </w:rPr>
        <w:t xml:space="preserve">: It doesn’t have to be swords actually, it could just as easily be spears, or axes, or maces, or bows, or any other singular weapon type. With that one type you have a masterful level of skill, and the skills of a passable veteran in everything else. You’re skilled enough to face any three of your peers and come out the victor, in sheer skill at least, though a disparity in quality of equipment may swing the odds for or against you and being skilled won’t help you if they’re so fast you can’t see them move, or so tough that your weapon can’t hurt them. In addition you’re well knowledgeable with magic, roughly equivalent in ability to your weapon skills, and with a particular focus on ‘buffing’ yourself to fight even better. Just starting out you’ll easily defeat any of your peers in melee except the truly skilled and specialized, and your magics will serve best to empower yourself (or your friends) to allow you to close the gap even then. Your breadth of knowledge about so many different weapon types allows you a flexibility rarely seen in even professional soldiers and gladiators.</w:t>
        <w:br w:type="textWrapping"/>
      </w:r>
    </w:p>
    <w:p w:rsidR="00000000" w:rsidDel="00000000" w:rsidP="00000000" w:rsidRDefault="00000000" w:rsidRPr="00000000" w14:paraId="0000025B">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Ranked Magic System (N/A) (Free)</w:t>
      </w:r>
      <w:r w:rsidDel="00000000" w:rsidR="00000000" w:rsidRPr="00000000">
        <w:rPr>
          <w:rtl w:val="0"/>
        </w:rPr>
        <w:t xml:space="preserve">: You gain access to the ranked magic system which can be used to cast magic ranked from Tier 1 to Tier 10 and Over-Tier Magic.</w:t>
        <w:br w:type="textWrapping"/>
      </w:r>
    </w:p>
    <w:p w:rsidR="00000000" w:rsidDel="00000000" w:rsidP="00000000" w:rsidRDefault="00000000" w:rsidRPr="00000000" w14:paraId="0000025C">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Level 100 Sorcerous Swordsman (Overlord) (Free with Level 100)</w:t>
      </w:r>
      <w:r w:rsidDel="00000000" w:rsidR="00000000" w:rsidRPr="00000000">
        <w:rPr>
          <w:rtl w:val="0"/>
        </w:rPr>
        <w:t xml:space="preserve">: At Level One Hundred you’ll be able to regularly defeat entire armies of soldiers with nothing but sheer skill alone, often times while giving them a handicap of only using one arm, and your magics could empower you to such heights that if you truly pressed yourself you might rival the armies of a whole nation of regular men, assuming they were all in one place and didn’t run away once they saw you get really moving. Don’t think that this will trivialize a fight against a peer of equivalent level and strength without considerable effort on your part however, broadness of skill often times is trumped by specialization for good reason after all.</w:t>
        <w:br w:type="textWrapping"/>
      </w:r>
    </w:p>
    <w:p w:rsidR="00000000" w:rsidDel="00000000" w:rsidP="00000000" w:rsidRDefault="00000000" w:rsidRPr="00000000" w14:paraId="0000025D">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Class Skill - Bard (Overlord) (100)</w:t>
      </w:r>
      <w:r w:rsidDel="00000000" w:rsidR="00000000" w:rsidRPr="00000000">
        <w:rPr>
          <w:rtl w:val="0"/>
        </w:rPr>
        <w:t xml:space="preserve">: You are a bard. Or perhaps a Skald, if you prefer more fighting than singing. Regardless of that you tend to know a little bit about just about everything, and can usually be called upon to provide some interesting tidbit of knowledge or insight on just about any subject of note. Just starting out you’re not as good a fighter as the ranger or </w:t>
      </w:r>
      <w:r w:rsidDel="00000000" w:rsidR="00000000" w:rsidRPr="00000000">
        <w:rPr>
          <w:rtl w:val="0"/>
        </w:rPr>
        <w:t xml:space="preserve">sorcerous</w:t>
      </w:r>
      <w:r w:rsidDel="00000000" w:rsidR="00000000" w:rsidRPr="00000000">
        <w:rPr>
          <w:rtl w:val="0"/>
        </w:rPr>
        <w:t xml:space="preserve"> swordsman, or as good at exploiting the openings of enemies as a rogue, but you’re not terribly bad either. Pick two weapons or types of weapons, you now have the skill of an experienced veteran in both of them. Your real bread and butter however is in your ability to sing (or play on instruments) magic tunes that can be used to empower yourself and allies, or debuff and debilitate your foes. Possibly both at the same time, if you’re really good. You po</w:t>
      </w:r>
      <w:ins w:author="Anonymous" w:id="156" w:date="2023-02-14T15:11:05Z">
        <w:r w:rsidDel="00000000" w:rsidR="00000000" w:rsidRPr="00000000">
          <w:rPr>
            <w:rtl w:val="0"/>
          </w:rPr>
          <w:t xml:space="preserve">s</w:t>
        </w:r>
      </w:ins>
      <w:ins w:author="Anonymous" w:id="157" w:date="2023-02-14T15:10:46Z">
        <w:del w:author="Anonymous" w:id="156" w:date="2023-02-14T15:11:05Z">
          <w:r w:rsidDel="00000000" w:rsidR="00000000" w:rsidRPr="00000000">
            <w:rPr>
              <w:rtl w:val="0"/>
            </w:rPr>
            <w:delText xml:space="preserve">u</w:delText>
          </w:r>
        </w:del>
      </w:ins>
      <w:del w:author="Anonymous" w:id="156" w:date="2023-02-14T15:11:05Z">
        <w:r w:rsidDel="00000000" w:rsidR="00000000" w:rsidRPr="00000000">
          <w:rPr>
            <w:rtl w:val="0"/>
          </w:rPr>
          <w:delText xml:space="preserve">s</w:delText>
        </w:r>
      </w:del>
      <w:r w:rsidDel="00000000" w:rsidR="00000000" w:rsidRPr="00000000">
        <w:rPr>
          <w:rtl w:val="0"/>
        </w:rPr>
        <w:t xml:space="preserve">sess a truly excellent singing voice and a masterful level of skill in just about any instrument you care to name, save for the most rare and complex, and can tell all manner of stories in an engaging manner (whether they’re true or not). You also possess some skill in arcane magic, though not to the same extent as a sorcerous swordsman and certainly not to the same extent as an actual magic caster. Your real talent is that the songs you sing and play don’t really take anything out of you, so long as you can continue to play you can continue to empower yourself and friends and depower your foes. The effects of them however tend to fade after about half a minute of you not singing/playing anymore.</w:t>
        <w:br w:type="textWrapping"/>
      </w:r>
    </w:p>
    <w:p w:rsidR="00000000" w:rsidDel="00000000" w:rsidP="00000000" w:rsidRDefault="00000000" w:rsidRPr="00000000" w14:paraId="0000025E">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Ranked Magic System (N/A) (Free)</w:t>
      </w:r>
      <w:r w:rsidDel="00000000" w:rsidR="00000000" w:rsidRPr="00000000">
        <w:rPr>
          <w:rtl w:val="0"/>
        </w:rPr>
        <w:t xml:space="preserve">: You gain access to the ranked magic system which can be used to cast magic ranked from Tier 1 to Tier 10 and Over-Tier Magic.</w:t>
        <w:br w:type="textWrapping"/>
      </w:r>
    </w:p>
    <w:p w:rsidR="00000000" w:rsidDel="00000000" w:rsidP="00000000" w:rsidRDefault="00000000" w:rsidRPr="00000000" w14:paraId="0000025F">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Magical Instrument (Overlord) (Free)</w:t>
      </w:r>
      <w:r w:rsidDel="00000000" w:rsidR="00000000" w:rsidRPr="00000000">
        <w:rPr>
          <w:rtl w:val="0"/>
        </w:rPr>
        <w:t xml:space="preserve">: You have a magical instrument of your choice of design and make. It will empower any musical abilities you have two-fold, and will always be in tune and never require maintenance. No one will ever question why you are carrying it with you so long as it is of reasonable size. Also affects musical abilities based on songs rather than instruments, so long as you also play the instrument while singing.</w:t>
        <w:br w:type="textWrapping"/>
      </w:r>
    </w:p>
    <w:p w:rsidR="00000000" w:rsidDel="00000000" w:rsidP="00000000" w:rsidRDefault="00000000" w:rsidRPr="00000000" w14:paraId="00000260">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Level 100 Bard (Overlord) (Free with Level 100)</w:t>
      </w:r>
      <w:r w:rsidDel="00000000" w:rsidR="00000000" w:rsidRPr="00000000">
        <w:rPr>
          <w:rtl w:val="0"/>
        </w:rPr>
        <w:t xml:space="preserve">: At Level One Hundred your fighting and singing/playing skills are at their peak, a true epic in both song and form, capable of drawing applause (or perhaps tears) from even the most stone-hearted audience. Your arcane abilities are both subtle and profound, and tend best to work to strengthen and empower yours or others efforts. You now know a lot about just about everything, potentially including even lost or hidden knowledge, and your songs can now potentially affect whole armies, and their effects might linger for hours after you’ve finished playing.</w:t>
        <w:br w:type="textWrapping"/>
      </w:r>
    </w:p>
    <w:p w:rsidR="00000000" w:rsidDel="00000000" w:rsidP="00000000" w:rsidRDefault="00000000" w:rsidRPr="00000000" w14:paraId="00000261">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Class Skill - Magic Warrior (Overlord) (100)</w:t>
      </w:r>
      <w:r w:rsidDel="00000000" w:rsidR="00000000" w:rsidRPr="00000000">
        <w:rPr>
          <w:rtl w:val="0"/>
        </w:rPr>
        <w:t xml:space="preserve">: You’re skilled in magic as well as swordplay. It’s not really on the same level as your physical abilities but you’re not exactly a slouch either. You’re particularly decent at spells meant to debuff or otherwise hinder large groups of low-level foes, as well as spells designed to force singular opponents into unfavorable positions that you can then take advantage of. Additionally you’re skilled enough with both your magic and physical abilities such that you can easily make use of both even in chaotic melee. That said your magic is best put to use putting your foes into unfavorable positions or forcing them to face you where you are strong and they are weak, don’t expect to be blasting armies out of existence with this. Starting out you can easily best small groups of trained warriors via a combination of both might and magic, easily channeling your foes into unfavorable situations and footing in order to take solid advantage of them. You possess magic capable of weaving illusory effects, as well as more physical magics such as changing the consistency of the ground (such as from hard earth to soft mud) or causing negative effects such a grease or sleet to form where you desire. Your magics and abilities that directly target your enemies focus mostly on slowing them down and sowing confusion, often via dazzling them with bright lights, flashes, sounds, and so forth. You naturally have the ability to channel these sorts of powers through your weapon, allowing you to inflict these effects as you hit your foes.</w:t>
        <w:br w:type="textWrapping"/>
      </w:r>
    </w:p>
    <w:p w:rsidR="00000000" w:rsidDel="00000000" w:rsidP="00000000" w:rsidRDefault="00000000" w:rsidRPr="00000000" w14:paraId="00000262">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Ranked Magic System (N/A) (Free)</w:t>
      </w:r>
      <w:r w:rsidDel="00000000" w:rsidR="00000000" w:rsidRPr="00000000">
        <w:rPr>
          <w:rtl w:val="0"/>
        </w:rPr>
        <w:t xml:space="preserve">: You gain access to the ranked magic system which can be used to cast magic ranked from Tier 1 to Tier 10 and Over-Tier Magic.</w:t>
        <w:br w:type="textWrapping"/>
      </w:r>
    </w:p>
    <w:p w:rsidR="00000000" w:rsidDel="00000000" w:rsidP="00000000" w:rsidRDefault="00000000" w:rsidRPr="00000000" w14:paraId="00000263">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Level 100 Magic Warrior (Overlord) (Free with Level 100)</w:t>
      </w:r>
      <w:r w:rsidDel="00000000" w:rsidR="00000000" w:rsidRPr="00000000">
        <w:rPr>
          <w:rtl w:val="0"/>
        </w:rPr>
        <w:t xml:space="preserve">: At Level One Hundred you’ll be able to make literal topographical changes to the nearby terrain, creating gullies, small lakes, pitfalls, cliffs, and more. Your illusions are so powerful that it is virtually impossible to see through them without specific prepared counters, and the debuffs you can layer onto your enemies run the entire gamut of negative status effects, even including potential instant death, and can even hit large swathes of enemies all at once. Additionally your lower-leveled debuffs and effects become passive abilities, allowing you to layer such debilitations onto anyone you strike with your weapon without the need to actually expend mana in the casting. At this level your sword skills are near peerless, easily the equal of your magics, and outside of other peer level warriors it is unlikely you’ll ever meet someone that can give you true challenge in melee.</w:t>
        <w:br w:type="textWrapping"/>
      </w:r>
    </w:p>
    <w:p w:rsidR="00000000" w:rsidDel="00000000" w:rsidP="00000000" w:rsidRDefault="00000000" w:rsidRPr="00000000" w14:paraId="00000264">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Class Skill - Arcane Caster (Overlord) (100)</w:t>
      </w:r>
      <w:r w:rsidDel="00000000" w:rsidR="00000000" w:rsidRPr="00000000">
        <w:rPr>
          <w:rtl w:val="0"/>
        </w:rPr>
        <w:t xml:space="preserve">: You’re the classic wizard. You know how to cast spells like fireball, lightning bolt, haste, fly, invisibility, teleport, charm person, slow, a generous assortment of buffing and debuffing spells, and so on and so forth. You’re also a dab hand at ritual work. In terms of Ranked Magic you start out knowing a fair amount of spells of the third tier, and many more of the second and first.</w:t>
        <w:br w:type="textWrapping"/>
      </w:r>
    </w:p>
    <w:p w:rsidR="00000000" w:rsidDel="00000000" w:rsidP="00000000" w:rsidRDefault="00000000" w:rsidRPr="00000000" w14:paraId="00000265">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Ranked Magic System (N/A) (Free)</w:t>
      </w:r>
      <w:r w:rsidDel="00000000" w:rsidR="00000000" w:rsidRPr="00000000">
        <w:rPr>
          <w:rtl w:val="0"/>
        </w:rPr>
        <w:t xml:space="preserve">: You gain access to the ranked magic system which can be used to cast magic ranked from Tier 1 to Tier 10 and Over-Tier Magic.</w:t>
        <w:br w:type="textWrapping"/>
      </w:r>
    </w:p>
    <w:p w:rsidR="00000000" w:rsidDel="00000000" w:rsidP="00000000" w:rsidRDefault="00000000" w:rsidRPr="00000000" w14:paraId="00000266">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Level 100 Arcane Caster (Overlord) (Free with Level 100)</w:t>
      </w:r>
      <w:r w:rsidDel="00000000" w:rsidR="00000000" w:rsidRPr="00000000">
        <w:rPr>
          <w:rtl w:val="0"/>
        </w:rPr>
        <w:t xml:space="preserve">: If you are ‘Level One Hundred’ you are capable of 10th tier magic. Most people in the New World don’t even know that this tier of magic exists, or the 9th or 8th tiers either for that matter. You effectively have no match whatsoever in terms of arcane magic power outside of Ainz Ooal Gown himself. Spells at these heights could smite entire armies casually, summon forth creatures that could do the same for you, or ‘buff’ you to heights similar in physical ability to a warrior of your same level, though not with the weapon skills to make good use of it. Spells at this level include ‘reality slash’, which is a watered down version of the Damage Focused Warriors ‘dimensional slash’ (very watered down), conjuring forth major magical servitors such as primal elementals or high ranking angels (or demons), casting Gate, creating potentially permanent teleportation circles, wide area instant-death magic, teleporting over vast distances without any chance of error, shifting into other planes/dimensions of existence, making much higher tier spells permanent via the Permanency spell, and more.</w:t>
        <w:br w:type="textWrapping"/>
      </w:r>
    </w:p>
    <w:p w:rsidR="00000000" w:rsidDel="00000000" w:rsidP="00000000" w:rsidRDefault="00000000" w:rsidRPr="00000000" w14:paraId="00000267">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Class Skill - Talismonger (Overlord) (100)</w:t>
      </w:r>
      <w:r w:rsidDel="00000000" w:rsidR="00000000" w:rsidRPr="00000000">
        <w:rPr>
          <w:rtl w:val="0"/>
        </w:rPr>
        <w:t xml:space="preserve">: This class bears a lot of similarities to classic oriental magical traditions in that you cast spells via the use of special talismans that you can create. Only you can use the talismans you create (unless the other person has ‘Use Any Magic Item’). You’re not quite as focused in the arcane side of things as an Arcane Caster, and not as good at divine magics as a Divine Caster, but you make up for it in dabbling in both at the same time and having a fair amount of exotic or otherwise unconventional magics you can call up. Where you really shine though is that you can prepare talismans with specific spells ahead of time, allowing you to effectively ‘cast’ those spells when you’re not  in combat and then keep them in reserve until they’re actually needed. In this fashion you can dramatically increase your combat endurance via intelligent preparation. Crafting these talismans takes you a bit of time, effort, and some resources and they’re only one use, but it’s dramatically easier and cheaper for you to do than anyone else could ever possibly hope to claim. Just starting out you know a fair amount of spells to inflict negative maladies upon your foes, and defeating a large group of armed warriors is as simple for you as cast a few of your magics and then letting time do the rest.</w:t>
        <w:br w:type="textWrapping"/>
      </w:r>
    </w:p>
    <w:p w:rsidR="00000000" w:rsidDel="00000000" w:rsidP="00000000" w:rsidRDefault="00000000" w:rsidRPr="00000000" w14:paraId="00000268">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Ranked Magic System (N/A) (Free)</w:t>
      </w:r>
      <w:r w:rsidDel="00000000" w:rsidR="00000000" w:rsidRPr="00000000">
        <w:rPr>
          <w:rtl w:val="0"/>
        </w:rPr>
        <w:t xml:space="preserve">: You gain access to the ranked magic system which can be used to cast magic ranked from Tier 1 to Tier 10 and Over-Tier Magic.</w:t>
        <w:br w:type="textWrapping"/>
      </w:r>
    </w:p>
    <w:p w:rsidR="00000000" w:rsidDel="00000000" w:rsidP="00000000" w:rsidRDefault="00000000" w:rsidRPr="00000000" w14:paraId="00000269">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Level 100 Talismonger (Overlord) (Free with Level 100)</w:t>
      </w:r>
      <w:r w:rsidDel="00000000" w:rsidR="00000000" w:rsidRPr="00000000">
        <w:rPr>
          <w:rtl w:val="0"/>
        </w:rPr>
        <w:t xml:space="preserve">: At Level One Hundred your abilities have hit their peak. Your spells and debuffs can now affect entire armies of individuals all at once, wreaking utter havoc amongst your foes with singular castings. You could easily poison small cities all at once, or leave an army of statues standing in a field with only the slightest bit of effort. Your debuff and debilitation spells are still your main workhorse, however you know an even mix of both arcane and divine spells of up to the 9th tier, with your 10th tier spells being filled out with your class specific spells. Your talismans can now hold three of the same spell at once.</w:t>
        <w:br w:type="textWrapping"/>
      </w:r>
    </w:p>
    <w:p w:rsidR="00000000" w:rsidDel="00000000" w:rsidP="00000000" w:rsidRDefault="00000000" w:rsidRPr="00000000" w14:paraId="0000026A">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Class Skill - Spiritualist (Overlord) (100)</w:t>
      </w:r>
      <w:r w:rsidDel="00000000" w:rsidR="00000000" w:rsidRPr="00000000">
        <w:rPr>
          <w:rtl w:val="0"/>
        </w:rPr>
        <w:t xml:space="preserve">: Dealing with the contracting, binding, and borrowing of power of the spirits of the world the Spiritualist tends more towards indirect effects, subtlety, and supportive roles than those of the other more traditional magic caster classes. This is not a branch of magic dealing solely in summoning, per-se, but it does have more than its fair share of such things. Your spells tend towards beckoning or influencing the ‘spirits’ within your surroundings in order to accomplish tasks for you, and potentially even manifesting such spirits directly either as summons or to empower yourself or others as a form of ‘buff’. Different from druidism which deals directly with the manipulation of nature your approach tends to work through proxy in order to manage such changes for you. Just starting out you’ll approximate many of the abilities of lower level druids or arcane casters.</w:t>
        <w:br w:type="textWrapping"/>
      </w:r>
    </w:p>
    <w:p w:rsidR="00000000" w:rsidDel="00000000" w:rsidP="00000000" w:rsidRDefault="00000000" w:rsidRPr="00000000" w14:paraId="0000026B">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Ranked Magic System (N/A) (Free)</w:t>
      </w:r>
      <w:r w:rsidDel="00000000" w:rsidR="00000000" w:rsidRPr="00000000">
        <w:rPr>
          <w:rtl w:val="0"/>
        </w:rPr>
        <w:t xml:space="preserve">: You gain access to the ranked magic system which can be used to cast magic ranked from Tier 1 to Tier 10 and Over-Tier Magic.</w:t>
        <w:br w:type="textWrapping"/>
      </w:r>
    </w:p>
    <w:p w:rsidR="00000000" w:rsidDel="00000000" w:rsidP="00000000" w:rsidRDefault="00000000" w:rsidRPr="00000000" w14:paraId="0000026C">
      <w:pPr>
        <w:pageBreakBefore w:val="0"/>
        <w:numPr>
          <w:ilvl w:val="2"/>
          <w:numId w:val="1"/>
        </w:numPr>
        <w:ind w:left="2160" w:hanging="360"/>
        <w:rPr>
          <w:b w:val="1"/>
          <w:rPrChange w:author="Leonardo Dos Santos" w:id="60" w:date="2025-05-13T12:42:55Z">
            <w:rPr>
              <w:b w:val="1"/>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Level 100 Spiritualist (Overlord) (Free with Level 100)</w:t>
      </w:r>
      <w:r w:rsidDel="00000000" w:rsidR="00000000" w:rsidRPr="00000000">
        <w:rPr>
          <w:rtl w:val="0"/>
        </w:rPr>
        <w:t xml:space="preserve">: At Level One Hundred you’ll be able to call forth spirits of tremendous and terrifying power and scope such as genus loci, giving orders to spirits to maintain or change large areas of land (or water) to support your aims (which they will then continue to maintain until such time as you direct them otherwise), permanently blessing (or cursing) the ‘spirits’ of specific bloodlines, or calling forth spirits into yourself or allies capable of empowering them to truly spectacular might. Taking this class ensures that such spirits will always be available in future worlds for you to call upon. Finally these are spells, so you don’t need to worry about your magic shutting down because the local spirits don’t like you. So long as you provide the mana to cast them your spells will continue to work.</w:t>
        <w:br w:type="textWrapping"/>
      </w:r>
    </w:p>
    <w:p w:rsidR="00000000" w:rsidDel="00000000" w:rsidP="00000000" w:rsidRDefault="00000000" w:rsidRPr="00000000" w14:paraId="0000026D">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Mana Adept (The Gamer) (100)</w:t>
      </w:r>
      <w:r w:rsidDel="00000000" w:rsidR="00000000" w:rsidRPr="00000000">
        <w:rPr>
          <w:rtl w:val="0"/>
        </w:rPr>
        <w:t xml:space="preserve">: You can use magic, with fairly standard potential capabilities (Necromancy, Illusions, elemental manipulation...) This perk gives you about ten year's worth of nonspecific magic experience.</w:t>
        <w:br w:type="textWrapping"/>
      </w:r>
    </w:p>
    <w:p w:rsidR="00000000" w:rsidDel="00000000" w:rsidP="00000000" w:rsidRDefault="00000000" w:rsidRPr="00000000" w14:paraId="0000026E">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Brimiric Magic (Familiar of Zero) (100)</w:t>
      </w:r>
      <w:r w:rsidDel="00000000" w:rsidR="00000000" w:rsidRPr="00000000">
        <w:rPr>
          <w:rtl w:val="0"/>
        </w:rPr>
        <w:t xml:space="preserve">: You're a mage, Jumper! This perk grants the ability to perform this world’s most common form of magic, the elemental arts of earth, water, wind, fire, and sometimes ice and lightning and others if you start mixing them together.</w:t>
        <w:br w:type="textWrapping"/>
      </w:r>
    </w:p>
    <w:p w:rsidR="00000000" w:rsidDel="00000000" w:rsidP="00000000" w:rsidRDefault="00000000" w:rsidRPr="00000000" w14:paraId="0000026F">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Old Song and Dance (Pathfinder) (100)</w:t>
      </w:r>
      <w:r w:rsidDel="00000000" w:rsidR="00000000" w:rsidRPr="00000000">
        <w:rPr>
          <w:rtl w:val="0"/>
        </w:rPr>
        <w:t xml:space="preserve">: The thing that separates a bard from a common minstrel is that some of their music is magical. The thrumming, deep powers that pervade all the universe, those of arcane magic, are entwined within every note of these deeply enchanting songs. This can allow the bard to have direct and visible effects on the world around them as they play these tunes. But you understand that all music is magical… some just not so much as others. You are capable of infusing minor magic within any music you personally create, allowing you to have subtle but profound effects on those listening as well as allowing you to make any music sound as if performed by a master of the art... even if you’re making it up as you go along on an instrument you’ve never played.</w:t>
        <w:br w:type="textWrapping"/>
      </w:r>
    </w:p>
    <w:p w:rsidR="00000000" w:rsidDel="00000000" w:rsidP="00000000" w:rsidRDefault="00000000" w:rsidRPr="00000000" w14:paraId="00000270">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Magic Touch (Pathfinder) (100)</w:t>
      </w:r>
      <w:r w:rsidDel="00000000" w:rsidR="00000000" w:rsidRPr="00000000">
        <w:rPr>
          <w:rtl w:val="0"/>
        </w:rPr>
        <w:t xml:space="preserve">: Magi typically have a pool of raw arcane energy that they may draw upon to enhance their weapons for short periods of time, allowing them to benefit from a number of common enhancements to weapons. Instead, you require no expenditure of energy to do so, and may freely shift the weapon’s enchantment to any commonly found in this world.. Additionally, while heavy armor greatly hinders arcane spellcasting (due to mucking up hand gestures) you will never suffer from such annoyances. Lastly, weapons and armor are at least mildly magical as long as you are holding them, and you’ll find it easier to add permanent enchantments to any such items.This grants (or at least, will help obtain) the know-how necessary to use these enchantments. If you’re persistent, you could learn to add other, non-native enchantments using this ability, but it’ll take more practice.</w:t>
        <w:br w:type="textWrapping"/>
      </w:r>
    </w:p>
    <w:p w:rsidR="00000000" w:rsidDel="00000000" w:rsidP="00000000" w:rsidRDefault="00000000" w:rsidRPr="00000000" w14:paraId="00000271">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Meta Slick (Pathfinder) (100)</w:t>
      </w:r>
      <w:r w:rsidDel="00000000" w:rsidR="00000000" w:rsidRPr="00000000">
        <w:rPr>
          <w:rtl w:val="0"/>
        </w:rPr>
        <w:t xml:space="preserve">: For one such as you, whose magic comes almost too easily, leaping at your beck and call, it is only natural that you should find flexibility in the arcane. Despite this, many sorcerers find that an innate ability to bend their spells does not come so easily to them, requiring much greater concentration and increasing the time required to cast magic. For you, this is not the case. Any metamagic you apply to your spells, such as casting by eschewing parts of its components or increasing its power, can be called upon with no increase to the time required to cast it – though any additional cost or strain required will not decrease.</w:t>
        <w:br w:type="textWrapping"/>
      </w:r>
    </w:p>
    <w:p w:rsidR="00000000" w:rsidDel="00000000" w:rsidP="00000000" w:rsidRDefault="00000000" w:rsidRPr="00000000" w14:paraId="00000272">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Evocation (A Certain Magical Index) (100)</w:t>
      </w:r>
      <w:r w:rsidDel="00000000" w:rsidR="00000000" w:rsidRPr="00000000">
        <w:rPr>
          <w:rtl w:val="0"/>
        </w:rPr>
        <w:t xml:space="preserve">: You’re proficient in manifesting elements, energy, or something along those lines to attack your enemies quickly. Despite the fact that an incantation or a focus is often used among magicians, you don’t seem to feel the need to rely on them. As such, the inherent disadvantages of magic are lessened, and you don’t need as much preparation time to create a sword of fire, for example. Choose one or more elements to specialise in that befits your theme. You can still try to manipulate others, but they will be a lot weaker than your specialties. Also, the more specialties, the less powerful each of them is. Though evocation is the form of magic closest to what those with talent have, it is still slower than what an esper of equivalent skill could produce.</w:t>
        <w:br w:type="textWrapping"/>
      </w:r>
    </w:p>
    <w:p w:rsidR="00000000" w:rsidDel="00000000" w:rsidP="00000000" w:rsidRDefault="00000000" w:rsidRPr="00000000" w14:paraId="00000273">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Ritualist (A Certain Magical Index) (100)</w:t>
      </w:r>
      <w:r w:rsidDel="00000000" w:rsidR="00000000" w:rsidRPr="00000000">
        <w:rPr>
          <w:rtl w:val="0"/>
        </w:rPr>
        <w:t xml:space="preserve">: You’re educated in and good at rituals. Your magic seems to thrive on preparation. Incantations, gestures, runes and magic circles can make the difference between a small familiar and a raging giant golem, and that golem can only get stronger with the right methods. As such, things like healing rituals, alchemy, necromancy and summoning come easily to you. However, evocation doesn’t get any easier, and an overreliance on prep time might eventually spell your doom.</w:t>
        <w:br w:type="textWrapping"/>
      </w:r>
    </w:p>
    <w:p w:rsidR="00000000" w:rsidDel="00000000" w:rsidP="00000000" w:rsidRDefault="00000000" w:rsidRPr="00000000" w14:paraId="00000274">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Rune Card Packs (A Certain Magical Index) (Free)</w:t>
      </w:r>
      <w:r w:rsidDel="00000000" w:rsidR="00000000" w:rsidRPr="00000000">
        <w:rPr>
          <w:rtl w:val="0"/>
        </w:rPr>
        <w:t xml:space="preserve">: These mysterious packs of cards contain two suits of twenty four runic characters each, and four new, more powerful runes created by a certain red-haired fire magician. There are still two more new runes out there, but you’ll have to find or discover them yourself. Nevertheless, these cards allow you to perform rituals involving runes (but not those that instead need incantations or magic circles) more quickly and powerfully than otherwise. Pity not many spells need runes. No need to waste your time drawing them out on the ground or anything. If any of them are destroyed or lost, they appear on you twenty four hours later. Yes, they’re laminated. No need for your shitty anime sleeves.</w:t>
        <w:br w:type="textWrapping"/>
      </w:r>
    </w:p>
    <w:p w:rsidR="00000000" w:rsidDel="00000000" w:rsidP="00000000" w:rsidRDefault="00000000" w:rsidRPr="00000000" w14:paraId="00000275">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Channeling (A Certain Magical Index) (100)</w:t>
      </w:r>
      <w:r w:rsidDel="00000000" w:rsidR="00000000" w:rsidRPr="00000000">
        <w:rPr>
          <w:rtl w:val="0"/>
        </w:rPr>
        <w:t xml:space="preserve">: You’re knowledgeable in and great at channe</w:t>
      </w:r>
      <w:del w:author="hainley simpson" w:id="158" w:date="2023-04-28T17:59:12Z">
        <w:r w:rsidDel="00000000" w:rsidR="00000000" w:rsidRPr="00000000">
          <w:rPr>
            <w:rtl w:val="0"/>
          </w:rPr>
          <w:delText xml:space="preserve">ll</w:delText>
        </w:r>
      </w:del>
      <w:r w:rsidDel="00000000" w:rsidR="00000000" w:rsidRPr="00000000">
        <w:rPr>
          <w:rtl w:val="0"/>
        </w:rPr>
        <w:t xml:space="preserve">ing mana through objects. You can channel mana through weapons, armour, constructs, and the like to power them and empower them with great efficiency. A sword might glow with energy or become bathed in fire while a set of armour might become more resilient or even bathe the area in sunlight. A set of armour from the Knights of England will work much better than it would for another person. Given enough time, you might even learn how to take it one step further and empower yourself. The sky’s the limit. However, channelling isn’t very versatile, and it won’t really help you create electricity blasts, for example.</w:t>
      </w:r>
      <w:r w:rsidDel="00000000" w:rsidR="00000000" w:rsidRPr="00000000">
        <w:rPr>
          <w:rtl w:val="0"/>
        </w:rPr>
        <w:br w:type="textWrapping"/>
      </w:r>
    </w:p>
    <w:p w:rsidR="00000000" w:rsidDel="00000000" w:rsidP="00000000" w:rsidRDefault="00000000" w:rsidRPr="00000000" w14:paraId="00000276">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Magical Sensitivity (Justice League Dark) (200)</w:t>
      </w:r>
      <w:r w:rsidDel="00000000" w:rsidR="00000000" w:rsidRPr="00000000">
        <w:rPr>
          <w:rtl w:val="0"/>
        </w:rPr>
        <w:t xml:space="preserve">: In order to perform magic, one needs a certain force of belief in the impossible, a spark, if you will. And, given the way you truly believe in magic, you’re positively luminous. Many other options here also grant the baseline ability to perform magic but none of them offer this singularly unique benefit: as you grow, your magic does, too. You’ll start out as good as any hedge but your spark will respond to your belief in the impossible. This growth is theoretically limitless but your spark will only blossom whenever you perform or participate in a spell that stretches your limits in some way. How much it grows will be a function of how far you expand your horizons.</w:t>
        <w:br w:type="textWrapping"/>
      </w:r>
    </w:p>
    <w:p w:rsidR="00000000" w:rsidDel="00000000" w:rsidP="00000000" w:rsidRDefault="00000000" w:rsidRPr="00000000" w14:paraId="00000277">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Magical Books (The Elder Scrolls V: Skyrim) (200)</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The art of spellcraft is one that requires an immense amount of dedication and in many ways talent as well. Learning new spells can take ages and this can easily drive many off or act as a massive constraint when time is of the essence. You’ve found a bit of a way around this conundrum, by imbuing a simple book with your understanding of the spellcraft you can create a magical item that when activated immediately passes this onto whoever activated it, though the book is consumed in the process. While this only applies to Elder Scrolls magic at first, you’ll find that adapting it to other systems is an easy process and only requires that the process be fine tuned.</w:t>
        <w:br w:type="textWrapping"/>
      </w:r>
    </w:p>
    <w:p w:rsidR="00000000" w:rsidDel="00000000" w:rsidP="00000000" w:rsidRDefault="00000000" w:rsidRPr="00000000" w14:paraId="00000278">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Non-Verbal Specialty (Harry Potter) (200)</w:t>
      </w:r>
      <w:r w:rsidDel="00000000" w:rsidR="00000000" w:rsidRPr="00000000">
        <w:rPr>
          <w:rtl w:val="0"/>
        </w:rPr>
        <w:t xml:space="preserve">: You have an uncanny, natural knack for silent spells. While most students will</w:t>
      </w:r>
      <w:del w:author="Rain Delos Reyes" w:id="159" w:date="2024-11-27T13:49:24Z">
        <w:r w:rsidDel="00000000" w:rsidR="00000000" w:rsidRPr="00000000">
          <w:rPr>
            <w:rtl w:val="0"/>
          </w:rPr>
          <w:delText xml:space="preserve"> </w:delText>
        </w:r>
      </w:del>
      <w:r w:rsidDel="00000000" w:rsidR="00000000" w:rsidRPr="00000000">
        <w:rPr>
          <w:rtl w:val="0"/>
        </w:rPr>
        <w:t xml:space="preserve">have to wait till 6th year to even attempt nonverbal spells for you they are as simple as doing the spell aloud would be.</w:t>
        <w:br w:type="textWrapping"/>
      </w:r>
    </w:p>
    <w:p w:rsidR="00000000" w:rsidDel="00000000" w:rsidP="00000000" w:rsidRDefault="00000000" w:rsidRPr="00000000" w14:paraId="00000279">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Enchanting (Samurai Jack) (200)</w:t>
      </w:r>
      <w:r w:rsidDel="00000000" w:rsidR="00000000" w:rsidRPr="00000000">
        <w:rPr>
          <w:rtl w:val="0"/>
        </w:rPr>
        <w:t xml:space="preserve">: You can grant magical properties to weapons by marking them with ancient runes. Right now you only know how to give weapons elemental properties but you can learn more enchantments by studying other enchanted and magical weapons.</w:t>
        <w:br w:type="textWrapping"/>
      </w:r>
    </w:p>
    <w:p w:rsidR="00000000" w:rsidDel="00000000" w:rsidP="00000000" w:rsidRDefault="00000000" w:rsidRPr="00000000" w14:paraId="0000027A">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Enochian Sigils (Supernatural) (200)</w:t>
      </w:r>
      <w:r w:rsidDel="00000000" w:rsidR="00000000" w:rsidRPr="00000000">
        <w:rPr>
          <w:rtl w:val="0"/>
        </w:rPr>
        <w:t xml:space="preserve">: You know enough enochian runes to be able to conceal people and places from the detection of angels. By fully warding a building you can prevent them from entering it. You also know a variety of rude phrases, for when you want to cuss out angels.</w:t>
        <w:br w:type="textWrapping"/>
      </w:r>
    </w:p>
    <w:p w:rsidR="00000000" w:rsidDel="00000000" w:rsidP="00000000" w:rsidRDefault="00000000" w:rsidRPr="00000000" w14:paraId="0000027B">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Specific Specialization - Crowd Control (Overlord) (200)</w:t>
      </w:r>
      <w:r w:rsidDel="00000000" w:rsidR="00000000" w:rsidRPr="00000000">
        <w:rPr>
          <w:rtl w:val="0"/>
        </w:rPr>
        <w:t xml:space="preserve">: You’re really good at crowd control. You know many spells that can be used to halt large groups in their tracks either via entanglement, restricting their movements, making the terrain unfavorable, mesmerizing them, or some other method. Really good. While these spells aren’t directly useful in an offensive role they can easily set up your allies for success, or allow you the time to cast other more offensive magics, and are a tremendous force multiplier when you work with a group. You are particularly skilled at spells designed against single targets, allowing you to trap and bind specific enemies that would often otherwise prove to be too slippery for you to catch. Enhanced mind controlling and illusionary magics explicitly fall under the umbrella of this specialization, alongside improved means of detecting such magics and abilities as well as countering them. You immediately learn several spells which fall into this specialization for every magic system you have.</w:t>
        <w:br w:type="textWrapping"/>
      </w:r>
    </w:p>
    <w:p w:rsidR="00000000" w:rsidDel="00000000" w:rsidP="00000000" w:rsidRDefault="00000000" w:rsidRPr="00000000" w14:paraId="0000027C">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Ranked Magic System (N/A) (Free)</w:t>
      </w:r>
      <w:r w:rsidDel="00000000" w:rsidR="00000000" w:rsidRPr="00000000">
        <w:rPr>
          <w:rtl w:val="0"/>
        </w:rPr>
        <w:t xml:space="preserve">: You gain access to the ranked magic system which can be used to cast magic ranked from Tier 1 to Tier 10 and Over-Tier Magic.</w:t>
        <w:br w:type="textWrapping"/>
      </w:r>
    </w:p>
    <w:p w:rsidR="00000000" w:rsidDel="00000000" w:rsidP="00000000" w:rsidRDefault="00000000" w:rsidRPr="00000000" w14:paraId="0000027D">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Specific Specialization - Evoker (Overlord) (200)</w:t>
      </w:r>
      <w:r w:rsidDel="00000000" w:rsidR="00000000" w:rsidRPr="00000000">
        <w:rPr>
          <w:rtl w:val="0"/>
        </w:rPr>
        <w:t xml:space="preserve">: You’re a direct damage dealer. You know a wide variety of damage dealing spells, often elemental in nature or of untyped ‘force’ energy, that are especially potent in destroying your enemies. They are more damaging, can affect more enemies, and are much more precise. You are especially skilled in punching through magic resistance. You immediately learn several spells which fall into this specialization for every magic system you have.</w:t>
        <w:br w:type="textWrapping"/>
      </w:r>
    </w:p>
    <w:p w:rsidR="00000000" w:rsidDel="00000000" w:rsidP="00000000" w:rsidRDefault="00000000" w:rsidRPr="00000000" w14:paraId="0000027E">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Ranked Magic System (N/A) (Free)</w:t>
      </w:r>
      <w:r w:rsidDel="00000000" w:rsidR="00000000" w:rsidRPr="00000000">
        <w:rPr>
          <w:rtl w:val="0"/>
        </w:rPr>
        <w:t xml:space="preserve">: You gain access to the ranked magic system which can be used to cast magic ranked from Tier 1 to Tier 10 and Over-Tier Magic.</w:t>
        <w:br w:type="textWrapping"/>
      </w:r>
    </w:p>
    <w:p w:rsidR="00000000" w:rsidDel="00000000" w:rsidP="00000000" w:rsidRDefault="00000000" w:rsidRPr="00000000" w14:paraId="0000027F">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Specific Specialization - Summoning (Overlord) (200)</w:t>
      </w:r>
      <w:r w:rsidDel="00000000" w:rsidR="00000000" w:rsidRPr="00000000">
        <w:rPr>
          <w:rtl w:val="0"/>
        </w:rPr>
        <w:t xml:space="preserve">: You are really good at summoning magics. Creatures you call up are more powerful, longer lasting, and often tend to have special abilities they wouldn’t otherwise have. Maybe you called up frost wolves that have a chill aura rather than regular wolves, or maybe that fire elemental you called up can spawn more of itself that will then also fall under your control. This explicitly works with summoning magic you know even outside of this jump, granting your summoned creatures extra strength and abilities thematic with their nature. If you were to purchase this alongside the Augmented Summoning innate talent your magical summons would be fearsome indeed. Why bother dealing with something yourself when you could send a disposable minion to do it for you? The perfect ability for masterminds (or the lazy). Summons made via the Ranked Magic system are perfectly loyal to you unto death, and you’ll find that with this that loyalty applies even to summons via other magic systems. Creatures and beings of godlike power, however, may be able to resist the enforced loyalty clause. Summon Mab or Cthulhu at your own risk. Additionally most summons are temporary, and the enforced loyalty is only in effect while they are serving as your summon. Keep in mind when using summons from other jumps that some summoned creatures have long memories, and may seek you out on their own if they feel you abused your influence over them. You immediately learn several spells which fall into this specialization for every magic system you have.</w:t>
        <w:br w:type="textWrapping"/>
      </w:r>
    </w:p>
    <w:p w:rsidR="00000000" w:rsidDel="00000000" w:rsidP="00000000" w:rsidRDefault="00000000" w:rsidRPr="00000000" w14:paraId="00000280">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Ranked Magic System (N/A) (Free)</w:t>
      </w:r>
      <w:r w:rsidDel="00000000" w:rsidR="00000000" w:rsidRPr="00000000">
        <w:rPr>
          <w:rtl w:val="0"/>
        </w:rPr>
        <w:t xml:space="preserve">: You gain access to the ranked magic system which can be used to cast magic ranked from Tier 1 to Tier 10 and Over-Tier Magic.</w:t>
        <w:br w:type="textWrapping"/>
      </w:r>
    </w:p>
    <w:p w:rsidR="00000000" w:rsidDel="00000000" w:rsidP="00000000" w:rsidRDefault="00000000" w:rsidRPr="00000000" w14:paraId="00000281">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Specific Specialization - Warder (Overlord) (200)</w:t>
      </w:r>
      <w:r w:rsidDel="00000000" w:rsidR="00000000" w:rsidRPr="00000000">
        <w:rPr>
          <w:rtl w:val="0"/>
        </w:rPr>
        <w:t xml:space="preserve">: You’re really good at warding things. Specifically areas, creatures, and items. You could ward a small town so that those with hostile intent against the residents would be cursed the moment they step inside, or could potentially create wards that just keep such people out completely assuming you’ve got the time and are willing to spend the effort making them. You’re also really good at creating wards against specific effects such as mind control, instant-death, curses, and ironically enough wards that will let you ignore other wards. You could even erect wards on individuals to allow them to temporarily ignore a weakness they might otherwise have, such as allowing a lesser vampire to walk about in daylight or allowing a fire elemental to resist cold damage. You immediately learn several spells which fall into this specialization for every magic system you have.</w:t>
        <w:br w:type="textWrapping"/>
      </w:r>
    </w:p>
    <w:p w:rsidR="00000000" w:rsidDel="00000000" w:rsidP="00000000" w:rsidRDefault="00000000" w:rsidRPr="00000000" w14:paraId="00000282">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Ranked Magic System (N/A) (Free)</w:t>
      </w:r>
      <w:r w:rsidDel="00000000" w:rsidR="00000000" w:rsidRPr="00000000">
        <w:rPr>
          <w:rtl w:val="0"/>
        </w:rPr>
        <w:t xml:space="preserve">: You gain access to the ranked magic system which can be used to cast magic ranked from Tier 1 to Tier 10 and Over-Tier Magic.</w:t>
        <w:br w:type="textWrapping"/>
      </w:r>
    </w:p>
    <w:p w:rsidR="00000000" w:rsidDel="00000000" w:rsidP="00000000" w:rsidRDefault="00000000" w:rsidRPr="00000000" w14:paraId="00000283">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Specific Specialization - Necromancy (Overlord) (200)</w:t>
      </w:r>
      <w:r w:rsidDel="00000000" w:rsidR="00000000" w:rsidRPr="00000000">
        <w:rPr>
          <w:rtl w:val="0"/>
        </w:rPr>
        <w:t xml:space="preserve">: You’re a master of the undead. If you’re ‘Level One Hundred’ you’re a near equal in terms of this branch of magic compared even to the Lich Momonga himself, if you happen to also be a Skeleton or Zombie in addition to being a level one hundred Magic Caster and Necromancer then you are his equal. You can easily create and control lesser undead, which will be permanent if you use fresh bodies as catalysts, and have a particular affinity for instant-death spells. Even if a target should resist one of your instant death spells they usually have an automatic ‘debuff’ effect anyway, such as guaranteed stunning, exhaustion, blindness, or other sorts of curses and abnormalities. If you couldn’t already you can now turn, command, and destroy the undead like a divine caster of your level and if you could already do that then you’re even better at it. You immediately learn several spells which fall into this specialization for every magic system you have.</w:t>
        <w:br w:type="textWrapping"/>
      </w:r>
    </w:p>
    <w:p w:rsidR="00000000" w:rsidDel="00000000" w:rsidP="00000000" w:rsidRDefault="00000000" w:rsidRPr="00000000" w14:paraId="00000284">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Ranked Magic System (N/A) (Free)</w:t>
      </w:r>
      <w:r w:rsidDel="00000000" w:rsidR="00000000" w:rsidRPr="00000000">
        <w:rPr>
          <w:rtl w:val="0"/>
        </w:rPr>
        <w:t xml:space="preserve">: You gain access to the ranked magic system which can be used to cast magic ranked from Tier 1 to Tier 10 and Over-Tier Magic.</w:t>
        <w:br w:type="textWrapping"/>
      </w:r>
    </w:p>
    <w:p w:rsidR="00000000" w:rsidDel="00000000" w:rsidP="00000000" w:rsidRDefault="00000000" w:rsidRPr="00000000" w14:paraId="00000285">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The Orb of Death (Overlord) (Free)</w:t>
      </w:r>
      <w:r w:rsidDel="00000000" w:rsidR="00000000" w:rsidRPr="00000000">
        <w:rPr>
          <w:rtl w:val="0"/>
        </w:rPr>
        <w:t xml:space="preserve">: A perfectly spherical purple gemstone and magical item that will automatically absorb the ‘negative energies’ (of any type) of a place in order to gather and store magical power. It glows from within with a sickly light when charged with energy. Can be used to create undead, with more powerful undead requiring greater amounts of stored energy. It also serves as a focus for amplifying and empowering necromancy. Unlike the Orb of Death you may find in canon this is not truly sapient, and will not take any actions on its own. In theory there is no limit to the amount of negative energy that can be stored, but in practice it will be difficult to attain high levels of stored energy unless you provide it yourself.</w:t>
        <w:br w:type="textWrapping"/>
      </w:r>
    </w:p>
    <w:p w:rsidR="00000000" w:rsidDel="00000000" w:rsidP="00000000" w:rsidRDefault="00000000" w:rsidRPr="00000000" w14:paraId="00000286">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Innate Talent - Enhanced Summoning (Overlord) (200)</w:t>
      </w:r>
      <w:r w:rsidDel="00000000" w:rsidR="00000000" w:rsidRPr="00000000">
        <w:rPr>
          <w:rtl w:val="0"/>
        </w:rPr>
        <w:t xml:space="preserve">: All summoned creatures you call forth will be 50% more powerful, stick around for 50% longer if the summon is duration based, and will cost 50% less magic to actually summon. Only works on creatures you summon with magic, creatures you create with magic don’t count.</w:t>
        <w:br w:type="textWrapping"/>
      </w:r>
    </w:p>
    <w:p w:rsidR="00000000" w:rsidDel="00000000" w:rsidP="00000000" w:rsidRDefault="00000000" w:rsidRPr="00000000" w14:paraId="00000287">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Innate Talent - Magic Learning Affinity (Overlord) (200)</w:t>
      </w:r>
      <w:r w:rsidDel="00000000" w:rsidR="00000000" w:rsidRPr="00000000">
        <w:rPr>
          <w:rtl w:val="0"/>
        </w:rPr>
        <w:t xml:space="preserve">: You possess the rare talent to learn all magic spells in half the time it would normally take you. For example if a spell would normally take a person eight years to learn you could learn it in four years. Stacks with similar abilities from other jumps. Doesn’t give you the ability to use magical styles you aren’t actually trained in or capable of using.</w:t>
        <w:br w:type="textWrapping"/>
      </w:r>
    </w:p>
    <w:p w:rsidR="00000000" w:rsidDel="00000000" w:rsidP="00000000" w:rsidRDefault="00000000" w:rsidRPr="00000000" w14:paraId="00000288">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Innate Talent - Enhanced Healing Magic (Overlord) (200)</w:t>
      </w:r>
      <w:r w:rsidDel="00000000" w:rsidR="00000000" w:rsidRPr="00000000">
        <w:rPr>
          <w:rtl w:val="0"/>
        </w:rPr>
        <w:t xml:space="preserve">: Your magical healing spells are especially potent, doubling their effectiveness and halving their cost. You would be well praised and rewarded as a healer if people knew you had this ability and, of course, if you knew any healing spells. Only affects magic that explicitly heals and does nothing else. Undead that purchase this may choose to gain the opposite of this to empower negative energy spells so that they can heal themselves.</w:t>
        <w:br w:type="textWrapping"/>
      </w:r>
    </w:p>
    <w:p w:rsidR="00000000" w:rsidDel="00000000" w:rsidP="00000000" w:rsidRDefault="00000000" w:rsidRPr="00000000" w14:paraId="00000289">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Innate Talent - Martial Arts Prodigy (Overlord) (200)</w:t>
      </w:r>
      <w:r w:rsidDel="00000000" w:rsidR="00000000" w:rsidRPr="00000000">
        <w:rPr>
          <w:rtl w:val="0"/>
        </w:rPr>
        <w:t xml:space="preserve">: This probably doesn’t do what you’re thinking. In this world ‘martial arts’ are known as “a warrior’s magic” and are special skills and abilities that warriors (in general, not just people with the Warrior origin) can learn in order to empower themselves and perform supernatural feats. This talent enables you to learn ‘martial arts’ in half the time it would normally require and additionally allows you to activate twice as many martial arts at a time than would otherwise be normal (a legendary warrior might normally be able to activate as many as seven at once, for example, whereas at the same level you would be able to activate fourteen at once). This also reduces the stamina cost of ‘martial arts’ to half of what they would otherwise be. If people learned you had this talent, and you actually practiced to take advantage of it,  you would be hailed as a mighty hero. Example ‘martial arts’ include increased magic resistance, resistance to mind influencing spells, increased physical prowess, amplified speed, the ability to analyze and identify weaknesses in others, the ability to have perfect knowledge of everything within a three meter radius of yourself, the ability to completely nullify the physical force behind a single strike, the ability to hit multiple targets with a single strike, extremely short term (a few seconds at most) combat precognition, and so on. The more powerful the martial art the longer it takes to learn and the more stamina it takes to use.</w:t>
        <w:br w:type="textWrapping"/>
      </w:r>
    </w:p>
    <w:p w:rsidR="00000000" w:rsidDel="00000000" w:rsidP="00000000" w:rsidRDefault="00000000" w:rsidRPr="00000000" w14:paraId="0000028A">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Innate Talent - Magical Powerhouse (Overlord) (200)</w:t>
      </w:r>
      <w:r w:rsidDel="00000000" w:rsidR="00000000" w:rsidRPr="00000000">
        <w:rPr>
          <w:rtl w:val="0"/>
        </w:rPr>
        <w:t xml:space="preserve">: You are more magically powerful than others. A lot more magically powerful. You’ve got enough magical energy to rival any three other peers of your level, and additionally you recover your reserves of magical energy just as quickly. Spells that deal direct damage, and nothing else, are 20% more powerful when you personally cast them. Scales with level. This talent is utterly useless for people that don’t know magic.</w:t>
        <w:br w:type="textWrapping"/>
      </w:r>
    </w:p>
    <w:p w:rsidR="00000000" w:rsidDel="00000000" w:rsidP="00000000" w:rsidRDefault="00000000" w:rsidRPr="00000000" w14:paraId="0000028B">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Innate Talent - Magic Item Creator (Overlord) (200)</w:t>
      </w:r>
      <w:r w:rsidDel="00000000" w:rsidR="00000000" w:rsidRPr="00000000">
        <w:rPr>
          <w:rtl w:val="0"/>
        </w:rPr>
        <w:t xml:space="preserve">: You’re really, unnaturally, good at making magic items. If you know how to make something then you can make it magical. Spoons, bowls, armor, books, weapons, toasters, anything. You actually have to know some magic in order to enchant items with a magical effect, and you don’t gain any skills in actually making items, so if you want to make magic swords you’ll have to learn some magic and then how to make regular swords first. You can copy down into scrolls any spell you know, which others can use to learn those spells (if they are capable of using that magic system and put in the time to study) or use them as one-use magic items. Additionally any magic item you create will be marginally better than it would have otherwise been, regardless of whatever abilities you might have brought with you from other worlds. You don’t have to have this talent to make magic items or spell scrolls, but someone that does have this talent will always be much better than someone that doesn’t.</w:t>
        <w:br w:type="textWrapping"/>
      </w:r>
    </w:p>
    <w:p w:rsidR="00000000" w:rsidDel="00000000" w:rsidP="00000000" w:rsidRDefault="00000000" w:rsidRPr="00000000" w14:paraId="0000028C">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Alchemy (Devil May Cry) (200)</w:t>
      </w:r>
      <w:r w:rsidDel="00000000" w:rsidR="00000000" w:rsidRPr="00000000">
        <w:rPr>
          <w:rtl w:val="0"/>
        </w:rPr>
        <w:t xml:space="preserve">: So, alchemy. I’m sure you’re familiar with all the old tales on the subject, yeah? Turn coal into gold, lead into diamond, and all that. Well, see, I suppose you can do that. But you know what else you can do? Why, all sorts of wacky magical shenanigans, of course!</w:t>
        <w:br w:type="textWrapping"/>
        <w:br w:type="textWrapping"/>
        <w:t xml:space="preserve">The manipulation of souls, demon blood, and whatever esoteric components you’ve got on hand makes it possible to purify and create items, provided you’ve got the energy for it. Things like Vital Stars become the work of an afternoon as long as you have the energy for it. As you progress you will learn to branch out to make new things. The sky's the limit.</w:t>
        <w:br w:type="textWrapping"/>
      </w:r>
    </w:p>
    <w:p w:rsidR="00000000" w:rsidDel="00000000" w:rsidP="00000000" w:rsidRDefault="00000000" w:rsidRPr="00000000" w14:paraId="0000028D">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“Useless” Magic (Fate/Stay Night) (200)</w:t>
      </w:r>
      <w:r w:rsidDel="00000000" w:rsidR="00000000" w:rsidRPr="00000000">
        <w:rPr>
          <w:rtl w:val="0"/>
        </w:rPr>
        <w:t xml:space="preserve">: The basics are crucial, something so often ignored by all these elitist snobs. You’ve gained not only knowledge of the techniques</w:t>
      </w:r>
      <w:del w:author="hainley simpson" w:id="160" w:date="2023-04-28T18:02:08Z">
        <w:r w:rsidDel="00000000" w:rsidR="00000000" w:rsidRPr="00000000">
          <w:rPr>
            <w:rtl w:val="0"/>
          </w:rPr>
          <w:delText xml:space="preserve">t</w:delText>
        </w:r>
      </w:del>
      <w:r w:rsidDel="00000000" w:rsidR="00000000" w:rsidRPr="00000000">
        <w:rPr>
          <w:rtl w:val="0"/>
        </w:rPr>
        <w:t xml:space="preserve">, but near mastery of them. Reinforcement allows you to enhance the qualities of things, such as making a wooden stick as hard as steel, or increasing your vision to rival a hawk’s. Gradation Air allows you to project items using your mana, though these will always only be a hollow shell.</w:t>
        <w:br w:type="textWrapping"/>
      </w:r>
    </w:p>
    <w:p w:rsidR="00000000" w:rsidDel="00000000" w:rsidP="00000000" w:rsidRDefault="00000000" w:rsidRPr="00000000" w14:paraId="0000028E">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Sorcerer (Dragon’s Dogma: Dark Arisen) (200)</w:t>
      </w:r>
      <w:r w:rsidDel="00000000" w:rsidR="00000000" w:rsidRPr="00000000">
        <w:rPr>
          <w:rtl w:val="0"/>
        </w:rPr>
        <w:t xml:space="preserve">: Schooled in the arcane arts, Sorcerers deploy the deadliest of magicks in battle. From meteor showers, massive ice spikes, spheres of lightning, and deadly necromancy, Sorcerers are truly an awesome force to behold and should never be underestimated. Additionally, they can combine spellcasting with other Sorcerers to shorten the time required for invoking their spells - a process known as "Spell Synching". Certain Sorcerer spells have the ability to be cast in unison for both speed and power boosts.</w:t>
        <w:br w:type="textWrapping"/>
      </w:r>
    </w:p>
    <w:p w:rsidR="00000000" w:rsidDel="00000000" w:rsidP="00000000" w:rsidRDefault="00000000" w:rsidRPr="00000000" w14:paraId="0000028F">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Summon Spirits (How Not To Summon a Demon Lord) (200)</w:t>
      </w:r>
      <w:r w:rsidDel="00000000" w:rsidR="00000000" w:rsidRPr="00000000">
        <w:rPr>
          <w:rtl w:val="0"/>
        </w:rPr>
        <w:t xml:space="preserve">: Summoning is considered something of a joke in Cross Reverie, but for the adventurer who chooses to work alone they can be invaluable assistance. You possess a variety of summoning contracts with magical creatures and can combine your skills with those of your summons for much greater effectiveness. For example you might mix the clairvoyance skill of a Turkey Shot with the skill of an archer to snipe a target far beyond your own line of sight. This perk also grants you the knowledge to craft additional summoning contracts which you can apply to other sorts of magical creatures you might meet in your travels.</w:t>
        <w:br w:type="textWrapping"/>
      </w:r>
    </w:p>
    <w:p w:rsidR="00000000" w:rsidDel="00000000" w:rsidP="00000000" w:rsidRDefault="00000000" w:rsidRPr="00000000" w14:paraId="00000290">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Leaky Limiter (Mushoku Tensei) (200)</w:t>
      </w:r>
      <w:r w:rsidDel="00000000" w:rsidR="00000000" w:rsidRPr="00000000">
        <w:rPr>
          <w:rtl w:val="0"/>
        </w:rPr>
        <w:t xml:space="preserve">: Not satisfied with ten years? With this purchase you’ll always be able to train up your pool of the mana of this world. Good luck trying to find a place where you can exhaust your mountain crushing strength though.</w:t>
        <w:br w:type="textWrapping"/>
      </w:r>
    </w:p>
    <w:p w:rsidR="00000000" w:rsidDel="00000000" w:rsidP="00000000" w:rsidRDefault="00000000" w:rsidRPr="00000000" w14:paraId="00000291">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Elemental Magic (Mushoku Tensei) (200)</w:t>
      </w:r>
      <w:r w:rsidDel="00000000" w:rsidR="00000000" w:rsidRPr="00000000">
        <w:rPr>
          <w:rtl w:val="0"/>
        </w:rPr>
        <w:t xml:space="preserve">: These are the most common types of magic and those most associated with combat. These include: Fire, Water, Wind, and Earth. The elements can also be mixed to create new effects like steam or mud. You are skilled in Advanced Ranked magic in each.</w:t>
        <w:br w:type="textWrapping"/>
      </w:r>
    </w:p>
    <w:p w:rsidR="00000000" w:rsidDel="00000000" w:rsidP="00000000" w:rsidRDefault="00000000" w:rsidRPr="00000000" w14:paraId="00000292">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Healing Magic (Mushoku Tensei) (200)</w:t>
      </w:r>
      <w:r w:rsidDel="00000000" w:rsidR="00000000" w:rsidRPr="00000000">
        <w:rPr>
          <w:rtl w:val="0"/>
        </w:rPr>
        <w:t xml:space="preserve">: Whether through tutoring by the church or some rare books, you’ve come to gain a grasp over the Healing Magic. Healing Magic consists of the standard 7 ranks of this world and 4 systems: Healing, Barrier, Antidote, and Divine Attack. You have progressed to Advanced Rank in each.</w:t>
        <w:br w:type="textWrapping"/>
      </w:r>
    </w:p>
    <w:p w:rsidR="00000000" w:rsidDel="00000000" w:rsidP="00000000" w:rsidRDefault="00000000" w:rsidRPr="00000000" w14:paraId="00000293">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Magician (That Time I Was Reincarnated As A Slime) (200)</w:t>
      </w:r>
      <w:r w:rsidDel="00000000" w:rsidR="00000000" w:rsidRPr="00000000">
        <w:rPr>
          <w:rtl w:val="0"/>
        </w:rPr>
        <w:t xml:space="preserve">: For several years, you’ve studied magic at various places around the world and you can proudly say you’ve become proficient at the basics of all magic from Holy and Demonic, somehow, to Summoning Magic and beyond. While you don’t have any special talent for it you’ve worked hard and gotten quite skilled at using the magics you know. Otherworlders may have just been given the knowledge and ability by the [Voice of the World]</w:t>
        <w:br w:type="textWrapping"/>
      </w:r>
    </w:p>
    <w:p w:rsidR="00000000" w:rsidDel="00000000" w:rsidP="00000000" w:rsidRDefault="00000000" w:rsidRPr="00000000" w14:paraId="00000294">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Language Cheats (Generic Isekai) (200)</w:t>
      </w:r>
      <w:r w:rsidDel="00000000" w:rsidR="00000000" w:rsidRPr="00000000">
        <w:rPr>
          <w:rtl w:val="0"/>
        </w:rPr>
        <w:t xml:space="preserve">: </w:t>
      </w:r>
      <w:r w:rsidDel="00000000" w:rsidR="00000000" w:rsidRPr="00000000">
        <w:rPr>
          <w:highlight w:val="white"/>
          <w:rtl w:val="0"/>
        </w:rPr>
        <w:t xml:space="preserve">Isn’t it funny how enchanting items in Japanese lets you get around character limits when writing the runes? When it comes to supernatural abilities, it now no longer matters which language you use, so long as the meaning conveyed is the same.</w:t>
        <w:br w:type="textWrapping"/>
      </w:r>
    </w:p>
    <w:p w:rsidR="00000000" w:rsidDel="00000000" w:rsidP="00000000" w:rsidRDefault="00000000" w:rsidRPr="00000000" w14:paraId="00000295">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Magical Affinity (Generic Isekai) (200)</w:t>
      </w:r>
      <w:r w:rsidDel="00000000" w:rsidR="00000000" w:rsidRPr="00000000">
        <w:rPr>
          <w:rtl w:val="0"/>
        </w:rPr>
        <w:t xml:space="preserve">: </w:t>
      </w:r>
      <w:r w:rsidDel="00000000" w:rsidR="00000000" w:rsidRPr="00000000">
        <w:rPr>
          <w:highlight w:val="white"/>
          <w:rtl w:val="0"/>
        </w:rPr>
        <w:t xml:space="preserve">You have a natural affinity for a certain element, school, or style of magic. This makes it much easier to learn magic of this type, and it makes the spells more effective than they otherwise be. The more restrictive your selection is, the greater the boost. For scale, choosing fire magic would make you about ten times as effective. This perk can be purchased multiple times.</w:t>
        <w:br w:type="textWrapping"/>
      </w:r>
    </w:p>
    <w:p w:rsidR="00000000" w:rsidDel="00000000" w:rsidP="00000000" w:rsidRDefault="00000000" w:rsidRPr="00000000" w14:paraId="00000296">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Top Mage (I Saved Too Many Girls And Caused The Apocalypse) (200)</w:t>
      </w:r>
      <w:r w:rsidDel="00000000" w:rsidR="00000000" w:rsidRPr="00000000">
        <w:rPr>
          <w:rtl w:val="0"/>
        </w:rPr>
        <w:t xml:space="preserve">: Number of spells, mana output, raw magic might. Be elemental attacks, magic shields that protect you from all physical attacks, flight or dominion over seals. Certainly, your magic might be one of the best on Earth, the only being that could be said to equal you being Messiah Kyandistrapps. You aren’t invincible, of course, but there’s a limited amount of beings that could pose a serious threat to you, on Earth, at least.</w:t>
        <w:br w:type="textWrapping"/>
      </w:r>
    </w:p>
    <w:p w:rsidR="00000000" w:rsidDel="00000000" w:rsidP="00000000" w:rsidRDefault="00000000" w:rsidRPr="00000000" w14:paraId="00000297">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Self Transfiguration (Fantastic Beasts) (200)</w:t>
      </w:r>
      <w:r w:rsidDel="00000000" w:rsidR="00000000" w:rsidRPr="00000000">
        <w:rPr>
          <w:rtl w:val="0"/>
        </w:rPr>
        <w:t xml:space="preserve">: You may not be a true animagus but you have such a foundation that you doubt it would take you long to learn. You have a particular proficiency for transfiguring your own body parts to take on the appearance and qualities of animals you’ve encountered. This discipline while dangerous and tricky in the hands of another comes to you exceptionally easy and with minimal risk.</w:t>
        <w:br w:type="textWrapping"/>
      </w:r>
    </w:p>
    <w:p w:rsidR="00000000" w:rsidDel="00000000" w:rsidP="00000000" w:rsidRDefault="00000000" w:rsidRPr="00000000" w14:paraId="00000298">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Wand (Fantastic Beasts) (Free)</w:t>
      </w:r>
      <w:r w:rsidDel="00000000" w:rsidR="00000000" w:rsidRPr="00000000">
        <w:rPr>
          <w:rtl w:val="0"/>
        </w:rPr>
        <w:t xml:space="preserve">: A wand with a wood and core (from this setting) of your choice.</w:t>
        <w:br w:type="textWrapping"/>
      </w:r>
    </w:p>
    <w:p w:rsidR="00000000" w:rsidDel="00000000" w:rsidP="00000000" w:rsidRDefault="00000000" w:rsidRPr="00000000" w14:paraId="00000299">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Transfiguration Instruction Manual (N/A) (Free): </w:t>
      </w:r>
      <w:r w:rsidDel="00000000" w:rsidR="00000000" w:rsidRPr="00000000">
        <w:rPr>
          <w:rtl w:val="0"/>
        </w:rPr>
        <w:t xml:space="preserve">An instruction manual detailing the magic theory behind transfiguration magic. Includes several low-level transfiguration spells.</w:t>
        <w:br w:type="textWrapping"/>
      </w:r>
    </w:p>
    <w:p w:rsidR="00000000" w:rsidDel="00000000" w:rsidP="00000000" w:rsidRDefault="00000000" w:rsidRPr="00000000" w14:paraId="0000029A">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Magic Of Water (Final Fantasy—Mystic Quest Gauntlet) (200)</w:t>
      </w:r>
      <w:r w:rsidDel="00000000" w:rsidR="00000000" w:rsidRPr="00000000">
        <w:rPr>
          <w:rtl w:val="0"/>
        </w:rPr>
        <w:t xml:space="preserve">: The warrior-mage of Aquaria has no equal when it comes to the sheer raw potency of her spells and they devastate many a monster - unless you take this boon, then she will indeed have a peer in spellcasting at least. As the name implies, both watery woe and icy doom are not so woeful upon you.</w:t>
        <w:br w:type="textWrapping"/>
      </w:r>
    </w:p>
    <w:p w:rsidR="00000000" w:rsidDel="00000000" w:rsidP="00000000" w:rsidRDefault="00000000" w:rsidRPr="00000000" w14:paraId="0000029B">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Claw Expertise (Final Fantasy—Mystic Quest Gauntlet) (200)</w:t>
      </w:r>
      <w:r w:rsidDel="00000000" w:rsidR="00000000" w:rsidRPr="00000000">
        <w:rPr>
          <w:rtl w:val="0"/>
        </w:rPr>
        <w:t xml:space="preserve">: Claws are the weapons of wizards, created to both aid spellcasting and to serve as last resorts. Their secrets are yours. Claw weapons never fail to inflict their status ailments upon foes unless said foes are immune to them, and when wearing any claw, your magic is significantly bolstered in power.</w:t>
        <w:br w:type="textWrapping"/>
      </w:r>
    </w:p>
    <w:p w:rsidR="00000000" w:rsidDel="00000000" w:rsidP="00000000" w:rsidRDefault="00000000" w:rsidRPr="00000000" w14:paraId="0000029C">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Cat Claw (Final Fantasy—Mystic Quest gauntlet) (Free)</w:t>
      </w:r>
      <w:r w:rsidDel="00000000" w:rsidR="00000000" w:rsidRPr="00000000">
        <w:rPr>
          <w:rtl w:val="0"/>
        </w:rPr>
        <w:t xml:space="preserve">: A lightweight weapon meant for mages, it both slightly boosts the power of your magic, and can poison and paralyze those you scratch with it. Can also be used for rock climbing.</w:t>
        <w:br w:type="textWrapping"/>
      </w:r>
    </w:p>
    <w:p w:rsidR="00000000" w:rsidDel="00000000" w:rsidP="00000000" w:rsidRDefault="00000000" w:rsidRPr="00000000" w14:paraId="0000029D">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Charm Claw (Final Fantasy—Mystic Quest Gauntlet) (Free)</w:t>
      </w:r>
      <w:r w:rsidDel="00000000" w:rsidR="00000000" w:rsidRPr="00000000">
        <w:rPr>
          <w:rtl w:val="0"/>
        </w:rPr>
        <w:t xml:space="preserve">: Does not charm enemies despite the name, it is similar to the Cat Claw except it can confuse and blind enemies and put them to sleep.</w:t>
        <w:br w:type="textWrapping"/>
      </w:r>
    </w:p>
    <w:p w:rsidR="00000000" w:rsidDel="00000000" w:rsidP="00000000" w:rsidRDefault="00000000" w:rsidRPr="00000000" w14:paraId="0000029E">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Dragon Claw (Final Fantasy—Mystic Quest Gauntlet) (Free)</w:t>
      </w:r>
      <w:r w:rsidDel="00000000" w:rsidR="00000000" w:rsidRPr="00000000">
        <w:rPr>
          <w:rtl w:val="0"/>
        </w:rPr>
        <w:t xml:space="preserve">: Whether or not this Claw is from a dragon is debatable, but its ability is not in question. This fearsome weapon is similar to the Charm Claw and Cat Claw. However, instead of a small magic bonus it grants a large magic bonus, and Silence and Petrify are the maladies this armament can bestow upon your opponents. As if that wasn’t useful enough, this thing can even act as a grappling hook pulling you to places you otherwise cannot reach!</w:t>
        <w:br w:type="textWrapping"/>
      </w:r>
    </w:p>
    <w:p w:rsidR="00000000" w:rsidDel="00000000" w:rsidP="00000000" w:rsidRDefault="00000000" w:rsidRPr="00000000" w14:paraId="0000029F">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Mass Blaster (Final Fantasy—Mystic Quest Gauntlet) (200)</w:t>
      </w:r>
      <w:r w:rsidDel="00000000" w:rsidR="00000000" w:rsidRPr="00000000">
        <w:rPr>
          <w:rtl w:val="0"/>
        </w:rPr>
        <w:t xml:space="preserve">: Usually, when you cast this world’s magic on more than one target at once, its strength is divided between them, making it less effective, and reduced up to a third of its power (for damaging and healing spells) or prone to failing (for status and instant death spells). That is, unless you have this perk, which keeps your spells at full power and reliability no matter how many beings you throw a spell on at once. While this won’t let you hit entire armies at once with your spells, groups are fair game.</w:t>
        <w:br w:type="textWrapping"/>
      </w:r>
    </w:p>
    <w:p w:rsidR="00000000" w:rsidDel="00000000" w:rsidP="00000000" w:rsidRDefault="00000000" w:rsidRPr="00000000" w14:paraId="000002A0">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Astromancy (A Happy Harry Potter Fanfiction) (200)</w:t>
      </w:r>
      <w:r w:rsidDel="00000000" w:rsidR="00000000" w:rsidRPr="00000000">
        <w:rPr>
          <w:rtl w:val="0"/>
        </w:rPr>
        <w:t xml:space="preserve">: Maybe you were born under a rare cosmological sign, maybe the planets aligned upon your arrival, or maybe it's just luck but your connection to the stars and the movement of the spheres grants you a greater sense of time and the seasons. You know the exact date down to the millisecond if you just think about it, the perfect time to harvest ingredients or plant a garden, and the effect of the cosmos on the world. More than that the stars and their mysteries have an effect on you as well: your magic will be stronger at night, some signs and planets will affect certain spells more than others, you'll have endless stamina during the full moon, and possess perfect night vision. You'll also be capable of finding and harvesting truly rare ingredients such as stardust, sunshards, moonbeams, shadow threads, etc. You'll also have a natural understanding of the prophetic significance of the passage of the celestial bodies in the sky, day or night. Those conversations with centaurs will finally make sense to you.</w:t>
        <w:br w:type="textWrapping"/>
      </w:r>
      <w:r w:rsidDel="00000000" w:rsidR="00000000" w:rsidRPr="00000000">
        <w:rPr>
          <w:rtl w:val="0"/>
        </w:rPr>
      </w:r>
    </w:p>
    <w:p w:rsidR="00000000" w:rsidDel="00000000" w:rsidP="00000000" w:rsidRDefault="00000000" w:rsidRPr="00000000" w14:paraId="000002A1">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Mage (Re:Monster) (300)</w:t>
      </w:r>
      <w:r w:rsidDel="00000000" w:rsidR="00000000" w:rsidRPr="00000000">
        <w:rPr>
          <w:rtl w:val="0"/>
        </w:rPr>
        <w:t xml:space="preserve">: The magic system of this world works off of several systems for each type of magic, consisting of ten tiers of spell, with an individual’s affinity granting an innate access to a type of magic. For those with an affinity for a type of magic, they naturally gain a spell of each tier as their skills grow to the appropriate level for that type of magic, though a strong affinity is necessary to access truly high level spells. It is possible to learn magic of other types, or other spells of the same affinity beyond those gained from having an affinity for a type of magic, through study and perseverance, though having a bad affinity for a type of magic can inhibit or even completely prevent the use of certain types of spells.</w:t>
        <w:br w:type="textWrapping"/>
      </w:r>
    </w:p>
    <w:p w:rsidR="00000000" w:rsidDel="00000000" w:rsidP="00000000" w:rsidRDefault="00000000" w:rsidRPr="00000000" w14:paraId="000002A2">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Class System (Re:Monster) (Free)</w:t>
      </w:r>
      <w:r w:rsidDel="00000000" w:rsidR="00000000" w:rsidRPr="00000000">
        <w:rPr>
          <w:rtl w:val="0"/>
        </w:rPr>
        <w:t xml:space="preserve">: Humans are the only race in the entire world that use the class system instead of the evolution system. Classes are gained, and leveled, by performing certain tasks related to the class, such as farming for a farmer, crafting for a blacksmith, and practicing combat for a warrior. These may also be advanced through defeating opponents, though the degree this affects your level is based on how difficult a challenge the opponent is.</w:t>
        <w:br w:type="textWrapping"/>
      </w:r>
    </w:p>
    <w:p w:rsidR="00000000" w:rsidDel="00000000" w:rsidP="00000000" w:rsidRDefault="00000000" w:rsidRPr="00000000" w14:paraId="000002A3">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Elder Magic (Fire Emblem) (300)</w:t>
      </w:r>
      <w:r w:rsidDel="00000000" w:rsidR="00000000" w:rsidRPr="00000000">
        <w:rPr>
          <w:rtl w:val="0"/>
        </w:rPr>
        <w:t xml:space="preserve">: This school of magic is powerful but occasionally risky to use. One must allow dark magic to flow through them to control it, and for the weak willed it carries the risk of allowing darkness into the heart.</w:t>
        <w:br w:type="textWrapping"/>
      </w:r>
    </w:p>
    <w:p w:rsidR="00000000" w:rsidDel="00000000" w:rsidP="00000000" w:rsidRDefault="00000000" w:rsidRPr="00000000" w14:paraId="000002A4">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Anima Magic (Fire Emblem) (300)</w:t>
      </w:r>
      <w:r w:rsidDel="00000000" w:rsidR="00000000" w:rsidRPr="00000000">
        <w:rPr>
          <w:rtl w:val="0"/>
        </w:rPr>
        <w:t xml:space="preserve">: The traditional elemental magic spells fall under this school. With proper knowledge and tools, one can call upon the forces of fire, ice, lightning, and wind based spells.</w:t>
        <w:br w:type="textWrapping"/>
      </w:r>
    </w:p>
    <w:p w:rsidR="00000000" w:rsidDel="00000000" w:rsidP="00000000" w:rsidRDefault="00000000" w:rsidRPr="00000000" w14:paraId="000002A5">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Light Magic (Fire Emblem) (300)</w:t>
      </w:r>
      <w:r w:rsidDel="00000000" w:rsidR="00000000" w:rsidRPr="00000000">
        <w:rPr>
          <w:rtl w:val="0"/>
        </w:rPr>
        <w:t xml:space="preserve">: The magic associated with churches and goodness, but is only as good as the wielder. It is the flashiest, but also the weakest form of magic when used against non-evil targets.</w:t>
        <w:br w:type="textWrapping"/>
      </w:r>
    </w:p>
    <w:p w:rsidR="00000000" w:rsidDel="00000000" w:rsidP="00000000" w:rsidRDefault="00000000" w:rsidRPr="00000000" w14:paraId="000002A6">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Harbinger of Magic (Spyro) (300)</w:t>
      </w:r>
      <w:r w:rsidDel="00000000" w:rsidR="00000000" w:rsidRPr="00000000">
        <w:rPr>
          <w:rtl w:val="0"/>
        </w:rPr>
        <w:t xml:space="preserve">: As a being of magic you project an aura of raw magic that in large enough quantities allow weak spells, low power magitech, and magic reliant wildlife and fauna to function even thrive. It scales off of personal magic reserves and power. But it scales much faster when there are large numbers of those with this perk in a single place.</w:t>
        <w:br w:type="textWrapping"/>
      </w:r>
    </w:p>
    <w:p w:rsidR="00000000" w:rsidDel="00000000" w:rsidP="00000000" w:rsidRDefault="00000000" w:rsidRPr="00000000" w14:paraId="000002A7">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Cosmic Arts (Kingdom Hearts) (300)</w:t>
      </w:r>
      <w:r w:rsidDel="00000000" w:rsidR="00000000" w:rsidRPr="00000000">
        <w:rPr>
          <w:rtl w:val="0"/>
        </w:rPr>
        <w:t xml:space="preserve">: Fire! Thunder! Blizzard! All offensive spells you cast are noticeably more powerful. Magical fire will burn hotter and faster, magical blasts will hit harder, and your magic powered attacks will do more damage in general. This means you can throw your powerful spells at opponents for significantly less magical energy than you otherwise would have, or use the same amount of mana to do a good deal more damage. In addition, you know Firaga, Thundaga, and Blizzaga magics right off the bat, isn’t that nice?</w:t>
        <w:br w:type="textWrapping"/>
      </w:r>
    </w:p>
    <w:p w:rsidR="00000000" w:rsidDel="00000000" w:rsidP="00000000" w:rsidRDefault="00000000" w:rsidRPr="00000000" w14:paraId="000002A8">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Physical Magic (Demon King Daimao) (300)</w:t>
      </w:r>
      <w:r w:rsidDel="00000000" w:rsidR="00000000" w:rsidRPr="00000000">
        <w:rPr>
          <w:rtl w:val="0"/>
        </w:rPr>
        <w:t xml:space="preserve">: While some may use their mana to manifest fire or something else you use yours to manifest force. You may with some effort increase the damage you do physically by expending mana. A wooden sword could cut through a metal desk with this like butter. You could adapt this to many things with training.</w:t>
        <w:br w:type="textWrapping"/>
      </w:r>
    </w:p>
    <w:p w:rsidR="00000000" w:rsidDel="00000000" w:rsidP="00000000" w:rsidRDefault="00000000" w:rsidRPr="00000000" w14:paraId="000002A9">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Hybrid Vocation - Magick Archer (Dragon’s Dogma: Dark Arisen) (300)</w:t>
      </w:r>
      <w:r w:rsidDel="00000000" w:rsidR="00000000" w:rsidRPr="00000000">
        <w:rPr>
          <w:rtl w:val="0"/>
        </w:rPr>
        <w:t xml:space="preserve">: A skilled explorer and well-balanced adventurer. Equipped with magick bows, the Magick Archer is a class that weaves sorcery into every shot from their bow, ensuring that they always hit their mark. Magick Archers also blend sorcery into their daggers as well, making them a deadly class up close or from afar. Magick Archers do not require arrows and cannot use them with their specialized bows. They may charge magick arrows like spellcasters charge their spells.</w:t>
        <w:br w:type="textWrapping"/>
      </w:r>
    </w:p>
    <w:p w:rsidR="00000000" w:rsidDel="00000000" w:rsidP="00000000" w:rsidRDefault="00000000" w:rsidRPr="00000000" w14:paraId="000002AA">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Hybrid Vocation - Mystic Knight (Dragon’s Dogma: Dark Arisen) (300)</w:t>
      </w:r>
      <w:r w:rsidDel="00000000" w:rsidR="00000000" w:rsidRPr="00000000">
        <w:rPr>
          <w:rtl w:val="0"/>
        </w:rPr>
        <w:t xml:space="preserve">: Masters of sword and sorcery, the Mystic Knight deals devastating damage to foes on the battlefield with their enchanted weapons, while also defending against the most ferocious attacks with their magickal shields. A single skilled Mystic Knight is often an army unto themself. For armor medium armor sets are suited to Mystic Knights - as such iron is not favored, and composite materials are often used. Tough animal skins and hides are also a good choice.</w:t>
        <w:br w:type="textWrapping"/>
      </w:r>
    </w:p>
    <w:p w:rsidR="00000000" w:rsidDel="00000000" w:rsidP="00000000" w:rsidRDefault="00000000" w:rsidRPr="00000000" w14:paraId="000002AB">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Phasing Magic (Fairy Tail) (300)</w:t>
      </w:r>
      <w:r w:rsidDel="00000000" w:rsidR="00000000" w:rsidRPr="00000000">
        <w:rPr>
          <w:rtl w:val="0"/>
        </w:rPr>
        <w:t xml:space="preserve">: Allows the user to pass through solid objects without harming themselves or the object. This only works over short ranges, however.</w:t>
        <w:br w:type="textWrapping"/>
      </w:r>
    </w:p>
    <w:p w:rsidR="00000000" w:rsidDel="00000000" w:rsidP="00000000" w:rsidRDefault="00000000" w:rsidRPr="00000000" w14:paraId="000002AC">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Sleep Magic (Fairy Tail) (300)</w:t>
      </w:r>
      <w:r w:rsidDel="00000000" w:rsidR="00000000" w:rsidRPr="00000000">
        <w:rPr>
          <w:rtl w:val="0"/>
        </w:rPr>
        <w:t xml:space="preserve">: Allows the user to put one or several others to sleep, depending on how experienced with it they are.</w:t>
        <w:br w:type="textWrapping"/>
      </w:r>
    </w:p>
    <w:p w:rsidR="00000000" w:rsidDel="00000000" w:rsidP="00000000" w:rsidRDefault="00000000" w:rsidRPr="00000000" w14:paraId="000002AD">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Guns Magic (Fairy Tail) (300)</w:t>
      </w:r>
      <w:r w:rsidDel="00000000" w:rsidR="00000000" w:rsidRPr="00000000">
        <w:rPr>
          <w:rtl w:val="0"/>
        </w:rPr>
        <w:t xml:space="preserve">: Allows the user to load various types of magical bullets (usually with elemental enchantments) into guns and fire them so as to cast spells. This can even include candy bullets or bubble bullets.</w:t>
        <w:br w:type="textWrapping"/>
      </w:r>
    </w:p>
    <w:p w:rsidR="00000000" w:rsidDel="00000000" w:rsidP="00000000" w:rsidRDefault="00000000" w:rsidRPr="00000000" w14:paraId="000002AE">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Dancer Magic (Fairy Tail) (300)</w:t>
      </w:r>
      <w:r w:rsidDel="00000000" w:rsidR="00000000" w:rsidRPr="00000000">
        <w:rPr>
          <w:rtl w:val="0"/>
        </w:rPr>
        <w:t xml:space="preserve">: This allows the user to increase the fighting capability of allies in a ten-meter radius by dancing. This can also boost one’s own agility, allowing for excellent dodging of attacks.</w:t>
        <w:br w:type="textWrapping"/>
      </w:r>
    </w:p>
    <w:p w:rsidR="00000000" w:rsidDel="00000000" w:rsidP="00000000" w:rsidRDefault="00000000" w:rsidRPr="00000000" w14:paraId="000002AF">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Weapon Channeling (Hellsing) (300)</w:t>
      </w:r>
      <w:r w:rsidDel="00000000" w:rsidR="00000000" w:rsidRPr="00000000">
        <w:rPr>
          <w:rtl w:val="0"/>
        </w:rPr>
        <w:t xml:space="preserve">: You are skilled in augmenting your weapons with raw magical power. Blades will never break and will cut through almost anything, while guns will no longer need to be reloaded and you may cause projectiles to ricochet and change paths in midair. You may also channel this ability through your body with similar effects. Tiring if either ability is used extensively.</w:t>
        <w:br w:type="textWrapping"/>
      </w:r>
    </w:p>
    <w:p w:rsidR="00000000" w:rsidDel="00000000" w:rsidP="00000000" w:rsidRDefault="00000000" w:rsidRPr="00000000" w14:paraId="000002B0">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Magic Flow (Rising of the Shield Hero) (300)</w:t>
      </w:r>
      <w:r w:rsidDel="00000000" w:rsidR="00000000" w:rsidRPr="00000000">
        <w:rPr>
          <w:rtl w:val="0"/>
        </w:rPr>
        <w:t xml:space="preserve">: You gain a sense for the flow of mana, something the people of this world tend to use unconsciously. By expending mana when doing something, be it attacking or defending or even mixing a potion, you can improve its effect with no theoretical upper limit, though you very quickly reach diminishing returns.</w:t>
        <w:br w:type="textWrapping"/>
      </w:r>
    </w:p>
    <w:p w:rsidR="00000000" w:rsidDel="00000000" w:rsidP="00000000" w:rsidRDefault="00000000" w:rsidRPr="00000000" w14:paraId="000002B1">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Dragon Pulse Order (Rising of the Shield Hero) (300)</w:t>
      </w:r>
      <w:r w:rsidDel="00000000" w:rsidR="00000000" w:rsidRPr="00000000">
        <w:rPr>
          <w:rtl w:val="0"/>
        </w:rPr>
        <w:t xml:space="preserve">: You gain the ability to use the charged energy present in the environment to modify your own magical abilities, a skill that has gone almost extinct. While it would normally require someone to gain the blessing of a Dragon Emperor to learn, we’ll handwave it just for you. By taking energy colored by your surroundings, you may mix it to spells to modify the result, often very markedly. For example, if you had a source of fire nearby, you may take the energy of that fire and mix it with energy from the surrounding air to shape it into a breath attack. Or you may add an element to a spell you cast, though the effects of this type of magic tend not to be very big if you do not have a magical source nearby. Like, say, a friendly dragon willing to provide it. Or again, if you had an affinity for darkness, you could gather energy from the ground, somehow solve for darkness from it, and get black fire as a result. Like an equation, but with magic.</w:t>
        <w:br w:type="textWrapping"/>
      </w:r>
    </w:p>
    <w:p w:rsidR="00000000" w:rsidDel="00000000" w:rsidP="00000000" w:rsidRDefault="00000000" w:rsidRPr="00000000" w14:paraId="000002B2">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Notarikon (A Certain Magical Index) (300)</w:t>
      </w:r>
      <w:r w:rsidDel="00000000" w:rsidR="00000000" w:rsidRPr="00000000">
        <w:rPr>
          <w:rtl w:val="0"/>
        </w:rPr>
        <w:t xml:space="preserve">: A quick Kabbalah reading method that only uses the first letter of an alphabet. Buying this allows you to use it in conjunction with your magic, allowing for faster incantations and preventing others from understanding them. In addition, you also gain a high level of proficiency with spell interception, allowing you to disrupt a remote controlled golem, split weapons with magic flowing through them in half, and cast people in magical flight down, among others. Incantations go much faster now, and you’ll be tongue-tied less often.</w:t>
      </w:r>
      <w:r w:rsidDel="00000000" w:rsidR="00000000" w:rsidRPr="00000000">
        <w:rPr>
          <w:rtl w:val="0"/>
        </w:rPr>
        <w:br w:type="textWrapping"/>
      </w:r>
    </w:p>
    <w:p w:rsidR="00000000" w:rsidDel="00000000" w:rsidP="00000000" w:rsidRDefault="00000000" w:rsidRPr="00000000" w14:paraId="000002B3">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Best Left Forgotten (The Elder Scrolls V: Skyrim) (400)</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Some things are best left forgotten, for a good reason. It seems that is a lesson that you refused to internalize, at least in this particular instance, for you are a knowledgeable expert with immense talent on a specific 'discipline'. You even managed to sidestep and/or alleviate any issues associated with it normally.</w:t>
        <w:br w:type="textWrapping"/>
        <w:br w:type="textWrapping"/>
        <w:t xml:space="preserve">What discipline, you might ask? That depends on you. Perhaps you are like a necromancer of old, well beyond those neophytes that remain active after the purges of the mages guild? Perhaps you are a practitioner of Shadow Magic like Azra Nightwielder? Or maybe you found the Dwemer's tonal architecture/magic to be utterly fascinating. Whatever it is, you're really GOOD at it.</w:t>
        <w:br w:type="textWrapping"/>
      </w:r>
    </w:p>
    <w:p w:rsidR="00000000" w:rsidDel="00000000" w:rsidP="00000000" w:rsidRDefault="00000000" w:rsidRPr="00000000" w14:paraId="000002B4">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Magicka Reserve (N/A) (Free)</w:t>
      </w:r>
      <w:r w:rsidDel="00000000" w:rsidR="00000000" w:rsidRPr="00000000">
        <w:rPr>
          <w:rtl w:val="0"/>
        </w:rPr>
        <w:t xml:space="preserve">: You gain access to the Elder Scrolls magic system and a moderate magicka reserve to cast from. IF you’ve received this from another perk, gain a significant increase in your magicka reserve and spellcasting capabilities.</w:t>
        <w:br w:type="textWrapping"/>
      </w:r>
    </w:p>
    <w:p w:rsidR="00000000" w:rsidDel="00000000" w:rsidP="00000000" w:rsidRDefault="00000000" w:rsidRPr="00000000" w14:paraId="000002B5">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Basic Magic (Lord of the Rings) (400)</w:t>
      </w:r>
      <w:r w:rsidDel="00000000" w:rsidR="00000000" w:rsidRPr="00000000">
        <w:rPr>
          <w:rtl w:val="0"/>
        </w:rPr>
        <w:t xml:space="preserve">: You are in touch with the basics of magic. You can bless creatures, create light, and slightly affect objects at a distance</w:t>
      </w:r>
      <w:del w:author="Isaiah Perez" w:id="161" w:date="2021-07-01T07:02:46Z">
        <w:r w:rsidDel="00000000" w:rsidR="00000000" w:rsidRPr="00000000">
          <w:rPr>
            <w:rtl w:val="0"/>
          </w:rPr>
          <w:delText xml:space="preserve">3</w:delText>
        </w:r>
      </w:del>
      <w:r w:rsidDel="00000000" w:rsidR="00000000" w:rsidRPr="00000000">
        <w:rPr>
          <w:rtl w:val="0"/>
        </w:rPr>
        <w:t xml:space="preserve">. You may have the rudiments of the gift of prophecy, and your words hold power not their own.</w:t>
        <w:br w:type="textWrapping"/>
      </w:r>
    </w:p>
    <w:p w:rsidR="00000000" w:rsidDel="00000000" w:rsidP="00000000" w:rsidRDefault="00000000" w:rsidRPr="00000000" w14:paraId="000002B6">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Water Specialization - Lifebending (Avatar the Last Airbender) (400)</w:t>
      </w:r>
      <w:r w:rsidDel="00000000" w:rsidR="00000000" w:rsidRPr="00000000">
        <w:rPr>
          <w:rtl w:val="0"/>
        </w:rPr>
        <w:t xml:space="preserve">: Water is the source of all life, and all life is a source of water. You are one of the rare waterbenders able to access this source, bending water within living organisms. Aside from enhancing your healing, you may now control water within plants, leeching it from them or twisting them into any shape you desire. However, under the full moon, you gain the power to blood bend, controlling animals and even humans as your puppets, or leaving them as desiccated corpses. With time, you may truly master this art, blood bending even in the light of day.</w:t>
        <w:br w:type="textWrapping"/>
      </w:r>
    </w:p>
    <w:p w:rsidR="00000000" w:rsidDel="00000000" w:rsidP="00000000" w:rsidRDefault="00000000" w:rsidRPr="00000000" w14:paraId="000002B7">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Bending Arts - Water (Avatar the Last Airbender) (Free)</w:t>
      </w:r>
      <w:r w:rsidDel="00000000" w:rsidR="00000000" w:rsidRPr="00000000">
        <w:rPr>
          <w:rtl w:val="0"/>
        </w:rPr>
        <w:t xml:space="preserve">: You were born with the ability to manipulate water and have been trained in its use. The bending arts differ from element to element, but always involve a combination of physical movements designed to evoke that element, focused with the will of the bender. Bending an element provides substantial control over it, allowing you to move it, shape it, and direct it, though the exact nature of each depends on the individual element. It should be noted, however, that you cannot actually create an element - though firebenders can transform their body heat into a raging inferno and airbenders can make their breath from their lungs into a gale.</w:t>
        <w:br w:type="textWrapping"/>
      </w:r>
    </w:p>
    <w:p w:rsidR="00000000" w:rsidDel="00000000" w:rsidP="00000000" w:rsidRDefault="00000000" w:rsidRPr="00000000" w14:paraId="000002B8">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Earth Specialization - Metalbending (Avatar the Last Airbender) (400)</w:t>
      </w:r>
      <w:r w:rsidDel="00000000" w:rsidR="00000000" w:rsidRPr="00000000">
        <w:rPr>
          <w:rtl w:val="0"/>
        </w:rPr>
        <w:t xml:space="preserve">: Long thought to be impossible, you are able to sense and bend the tiniest impurities of earth within metal, target them, and use them to bend the metal itself. Though much more difficult than earthbending, mastery of this art will enable you to move and shape metal objects as you please, tearing through solid steel like it was tissue paper or tossing tanks like childrens’ toys. However, as an earthbending specialty, this will only work on metals with impurities; completely pure metal will forever be out of your ability to control.</w:t>
        <w:br w:type="textWrapping"/>
      </w:r>
    </w:p>
    <w:p w:rsidR="00000000" w:rsidDel="00000000" w:rsidP="00000000" w:rsidRDefault="00000000" w:rsidRPr="00000000" w14:paraId="000002B9">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Bending Arts - Earth (Avatar the Last Airbender) (Free)</w:t>
      </w:r>
      <w:r w:rsidDel="00000000" w:rsidR="00000000" w:rsidRPr="00000000">
        <w:rPr>
          <w:rtl w:val="0"/>
        </w:rPr>
        <w:t xml:space="preserve">: You were born with the ability to manipulate earth and have been trained in its use. The bending arts differ from element to element, but always involve a combination of physical movements designed to evoke that element, focused with the will of the bender. Bending an element provides substantial control over it, allowing you to move it, shape it, and direct it, though the exact nature of each depends on the individual element. It should be noted, however, that you cannot actually create an element - though firebenders can transform their body heat into a raging inferno and airbenders can make their breath from their lungs into a gale.</w:t>
        <w:br w:type="textWrapping"/>
      </w:r>
    </w:p>
    <w:p w:rsidR="00000000" w:rsidDel="00000000" w:rsidP="00000000" w:rsidRDefault="00000000" w:rsidRPr="00000000" w14:paraId="000002BA">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Air Specialization - Pressurebending (Avatar the Last Airbender) (400)</w:t>
      </w:r>
      <w:r w:rsidDel="00000000" w:rsidR="00000000" w:rsidRPr="00000000">
        <w:rPr>
          <w:rtl w:val="0"/>
        </w:rPr>
        <w:t xml:space="preserve">: You have learned a unique form of airbending invented right before the genocide, utilizing a combination of wind and movement of air to create areas of </w:t>
      </w:r>
      <w:ins w:author="TheZimon04" w:id="162" w:date="2023-06-07T15:09:11Z">
        <w:r w:rsidDel="00000000" w:rsidR="00000000" w:rsidRPr="00000000">
          <w:rPr>
            <w:rtl w:val="0"/>
            <w:rPrChange w:author="TheZimon04" w:id="163" w:date="2023-06-07T15:09:11Z">
              <w:rPr/>
            </w:rPrChange>
          </w:rPr>
          <w:t xml:space="preserve">extremely high</w:t>
        </w:r>
      </w:ins>
      <w:del w:author="TheZimon04" w:id="162" w:date="2023-06-07T15:09:11Z">
        <w:r w:rsidDel="00000000" w:rsidR="00000000" w:rsidRPr="00000000">
          <w:rPr>
            <w:rtl w:val="0"/>
            <w:rPrChange w:author="TheZimon04" w:id="163" w:date="2023-06-07T15:09:11Z">
              <w:rPr/>
            </w:rPrChange>
          </w:rPr>
          <w:delText xml:space="preserve">extremelyhigh</w:delText>
        </w:r>
      </w:del>
      <w:r w:rsidDel="00000000" w:rsidR="00000000" w:rsidRPr="00000000">
        <w:rPr>
          <w:rtl w:val="0"/>
        </w:rPr>
        <w:t xml:space="preserve"> pressure. By preventing these areas from equalizing by surrounding it in a shell of high speed wind, the pressure within these shells causes the air within to act as if it was solid, effectively letting you create short-lived objects. This art can also be used to create extremely low-pressure zones, and if you master it, you may even be able to create true vacuums.</w:t>
        <w:br w:type="textWrapping"/>
      </w:r>
    </w:p>
    <w:p w:rsidR="00000000" w:rsidDel="00000000" w:rsidP="00000000" w:rsidRDefault="00000000" w:rsidRPr="00000000" w14:paraId="000002BB">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Bending Arts - Air (Avatar the Last Airbender) (Free)</w:t>
      </w:r>
      <w:r w:rsidDel="00000000" w:rsidR="00000000" w:rsidRPr="00000000">
        <w:rPr>
          <w:rtl w:val="0"/>
        </w:rPr>
        <w:t xml:space="preserve">: You were born with the ability to manipulate air and have been trained in its use. The bending arts differ from element to element, but always involve a combination of physical movements designed to evoke that element, focused with the will of the bender. Bending an element provides substantial control over it, allowing you to move it, shape it, and direct it, though the exact nature of each depends on the individual element. It should be noted, however, that you cannot actually create an element - though firebenders can transform their body heat into a raging inferno and airbenders can make their breath from their lungs into a gale.</w:t>
        <w:br w:type="textWrapping"/>
      </w:r>
    </w:p>
    <w:p w:rsidR="00000000" w:rsidDel="00000000" w:rsidP="00000000" w:rsidRDefault="00000000" w:rsidRPr="00000000" w14:paraId="000002BC">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Fire Specialization - Lightningbending (Avatar the Last Airbender) (400)</w:t>
      </w:r>
      <w:r w:rsidDel="00000000" w:rsidR="00000000" w:rsidRPr="00000000">
        <w:rPr>
          <w:rtl w:val="0"/>
        </w:rPr>
        <w:t xml:space="preserve">: You are one of the very few sets of firebenders able to separate positive and negative energy within your body, using this imbalance to create lightning. A dangerous and difficult art, it requires an absence of emotion and peace of mind; any deviation can prove fatal. However, its power is unrivaled, making those able to utilize it extremely feared. You have also mastered the art of lightning redirection, guiding electricity through your body before expelling it harmlessly..</w:t>
        <w:br w:type="textWrapping"/>
      </w:r>
    </w:p>
    <w:p w:rsidR="00000000" w:rsidDel="00000000" w:rsidP="00000000" w:rsidRDefault="00000000" w:rsidRPr="00000000" w14:paraId="000002BD">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Bending Arts - Fire (Avatar the Last Airbender) (Free)</w:t>
      </w:r>
      <w:r w:rsidDel="00000000" w:rsidR="00000000" w:rsidRPr="00000000">
        <w:rPr>
          <w:rtl w:val="0"/>
        </w:rPr>
        <w:t xml:space="preserve">: You were born with the ability to manipulate air and have been trained in its use. The bending arts differ from element to element, but always involve a combination of physical movements designed to evoke that element, focused with the will of the bender. Bending an element provides substantial control over it, allowing you to move it, shape it, and direct it, though the exact nature of each depends on the individual element. It should be noted, however, that you cannot actually create an element - though firebenders can transform their body heat into a raging inferno and airbenders can make their breath from their lungs into a gale.</w:t>
        <w:br w:type="textWrapping"/>
      </w:r>
    </w:p>
    <w:p w:rsidR="00000000" w:rsidDel="00000000" w:rsidP="00000000" w:rsidRDefault="00000000" w:rsidRPr="00000000" w14:paraId="000002BE">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Enchantment! (Dragon Age Inquisition) (400)</w:t>
      </w:r>
      <w:r w:rsidDel="00000000" w:rsidR="00000000" w:rsidRPr="00000000">
        <w:rPr>
          <w:rtl w:val="0"/>
        </w:rPr>
        <w:t xml:space="preserve">: You know how to infuse objects with various powers by inscribing those objects with lyrium enhanced runes.</w:t>
        <w:br w:type="textWrapping"/>
      </w:r>
    </w:p>
    <w:p w:rsidR="00000000" w:rsidDel="00000000" w:rsidP="00000000" w:rsidRDefault="00000000" w:rsidRPr="00000000" w14:paraId="000002BF">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Lyrium (Dragon Age Inquisition) (Free)</w:t>
      </w:r>
      <w:r w:rsidDel="00000000" w:rsidR="00000000" w:rsidRPr="00000000">
        <w:rPr>
          <w:rtl w:val="0"/>
        </w:rPr>
        <w:t xml:space="preserve">: A wooden, ironbound chest filled with twenty vials of lyrium. Vials will replenish within one week of use.</w:t>
        <w:br w:type="textWrapping"/>
      </w:r>
    </w:p>
    <w:p w:rsidR="00000000" w:rsidDel="00000000" w:rsidP="00000000" w:rsidRDefault="00000000" w:rsidRPr="00000000" w14:paraId="000002C0">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Masterful Magi - Knight Enchanter (Dragon Age Inquisition) (400)</w:t>
      </w:r>
      <w:r w:rsidDel="00000000" w:rsidR="00000000" w:rsidRPr="00000000">
        <w:rPr>
          <w:rtl w:val="0"/>
        </w:rPr>
        <w:t xml:space="preserve">: Mages who have a special dispensation from the Chantry to serve in battle. These mages can summon powerful magical blades from the Fade and learn how to increase their combat mobility, greatly increase their melee damage and melee defense. You gain knowledge in how to cast these spells in whichever magic systems you have access to, as well as new magic systems you obtain.</w:t>
        <w:br w:type="textWrapping"/>
      </w:r>
    </w:p>
    <w:p w:rsidR="00000000" w:rsidDel="00000000" w:rsidP="00000000" w:rsidRDefault="00000000" w:rsidRPr="00000000" w14:paraId="000002C1">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Masterful Magi - Necromancer (Dragon Age Inquisition) (400)</w:t>
      </w:r>
      <w:r w:rsidDel="00000000" w:rsidR="00000000" w:rsidRPr="00000000">
        <w:rPr>
          <w:rtl w:val="0"/>
        </w:rPr>
        <w:t xml:space="preserve">: This specialty deals with the binding of spirits. Bound spirits can be used to inflict fear on enemies, raise the undead, and infect enemies with explosive results. You gain knowledge in how to cast these spells in whichever magic systems you have access to, as well as new magic systems you obtain.</w:t>
        <w:br w:type="textWrapping"/>
      </w:r>
    </w:p>
    <w:p w:rsidR="00000000" w:rsidDel="00000000" w:rsidP="00000000" w:rsidRDefault="00000000" w:rsidRPr="00000000" w14:paraId="000002C2">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Masterful Magi - Rift Mage (Dragon Age Inquisition) (400)</w:t>
      </w:r>
      <w:r w:rsidDel="00000000" w:rsidR="00000000" w:rsidRPr="00000000">
        <w:rPr>
          <w:rtl w:val="0"/>
        </w:rPr>
        <w:t xml:space="preserve">: By drawing on the force of the Fade, these mages gain unparalleled control of the battlefield. Pulling matter from the Fade will allow for the creation of massive weapons and restraints to destroy enemies and degrade their mobility. You gain knowledge in how to cast these spells in whichever magic systems you have access to, as well as new magic systems you obtain.</w:t>
        <w:br w:type="textWrapping"/>
      </w:r>
    </w:p>
    <w:p w:rsidR="00000000" w:rsidDel="00000000" w:rsidP="00000000" w:rsidRDefault="00000000" w:rsidRPr="00000000" w14:paraId="000002C3">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Spirits (Inheritance Cycle) (400)</w:t>
      </w:r>
      <w:r w:rsidDel="00000000" w:rsidR="00000000" w:rsidRPr="00000000">
        <w:rPr>
          <w:rtl w:val="0"/>
        </w:rPr>
        <w:t xml:space="preserve">: You can call upon the spirits of the world around you, not the dead but "natural" beings of magic that answer your call. They can allow you to wield great and devastating powers, both making your Magic more powerful and widespread, and making you faster and stronger as a person. Be warned, if you aren't careful with them the Spirits could overtake you, turning you into a monstrous Shade with no control over your actions.</w:t>
        <w:br w:type="textWrapping"/>
      </w:r>
    </w:p>
    <w:p w:rsidR="00000000" w:rsidDel="00000000" w:rsidP="00000000" w:rsidRDefault="00000000" w:rsidRPr="00000000" w14:paraId="000002C4">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Corruption Adept (Spyro) (400)</w:t>
      </w:r>
      <w:r w:rsidDel="00000000" w:rsidR="00000000" w:rsidRPr="00000000">
        <w:rPr>
          <w:rtl w:val="0"/>
        </w:rPr>
        <w:t xml:space="preserve">: Being evil and highly enthusiastic for the unknown can be dangerous. And few things are immune to the corrupting power of DARKNESS. Not many show resistance and even fewer show immunity. For you it's a little different, the corruption could easily set in and corrode you from the inside, or at least attempt to. But you only show outward signs of it. You now reap the rewards of its physical benefits, the insignificant corruption has no sway over your mind. But good luck trying to convince anyone else you're still you however. For any other corruption effects, instead of corrupting your mind it will only corrupt your body.</w:t>
        <w:br w:type="textWrapping"/>
      </w:r>
    </w:p>
    <w:p w:rsidR="00000000" w:rsidDel="00000000" w:rsidP="00000000" w:rsidRDefault="00000000" w:rsidRPr="00000000" w14:paraId="000002C5">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Dark Wisdom (Overlord) (400)</w:t>
      </w:r>
      <w:r w:rsidDel="00000000" w:rsidR="00000000" w:rsidRPr="00000000">
        <w:rPr>
          <w:rtl w:val="0"/>
        </w:rPr>
        <w:t xml:space="preserve">: You’ve attained a rare and dangerous knowledge, Magic Caster. Your mind now swirls with the knowledge of magic, theory, and artifice. You now possess the ability to learn any number of spells, regardless of normal restrictions or the normal limits of your mind and memory, and further you can learn to convert the spells and magics of systems unfamiliar to you such that you can cast them with a magic system you are familiar with. You are not joining or fusing magic systems, merely converting spells from one into another. This takes effort and study however, and whether or not it will be worthwhile depends on how interested you are in devoting the time to it. Additionally so long as you’ve seen a spell cast at least once you will, with time and effort, be able to puzzle out its workings. You may need to see it cast multiple times however to glean everything there is to know, so that you might add it to your own list of spells. This ability, likewise, will take time and effort.</w:t>
        <w:br w:type="textWrapping"/>
      </w:r>
    </w:p>
    <w:p w:rsidR="00000000" w:rsidDel="00000000" w:rsidP="00000000" w:rsidRDefault="00000000" w:rsidRPr="00000000" w14:paraId="000002C6">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High Speed Incantations (Fate/Stay Night) (400)</w:t>
      </w:r>
      <w:r w:rsidDel="00000000" w:rsidR="00000000" w:rsidRPr="00000000">
        <w:rPr>
          <w:rtl w:val="0"/>
        </w:rPr>
        <w:t xml:space="preserve">: A rare and much sought after skill, one possessed by the Blue herself. This skill allows you to cast magic incantations in half the time, regardless of their length or complexity, while retaining the full power of the spell.</w:t>
        <w:br w:type="textWrapping"/>
      </w:r>
    </w:p>
    <w:p w:rsidR="00000000" w:rsidDel="00000000" w:rsidP="00000000" w:rsidRDefault="00000000" w:rsidRPr="00000000" w14:paraId="000002C7">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Runes (Fate/Stay Night) (400)</w:t>
      </w:r>
      <w:r w:rsidDel="00000000" w:rsidR="00000000" w:rsidRPr="00000000">
        <w:rPr>
          <w:rtl w:val="0"/>
        </w:rPr>
        <w:t xml:space="preserve">: You now have a rudimentary knowledge of Runes, and will fairly easily pick up the rest. At first, you can only create small lights or heal cuts and bruises, but soon enough you may be able to fire blasts of elements or greatly enhance your physical body with them.</w:t>
        <w:br w:type="textWrapping"/>
      </w:r>
    </w:p>
    <w:p w:rsidR="00000000" w:rsidDel="00000000" w:rsidP="00000000" w:rsidRDefault="00000000" w:rsidRPr="00000000" w14:paraId="000002C8">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Workshop Master (The Gamer) (400)</w:t>
      </w:r>
      <w:r w:rsidDel="00000000" w:rsidR="00000000" w:rsidRPr="00000000">
        <w:rPr>
          <w:rtl w:val="0"/>
        </w:rPr>
        <w:t xml:space="preserve">: Naturally, in a world with magic, some people will try to create permanent effects that can be utilized by anyone, with varying degrees of success. You learn how to enchant various objects with magical effects. What is supernatural is your ability to replicate almost any magical effect, if you are able to create it, or have an existing enchanted item to study. These items require rare and expensive reagents to create, scaling with the power and complexity of the enchantment. Even the simplest enchantment will still take a few days to complete, with the most powerful, the type of thing you might see on the chosen weapon of a deity, requiring thousands of years.</w:t>
        <w:br w:type="textWrapping"/>
      </w:r>
    </w:p>
    <w:p w:rsidR="00000000" w:rsidDel="00000000" w:rsidP="00000000" w:rsidRDefault="00000000" w:rsidRPr="00000000" w14:paraId="000002C9">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Solid Script Magic (Fairy Tail) (400)</w:t>
      </w:r>
      <w:r w:rsidDel="00000000" w:rsidR="00000000" w:rsidRPr="00000000">
        <w:rPr>
          <w:rtl w:val="0"/>
        </w:rPr>
        <w:t xml:space="preserve">: The user can cast spells by writing words corresponding to the effect – for instance, writing the word “FIRE” in the air would create an image of the word “FIRE” made out of fire that could be launched at opponents. This cannot be used to create creatures, nor can it be used to bring about any spell more powerful than the caster could use otherwise.</w:t>
        <w:br w:type="textWrapping"/>
      </w:r>
    </w:p>
    <w:p w:rsidR="00000000" w:rsidDel="00000000" w:rsidP="00000000" w:rsidRDefault="00000000" w:rsidRPr="00000000" w14:paraId="000002CA">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Slowing Magic (Fairy Tail) (400)</w:t>
      </w:r>
      <w:r w:rsidDel="00000000" w:rsidR="00000000" w:rsidRPr="00000000">
        <w:rPr>
          <w:rtl w:val="0"/>
        </w:rPr>
        <w:t xml:space="preserve">: Allows the user to slow down opponents that are within a certain radius of them when they cast it, simply by altering their targets' perception of time. However, anything not caught in the radius is completely unaffected by the spell, even if it enters the radius later while the spell is still at work.</w:t>
        <w:br w:type="textWrapping"/>
      </w:r>
    </w:p>
    <w:p w:rsidR="00000000" w:rsidDel="00000000" w:rsidP="00000000" w:rsidRDefault="00000000" w:rsidRPr="00000000" w14:paraId="000002CB">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Palm Magic (Fairy Tail) (400)</w:t>
      </w:r>
      <w:r w:rsidDel="00000000" w:rsidR="00000000" w:rsidRPr="00000000">
        <w:rPr>
          <w:rtl w:val="0"/>
        </w:rPr>
        <w:t xml:space="preserve">: The user gains the ability to channel magic power into the palms of their hands, allowing for potent palm strikes capable of smashing boulders, among other effects.</w:t>
        <w:br w:type="textWrapping"/>
      </w:r>
    </w:p>
    <w:p w:rsidR="00000000" w:rsidDel="00000000" w:rsidP="00000000" w:rsidRDefault="00000000" w:rsidRPr="00000000" w14:paraId="000002CC">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Sword Magic (Fairy Tail) (400)</w:t>
      </w:r>
      <w:r w:rsidDel="00000000" w:rsidR="00000000" w:rsidRPr="00000000">
        <w:rPr>
          <w:rtl w:val="0"/>
        </w:rPr>
        <w:t xml:space="preserve">: The user gains the ability to channel magic power through swords to reflect various effects, as well as telekinetic control of numerous swords at a time. The number of swords starts at four or so, but will grow with time, practice, and storage space.</w:t>
        <w:br w:type="textWrapping"/>
      </w:r>
    </w:p>
    <w:p w:rsidR="00000000" w:rsidDel="00000000" w:rsidP="00000000" w:rsidRDefault="00000000" w:rsidRPr="00000000" w14:paraId="000002CD">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Spirit Magic (Familiar of Zero) (400)</w:t>
      </w:r>
      <w:r w:rsidDel="00000000" w:rsidR="00000000" w:rsidRPr="00000000">
        <w:rPr>
          <w:rtl w:val="0"/>
        </w:rPr>
        <w:t xml:space="preserve">: You're able to use the magic of the Firstborn races, calling upon the spirits of the world just as the elves and other non-humans do. Backed by the strength of the land, this magic outclasses even the strongest manifestations of human willpower, such that a single combat-trained elven mage can break an army of thousands. It has two critical weaknesses, however. First, Spirit Magic is strongest on the ground, and grows weaker as your distance from the land increases. The other weakness is Void Magic, which disrupts Spirit Magic and can kill the spirits that power it, rendering it unusable in the local area for millennia to come - which has dire consequences.</w:t>
        <w:br w:type="textWrapping"/>
      </w:r>
    </w:p>
    <w:p w:rsidR="00000000" w:rsidDel="00000000" w:rsidP="00000000" w:rsidRDefault="00000000" w:rsidRPr="00000000" w14:paraId="000002CE">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Chi Channeling (Jade Empire) (400)</w:t>
      </w:r>
      <w:r w:rsidDel="00000000" w:rsidR="00000000" w:rsidRPr="00000000">
        <w:rPr>
          <w:rtl w:val="0"/>
        </w:rPr>
        <w:t xml:space="preserve">: Years of rigorous study have paid off, and you can now control your chi with astounding grace. Using it to heal, channeling it to strike ghosts and demons and enhance your blows, or striking another’s chi points with Spirit Thief and stealing theirs: all child’s play to you.</w:t>
        <w:br w:type="textWrapping"/>
      </w:r>
    </w:p>
    <w:p w:rsidR="00000000" w:rsidDel="00000000" w:rsidP="00000000" w:rsidRDefault="00000000" w:rsidRPr="00000000" w14:paraId="000002CF">
      <w:pPr>
        <w:pageBreakBefore w:val="0"/>
        <w:numPr>
          <w:ilvl w:val="1"/>
          <w:numId w:val="1"/>
        </w:numPr>
        <w:ind w:left="1440" w:hanging="360"/>
        <w:rPr>
          <w:ins w:author="Harsh Garcha" w:id="164" w:date="2023-11-11T19:20:04Z"/>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Arcanist (Pathfinder) (400)</w:t>
      </w:r>
      <w:r w:rsidDel="00000000" w:rsidR="00000000" w:rsidRPr="00000000">
        <w:rPr>
          <w:rtl w:val="0"/>
        </w:rPr>
        <w:t xml:space="preserve">: Arcanist’s lie somewhere between a Sorcerer and Wizard. Instead</w:t>
      </w:r>
      <w:ins w:author="Harsh Garcha" w:id="164" w:date="2023-11-11T19:20:04Z">
        <w:r w:rsidDel="00000000" w:rsidR="00000000" w:rsidRPr="00000000">
          <w:rPr>
            <w:rtl w:val="0"/>
          </w:rPr>
        </w:r>
      </w:ins>
    </w:p>
    <w:p w:rsidR="00000000" w:rsidDel="00000000" w:rsidP="00000000" w:rsidRDefault="00000000" w:rsidRPr="00000000" w14:paraId="000002D0">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rtl w:val="0"/>
        </w:rPr>
        <w:t xml:space="preserve"> of preparing spells normally, they choose what spells they know and may cast them as many times as they are able, similar to a sorcerer. Arcanists adore magic in all the forms it takes, even the less orthodox, and as such gain access to a reservoir of raw arcane energy with which to perform the subtle hacks and shortcuts. This enables you the usage of Exploits, which enable the Arcanist to tweak active spells, disrupt opposing spells, teleporting short distances and a number of other interesting effects. In time, you’ll accrue more of these Exploits. Additionally, although you can only convert spells into energy, you may learn the reverse, as well as siphoning the energy of magic items to fuel your spellcasting.</w:t>
        <w:br w:type="textWrapping"/>
      </w:r>
    </w:p>
    <w:p w:rsidR="00000000" w:rsidDel="00000000" w:rsidP="00000000" w:rsidRDefault="00000000" w:rsidRPr="00000000" w14:paraId="000002D1">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I Made It Myself (The Legend Of Neil) (400)</w:t>
      </w:r>
      <w:r w:rsidDel="00000000" w:rsidR="00000000" w:rsidRPr="00000000">
        <w:rPr>
          <w:rtl w:val="0"/>
        </w:rPr>
        <w:t xml:space="preserve">: You can make amazingly powerful, crappy-looking, magical items. Go on! Take it. These usually come with some drawback, like needing to be at full health to take advantage of their most powerful effects, and looking like you made it out of cardboard, paper mache, and lumber.</w:t>
        <w:br w:type="textWrapping"/>
      </w:r>
    </w:p>
    <w:p w:rsidR="00000000" w:rsidDel="00000000" w:rsidP="00000000" w:rsidRDefault="00000000" w:rsidRPr="00000000" w14:paraId="000002D2">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A Sacred Soul (The Legend of Zelda: Ocarina of Time) (400)</w:t>
      </w:r>
      <w:r w:rsidDel="00000000" w:rsidR="00000000" w:rsidRPr="00000000">
        <w:rPr>
          <w:rtl w:val="0"/>
        </w:rPr>
        <w:t xml:space="preserve">: Born with inherent magic similarly to Zelda, you hold a heritage capable of using magic naturally without the need to call upon the powers of nature or the goddesses...though not quite on par with the Sorcerer King utilizing the Triforce of Power. With this noble lineage, you can perform a variety of magical phenomena such as ghost lights, phantom images, magical sounds and with training and time could even replicate weaker versions of the 3 Goddesses’ spells(Naryu’s Love, Farore’s Wind and Din’s Fire) without using magical energy. Finally, you are able to use this magic to weave power into notes and songs - such as those of the Bolero of Fire or the Nocturne of Darkness. Who knows what more you could do if you borrow the powers of the heavens and earth for your cause?</w:t>
        <w:br w:type="textWrapping"/>
      </w:r>
    </w:p>
    <w:p w:rsidR="00000000" w:rsidDel="00000000" w:rsidP="00000000" w:rsidRDefault="00000000" w:rsidRPr="00000000" w14:paraId="000002D3">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Gifted (Generic Isekai) (400)</w:t>
      </w:r>
      <w:r w:rsidDel="00000000" w:rsidR="00000000" w:rsidRPr="00000000">
        <w:rPr>
          <w:rtl w:val="0"/>
        </w:rPr>
        <w:t xml:space="preserve">: </w:t>
      </w:r>
      <w:r w:rsidDel="00000000" w:rsidR="00000000" w:rsidRPr="00000000">
        <w:rPr>
          <w:highlight w:val="white"/>
          <w:rtl w:val="0"/>
        </w:rPr>
        <w:t xml:space="preserve">You possess a unique magical gift, such as sorcerous element manipulation, a universal affinity that boosts all magic and allows you to learn otherwise restricted spells, or an innate property of your body’s mana that makes it more potent.</w:t>
        <w:br w:type="textWrapping"/>
      </w:r>
    </w:p>
    <w:p w:rsidR="00000000" w:rsidDel="00000000" w:rsidP="00000000" w:rsidRDefault="00000000" w:rsidRPr="00000000" w14:paraId="000002D4">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Inherent Arcana (Generic Dragon) (400)</w:t>
      </w:r>
      <w:r w:rsidDel="00000000" w:rsidR="00000000" w:rsidRPr="00000000">
        <w:rPr>
          <w:rtl w:val="0"/>
        </w:rPr>
        <w:t xml:space="preserve">: You are magical to the core. Each and every part of your body radiates mana, to the point that your mere presence strengthens magic like a leyline or other place of power. Your discarded scales and other sheddings (feathers, broken claws and teeth, et cetera) are ideal for forming the core of magical items, made either by your hand or another's. Your blood is loaded with your Aspect's power; a fire dragon's blood burns hotter than any mundane flame, while a forest dragon's blood would sprout plants wherever it fell.</w:t>
        <w:br w:type="textWrapping"/>
      </w:r>
    </w:p>
    <w:p w:rsidR="00000000" w:rsidDel="00000000" w:rsidP="00000000" w:rsidRDefault="00000000" w:rsidRPr="00000000" w14:paraId="000002D5">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Mystic Eyes of Permanence (Generic Isekai) (400)</w:t>
      </w:r>
      <w:r w:rsidDel="00000000" w:rsidR="00000000" w:rsidRPr="00000000">
        <w:rPr>
          <w:rtl w:val="0"/>
        </w:rPr>
        <w:t xml:space="preserve">: Your unusual blood has manifested in the form of a unique set of eyes. These eyes give you the ability to see the structure of magical effects, and spend your own mana to optimize those effects, extending their duration indefinitely. You can create magical flames that burn without fuel, force walls that endure for years, enchantments that never fade, perpetual constructs, and more. Magic you create or modify with the Eyes can still be broken or dispelled, but will remain forever if left undisturbed.</w:t>
        <w:br w:type="textWrapping"/>
      </w:r>
    </w:p>
    <w:p w:rsidR="00000000" w:rsidDel="00000000" w:rsidP="00000000" w:rsidRDefault="00000000" w:rsidRPr="00000000" w14:paraId="000002D6">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Energy Sharing (I Saved Too Many Girls And Caused The Apocalypse) (400)</w:t>
      </w:r>
      <w:r w:rsidDel="00000000" w:rsidR="00000000" w:rsidRPr="00000000">
        <w:rPr>
          <w:rtl w:val="0"/>
        </w:rPr>
        <w:t xml:space="preserve">: Chi, ki, mana... For some reason all of these energies tend to act or react in very alike ways, some of them even sharing strengths or weaknesses. The knowledge or sheer experience with these powers has given you the ability to combine internal pools of energy within yourself in a single, larger pool to fuel all your powers or attacks from them. Have in mind that mixing some of them will strengthen and increase not only their advantages but potentially also their drawbacks.</w:t>
        <w:br w:type="textWrapping"/>
      </w:r>
    </w:p>
    <w:p w:rsidR="00000000" w:rsidDel="00000000" w:rsidP="00000000" w:rsidRDefault="00000000" w:rsidRPr="00000000" w14:paraId="000002D7">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Magic Armor (Dragon Quest Builders) (400)</w:t>
      </w:r>
      <w:r w:rsidDel="00000000" w:rsidR="00000000" w:rsidRPr="00000000">
        <w:rPr>
          <w:rtl w:val="0"/>
        </w:rPr>
        <w:t xml:space="preserve">: </w:t>
      </w:r>
      <w:r w:rsidDel="00000000" w:rsidR="00000000" w:rsidRPr="00000000">
        <w:rPr>
          <w:rtl w:val="0"/>
        </w:rPr>
        <w:t xml:space="preserve">this would be the envy of many blacksmiths (if there were any left alive). You have the ability to make magic items, weapons, and arnor from mundane materials even if you are incapable of magic yourself.</w:t>
      </w:r>
      <w:r w:rsidDel="00000000" w:rsidR="00000000" w:rsidRPr="00000000">
        <w:rPr>
          <w:rtl w:val="0"/>
        </w:rPr>
      </w:r>
    </w:p>
    <w:p w:rsidR="00000000" w:rsidDel="00000000" w:rsidP="00000000" w:rsidRDefault="00000000" w:rsidRPr="00000000" w14:paraId="000002D8">
      <w:pPr>
        <w:pageBreakBefore w:val="0"/>
        <w:ind w:left="1440" w:firstLine="0"/>
        <w:rPr/>
      </w:pPr>
      <w:r w:rsidDel="00000000" w:rsidR="00000000" w:rsidRPr="00000000">
        <w:rPr>
          <w:rtl w:val="0"/>
        </w:rPr>
      </w:r>
    </w:p>
    <w:p w:rsidR="00000000" w:rsidDel="00000000" w:rsidP="00000000" w:rsidRDefault="00000000" w:rsidRPr="00000000" w14:paraId="000002D9">
      <w:pPr>
        <w:pageBreakBefore w:val="0"/>
        <w:numPr>
          <w:ilvl w:val="1"/>
          <w:numId w:val="1"/>
        </w:numPr>
        <w:ind w:left="1440" w:hanging="360"/>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Doublecast (Final Fantasy—Mystic Quest Gauntlet) (400)</w:t>
      </w:r>
      <w:r w:rsidDel="00000000" w:rsidR="00000000" w:rsidRPr="00000000">
        <w:rPr>
          <w:rtl w:val="0"/>
        </w:rPr>
        <w:t xml:space="preserve">: Such is your talent with magic, you can cast a spell in half the time you normally would. When another person without this perk is casting Fire, you can cast two Fires in that time, or lay down a Fire and an Aero followup.</w:t>
        <w:br w:type="textWrapping"/>
      </w:r>
    </w:p>
    <w:p w:rsidR="00000000" w:rsidDel="00000000" w:rsidP="00000000" w:rsidRDefault="00000000" w:rsidRPr="00000000" w14:paraId="000002DA">
      <w:pPr>
        <w:pageBreakBefore w:val="0"/>
        <w:numPr>
          <w:ilvl w:val="1"/>
          <w:numId w:val="1"/>
        </w:numPr>
        <w:ind w:left="1440" w:hanging="360"/>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Spellweaver (A Happy Harry Potter Fanfiction) (400)</w:t>
      </w:r>
      <w:r w:rsidDel="00000000" w:rsidR="00000000" w:rsidRPr="00000000">
        <w:rPr>
          <w:rtl w:val="0"/>
        </w:rPr>
        <w:t xml:space="preserve">: Maybe it's your outside status or some cosmic power favoring you but magic speaks to you in ways unknown to others. You create spells like a master of the craft. Chain cast like a boss, combine existing spells into something different, all the ways that magic moves you know it. This allows you to anticipate what spells your enemy is about to throw at you, predict when a charm is about to backfire, and even work out how enchantments interact with ease. You can also silently and wandlessly cast spells naturally and even teach this skill to others to great effect.</w:t>
        <w:br w:type="textWrapping"/>
      </w:r>
    </w:p>
    <w:p w:rsidR="00000000" w:rsidDel="00000000" w:rsidP="00000000" w:rsidRDefault="00000000" w:rsidRPr="00000000" w14:paraId="000002DB">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Elven Enchantment (Lord of the Rings) (500)</w:t>
      </w:r>
      <w:r w:rsidDel="00000000" w:rsidR="00000000" w:rsidRPr="00000000">
        <w:rPr>
          <w:rtl w:val="0"/>
        </w:rPr>
        <w:t xml:space="preserve">: You can enchant objects, if you pour energy into them as they are created. Some of your enchantments are useful in battle, such as swords that never dull and bows that always strike true, but most are simply to ease the life of the wearer, such as cloaks that weigh nothing and aid in hiding and water-flasks that never leak. You may also perform great workings, such as the creation of hidden doorways, given time.</w:t>
        <w:br w:type="textWrapping"/>
      </w:r>
    </w:p>
    <w:p w:rsidR="00000000" w:rsidDel="00000000" w:rsidP="00000000" w:rsidRDefault="00000000" w:rsidRPr="00000000" w14:paraId="000002DC">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Mastery Of The Soul (Generic RWBY Fanfiction Jump) (600)</w:t>
      </w:r>
      <w:r w:rsidDel="00000000" w:rsidR="00000000" w:rsidRPr="00000000">
        <w:rPr>
          <w:rtl w:val="0"/>
        </w:rPr>
        <w:t xml:space="preserve">: Long before humanity discovered Semblances or Dust, they still needed to defend themselves, and this is how they did it.  You have the ability to manipulate your soul and Aura in ways impossible for most people, though not unknown, still known in the current age as magic.  You can of course do the usual things, such as coating armor and weapons with it, but you can also do things such as heal the wounds of others, speed yourself up, or see the world around you without sight.  If it can be done with a semblance, it can be done by you.  The trade-off is that, in exchange for the limitless versatility you have, you sacrifice the raw power and efficiency of a semblance that does a specific task.  While you can speed yourself up, it would be slower than what Ruby can reach, and you can transfer Aura, but unlike Jaune you’d waste half of it mid-transfer.</w:t>
        <w:br w:type="textWrapping"/>
      </w:r>
    </w:p>
    <w:p w:rsidR="00000000" w:rsidDel="00000000" w:rsidP="00000000" w:rsidRDefault="00000000" w:rsidRPr="00000000" w14:paraId="000002DD">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Aura (Generic RWBY Fanfiction Jump) (Free)</w:t>
      </w:r>
      <w:r w:rsidDel="00000000" w:rsidR="00000000" w:rsidRPr="00000000">
        <w:rPr>
          <w:rtl w:val="0"/>
        </w:rPr>
        <w:t xml:space="preserve">: Well this is just kind of a given huh?  Like any being with a soul, you possess the potential for Aura, and considering this is probably half the reason you're here, I’ll give you this for free, even if you’re an origin that wouldn’t normally have it.  In fact, you have a fair bit of it, more than enough to get battered around by an Ursa or the like and come out of it with little more than a few bruises, so long as you escape.</w:t>
        <w:br w:type="textWrapping"/>
      </w:r>
    </w:p>
    <w:p w:rsidR="00000000" w:rsidDel="00000000" w:rsidP="00000000" w:rsidRDefault="00000000" w:rsidRPr="00000000" w14:paraId="000002DE">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Union Of Souls (Generic RWBY Fanfiction Jump) (Free with Reincarnation)</w:t>
      </w:r>
      <w:r w:rsidDel="00000000" w:rsidR="00000000" w:rsidRPr="00000000">
        <w:rPr>
          <w:rtl w:val="0"/>
        </w:rPr>
        <w:t xml:space="preserve">: You have achieved a level of soul manipulation that would be deemed outstanding, even by the humans of old.  You have figured out how to project your soul outwards, not in a physical sense, but in a way that allows you to interact with the souls of others.  Most simply, you passively are aware of the emotions of everyone within a hundred meters, as your souls brush against each other.  More importantly, you gain the ability to, for lack of a better word, meld your soul with another person’s, allowing you to mimic that person near flawlessly.  When mimicking someone, you gain skills, knowledge, even semblances, and in future worlds this would also copy any magical talent or unique magical abilities as well.  There are 2 limitations; firstly, it cannot mimic purely physical traits, so you can’t copy someone’s inherent strength or speed.  Secondly, when you start out, you can only use this on one person, and the things you copy disappear once you stop actively mimicking them.  The second limitation can be removed however, as training with this will see your number of targets increase, and the length of time the skills are retained lengthens.  After a while things you copy will stay with you permanently. Truly, a magic unparalleled in any age, past or future.</w:t>
        <w:br w:type="textWrapping"/>
      </w:r>
    </w:p>
    <w:p w:rsidR="00000000" w:rsidDel="00000000" w:rsidP="00000000" w:rsidRDefault="00000000" w:rsidRPr="00000000" w14:paraId="000002DF">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Magician Savant (High School DxD) (600)</w:t>
      </w:r>
      <w:r w:rsidDel="00000000" w:rsidR="00000000" w:rsidRPr="00000000">
        <w:rPr>
          <w:rtl w:val="0"/>
        </w:rPr>
        <w:t xml:space="preserve">: There are magicians, and then there is the magician, and you firmly belong to the latter. You have mastered almost all types of magic and various other non standard ones. You, at the very least know the basics of every school of magic, from throwing fireballs, to manipulating space, there is little which you do not know a little of. Your control over your mana is legendary, allowing you to use several powerful spells with the reserves of an average magician. Your reserves too have been increased proportionately, allowing you to spam legendary spells. </w:t>
        <w:br w:type="textWrapping"/>
        <w:br w:type="textWrapping"/>
        <w:t xml:space="preserve">You also have a mental directory of sorts, which stores every single spell which you have learnt, and comes pre-loaded with many spells from your magic system. Whenever you need to use magic, it would look through all available spells and give you the one best suited for the moment. No matter how complex the spell is, if it is in your directory, you can do it without fail. Your body goes into autopilot and performs the spell itself, if you wish; allowing you to destroy and counter the shit out of your opponents, while contemplating the finer aspects of life.</w:t>
        <w:br w:type="textWrapping"/>
      </w:r>
    </w:p>
    <w:p w:rsidR="00000000" w:rsidDel="00000000" w:rsidP="00000000" w:rsidRDefault="00000000" w:rsidRPr="00000000" w14:paraId="000002E0">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Magic System (High School DxD) (Free)</w:t>
      </w:r>
      <w:r w:rsidDel="00000000" w:rsidR="00000000" w:rsidRPr="00000000">
        <w:rPr>
          <w:rtl w:val="0"/>
        </w:rPr>
        <w:t xml:space="preserve">: A long time ago, humans were nowhere as competent in magic as they are today. There were no magic systems for them, until one Merlin Ambrosias came along. He studied the magic of devils, and devised a way to replicate it. This resulted in the calculation based magic. Basically, magic here is just doing complex magical equations in your head. You are now proficient in this style of magic. For those of you who don’t want to do complex calculations every time they wish to use magic. Now, instead of running calculations for the result, you just have to imagine it. The more precise, and vivid your imagination is, the less mana it will take to achieve the results. Even a moment of distraction may ruin the spell. Angels and Fallen Angels can shank people with holy light. Dragons can breathe on them, I guess?</w:t>
        <w:br w:type="textWrapping"/>
      </w:r>
    </w:p>
    <w:p w:rsidR="00000000" w:rsidDel="00000000" w:rsidP="00000000" w:rsidRDefault="00000000" w:rsidRPr="00000000" w14:paraId="000002E1">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Legacy of Shalidor (The Elder Scrolls V: Skyrim) (600)</w:t>
      </w:r>
      <w:r w:rsidDel="00000000" w:rsidR="00000000" w:rsidRPr="00000000">
        <w:rPr>
          <w:rtl w:val="0"/>
        </w:rPr>
        <w:t xml:space="preserve">: Yours is a level of raw power and talent not seen in Skyrim for centuries, if not millennia. Your talent for magic is matched only by the legendary Shalidor and you may easily grasp, unravel, and learn even the most foreign of spells with ease. You’ll also find that your natural ability with spellcraft has also lent itself to doing more than simply learning the old. Creating new spells is something you’ve gotten quite good at as well - after all it’s nice to be able to make up something new should specific issues arise. To supplement this your body and soul are able to handle immense amounts of magicka for casting allowing you vast reserves to call upon for any spellcasting needs. Go forth young mage, you’re a legend in the making and with work and research your name may yet stand with the greats.</w:t>
        <w:br w:type="textWrapping"/>
      </w:r>
    </w:p>
    <w:p w:rsidR="00000000" w:rsidDel="00000000" w:rsidP="00000000" w:rsidRDefault="00000000" w:rsidRPr="00000000" w14:paraId="000002E2">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Magicka Reserve (N/A) (Free)</w:t>
      </w:r>
      <w:r w:rsidDel="00000000" w:rsidR="00000000" w:rsidRPr="00000000">
        <w:rPr>
          <w:rtl w:val="0"/>
        </w:rPr>
        <w:t xml:space="preserve">: You gain access to the Elder Scrolls magic system and a moderate magicka reserve to cast from. IF you’ve received this from another perk, gain a significant increase in your magicka reserve and spellcasting capabilities.</w:t>
        <w:br w:type="textWrapping"/>
      </w:r>
    </w:p>
    <w:p w:rsidR="00000000" w:rsidDel="00000000" w:rsidP="00000000" w:rsidRDefault="00000000" w:rsidRPr="00000000" w14:paraId="000002E3">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The Creator (Generic D&amp;D 5e) (600)</w:t>
      </w:r>
      <w:r w:rsidDel="00000000" w:rsidR="00000000" w:rsidRPr="00000000">
        <w:rPr>
          <w:rtl w:val="0"/>
        </w:rPr>
        <w:t xml:space="preserve">: There are skilled casters, who think they’re as good as it gets. They’re all dead wrong. You’re not a Master of Magic until you’ve made your own spells, you figure, and you know how to do it. You can now make your own spells, sometimes at a whim, to overcome an issue which otherwise magic hasn’t solved yet. Need to go to the core of the planet to acquire some reagent for your next ritual? Well, make a spell for the heat and pressure, then one to teleport you (safely) into the core, and another to harvest the reagent, and another to keep the planet stable. Then go do it. For you, this is pretty easy. Hopefully the others don’t find out…</w:t>
        <w:br w:type="textWrapping"/>
        <w:br w:type="textWrapping"/>
        <w:t xml:space="preserve">Oh, and if you relied on a source of power before? Like a god or the Weave? You now generate your own power, and can move on without worrying about losing access to anything, or it following you.</w:t>
        <w:br w:type="textWrapping"/>
      </w:r>
    </w:p>
    <w:p w:rsidR="00000000" w:rsidDel="00000000" w:rsidP="00000000" w:rsidRDefault="00000000" w:rsidRPr="00000000" w14:paraId="000002E4">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Improved Creator (Generic D&amp;D 5e) (Free with The Unhindered Lord)</w:t>
      </w:r>
      <w:r w:rsidDel="00000000" w:rsidR="00000000" w:rsidRPr="00000000">
        <w:rPr>
          <w:rtl w:val="0"/>
        </w:rPr>
        <w:t xml:space="preserve">: You’re not sure how you got here, but you know other casters aren’t likely to catch you, in this lifetime, or likely any other. You now have the ability to alter your spells in your mind, in real time. Before you’d have to think about what you were doing, probably do some designs and write it out, then do a test or two. Now? Well, you do it in your head, in seconds, and then you execute. You don’t need a spellbook if you ever did, nor a prayerbook. You just know how to manipulate magic, at its most basic level, to do whatever it is you need. Preparing spells? Only chumps do that.</w:t>
        <w:br w:type="textWrapping"/>
      </w:r>
    </w:p>
    <w:p w:rsidR="00000000" w:rsidDel="00000000" w:rsidP="00000000" w:rsidRDefault="00000000" w:rsidRPr="00000000" w14:paraId="000002E5">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soahC (My Little Pony: Friendship is Magic) (600)</w:t>
      </w:r>
      <w:r w:rsidDel="00000000" w:rsidR="00000000" w:rsidRPr="00000000">
        <w:rPr>
          <w:rtl w:val="0"/>
        </w:rPr>
        <w:t xml:space="preserve">: This ability grants you the phenomenal power of Chaos Magic. It is incredibly powerful, but it’s somewhat intelligent and about as precise as a nuclear bomb. The more you specify what you want, the weaker it gets. The most powerful specific effects are on par with cantrips while spontaneous general ideas are more powerful. Ideas that are entertaining to the self-aware magic will be the most powerful overall. Don't worry, it’s not Cthulhu Mythos magic, it will generally stay PG with its effects.</w:t>
        <w:br w:type="textWrapping"/>
      </w:r>
    </w:p>
    <w:p w:rsidR="00000000" w:rsidDel="00000000" w:rsidP="00000000" w:rsidRDefault="00000000" w:rsidRPr="00000000" w14:paraId="000002E6">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The Night, Shall Last, FOREVER! (My Little Pony: Friendship is Magic) (600)</w:t>
      </w:r>
      <w:r w:rsidDel="00000000" w:rsidR="00000000" w:rsidRPr="00000000">
        <w:rPr>
          <w:rtl w:val="0"/>
        </w:rPr>
        <w:t xml:space="preserve">: Dark magic, from necromancy to blood magic. You not only have experience in these arts but are also naturally attuned to these abilities. Not only allowing you to more quickly study them but also granting you a higher limit before you start getting diminishing returns from your efforts. Additionally you may now act in an over the top and hammy manner, like a ‘true’ villain. After all, the difference between a villain and a super villain is all in the presentation.</w:t>
        <w:br w:type="textWrapping"/>
      </w:r>
    </w:p>
    <w:p w:rsidR="00000000" w:rsidDel="00000000" w:rsidP="00000000" w:rsidRDefault="00000000" w:rsidRPr="00000000" w14:paraId="000002E7">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Intentional Magic (Inheritance Cycle) (600)</w:t>
      </w:r>
      <w:r w:rsidDel="00000000" w:rsidR="00000000" w:rsidRPr="00000000">
        <w:rPr>
          <w:rtl w:val="0"/>
        </w:rPr>
        <w:t xml:space="preserve">: Nonverbal magic here is ridiculously dangerous in that even the most powerful of magicians (if they know it at all) only use it for low risk spells, unfortunately those are also the smallest of spells. For you see the Ancient Language is not magic in and of itself but instead is a safety measure implemented by the Grey Folk. By using magic nonverbally, you are actually using magic directly with your will. It is faster and more flexible if you have the will and the focus to not be a walking disaster. Fortunately for you, you are now no longer bound by such limitations. You are capable of using magic for the highest level of spells using nothing but your pure will with no risk at all to yourself. You also gain the necessary focus for such a feat, as well a talent at nonverbal magic. This applies to all magics you learn from now on.</w:t>
        <w:br w:type="textWrapping"/>
      </w:r>
    </w:p>
    <w:p w:rsidR="00000000" w:rsidDel="00000000" w:rsidP="00000000" w:rsidRDefault="00000000" w:rsidRPr="00000000" w14:paraId="000002E8">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Black Magic (Spyro) (600)</w:t>
      </w:r>
      <w:r w:rsidDel="00000000" w:rsidR="00000000" w:rsidRPr="00000000">
        <w:rPr>
          <w:rtl w:val="0"/>
        </w:rPr>
        <w:t xml:space="preserve">: A rare art of magic for a reason. Combat focused magic is expressly forbidden in dragon society. In the wrong hands it can do a wide set of things, turn objects and creatures into your monstrous minions, mind control, emotional manipulation, teleportation, shield generation, size changing, various flavors of hexes and curses, seals monstrous self transformations, and much much more. Just remember unlike most dragon magic it has no real use outside of combat and domination. And note this magic will be testing your might against another whenever you attempt to influence someone else. </w:t>
        <w:br w:type="textWrapping"/>
      </w:r>
    </w:p>
    <w:p w:rsidR="00000000" w:rsidDel="00000000" w:rsidP="00000000" w:rsidRDefault="00000000" w:rsidRPr="00000000" w14:paraId="000002E9">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The Abyss of Magic (Overlord) (600)</w:t>
      </w:r>
      <w:r w:rsidDel="00000000" w:rsidR="00000000" w:rsidRPr="00000000">
        <w:rPr>
          <w:rtl w:val="0"/>
        </w:rPr>
        <w:t xml:space="preserve">: You stared into the Abyss, Magic Caster, but unlike others you did not flinch away. Your reserves of magical energy are heavily bolstered, far beyond what any of your peers could claim, and the potency of your spells has increased to match your newfound insights. You may now ‘overcharge’ your spells, devoting more time, energy, and magical power into them than they might otherwise normally be capable of handling, allowing you to gain dramatically increased effect as a result of it. Simple fireballs might strike with the force of a meteor if you devoted the energy to it, and even your less flashy or obvious magics can be bolstered to a comparable degree.</w:t>
        <w:br w:type="textWrapping"/>
      </w:r>
    </w:p>
    <w:p w:rsidR="00000000" w:rsidDel="00000000" w:rsidP="00000000" w:rsidRDefault="00000000" w:rsidRPr="00000000" w14:paraId="000002EA">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Mystic Code Crafter (Fate/Stay Night) (600)</w:t>
      </w:r>
      <w:r w:rsidDel="00000000" w:rsidR="00000000" w:rsidRPr="00000000">
        <w:rPr>
          <w:rtl w:val="0"/>
        </w:rPr>
        <w:t xml:space="preserve">: You have a wealth of experience with crafting these grand </w:t>
      </w:r>
      <w:ins w:author="Anonymous" w:id="165" w:date="2024-05-28T00:59:27Z">
        <w:r w:rsidDel="00000000" w:rsidR="00000000" w:rsidRPr="00000000">
          <w:rPr>
            <w:rtl w:val="0"/>
            <w:rPrChange w:author="Anonymous" w:id="166" w:date="2024-05-28T00:59:27Z">
              <w:rPr/>
            </w:rPrChange>
          </w:rPr>
          <w:t xml:space="preserve">artifacts</w:t>
        </w:r>
      </w:ins>
      <w:del w:author="Anonymous" w:id="165" w:date="2024-05-28T00:59:27Z">
        <w:r w:rsidDel="00000000" w:rsidR="00000000" w:rsidRPr="00000000">
          <w:rPr>
            <w:rtl w:val="0"/>
            <w:rPrChange w:author="Anonymous" w:id="166" w:date="2024-05-28T00:59:27Z">
              <w:rPr/>
            </w:rPrChange>
          </w:rPr>
          <w:delText xml:space="preserve">artefacts</w:delText>
        </w:r>
      </w:del>
      <w:r w:rsidDel="00000000" w:rsidR="00000000" w:rsidRPr="00000000">
        <w:rPr>
          <w:rtl w:val="0"/>
        </w:rPr>
        <w:t xml:space="preserve">, and your skill is unmatched among the modern world. With enough study, you could recreate the anti-magic bullets used by Kiritsugu or even the Volumen Hydrangium. With research you can even begin to make your own Mystic Codes, possibly with even more power than these have.</w:t>
        <w:br w:type="textWrapping"/>
      </w:r>
    </w:p>
    <w:p w:rsidR="00000000" w:rsidDel="00000000" w:rsidP="00000000" w:rsidRDefault="00000000" w:rsidRPr="00000000" w14:paraId="000002EB">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Summoning and Binding (Lovecraft) (600)</w:t>
      </w:r>
      <w:r w:rsidDel="00000000" w:rsidR="00000000" w:rsidRPr="00000000">
        <w:rPr>
          <w:rtl w:val="0"/>
        </w:rPr>
        <w:t xml:space="preserve">: You are trained in arcane rituals that will allow you to summon creatures from beyond the mortal ken and bind them to your will. Summon a Flying Polyp and send it to massacre your enemies or summon a spirit to tell you the secrets it took to the grave. Faster and easier than building them yourself, this option will also let you summon creatures far more powerful than simple Shoggoths. Your bindings will protect you from all but the most deadly monsters. Try not to call up that which you cannot put down.</w:t>
        <w:br w:type="textWrapping"/>
      </w:r>
    </w:p>
    <w:p w:rsidR="00000000" w:rsidDel="00000000" w:rsidP="00000000" w:rsidRDefault="00000000" w:rsidRPr="00000000" w14:paraId="000002EC">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Natural Ability User - Arcanist (The Gamer) (600)</w:t>
      </w:r>
      <w:r w:rsidDel="00000000" w:rsidR="00000000" w:rsidRPr="00000000">
        <w:rPr>
          <w:rtl w:val="0"/>
        </w:rPr>
        <w:t xml:space="preserve">: You gain insight into one field of magic, sufficient to radically improve every facet of the field, although years of experience are required to adequately apply it.. You also stop aging at 70, and never suffer negative mental effects associated with aging.</w:t>
        <w:br w:type="textWrapping"/>
      </w:r>
    </w:p>
    <w:p w:rsidR="00000000" w:rsidDel="00000000" w:rsidP="00000000" w:rsidRDefault="00000000" w:rsidRPr="00000000" w14:paraId="000002ED">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Maniacal Magical Mixes (Kingdom Hearts) (600)</w:t>
      </w:r>
      <w:r w:rsidDel="00000000" w:rsidR="00000000" w:rsidRPr="00000000">
        <w:rPr>
          <w:rtl w:val="0"/>
        </w:rPr>
        <w:t xml:space="preserve">: Your mastery of magic is such that you can do something few others can: combine a spell with something else. You could mix two fire spells together to form a greater fire spell, or add lightning to a particular sword technique, even combine a healing spell with the act of blocking incoming attacks!</w:t>
        <w:br w:type="textWrapping"/>
      </w:r>
    </w:p>
    <w:p w:rsidR="00000000" w:rsidDel="00000000" w:rsidP="00000000" w:rsidRDefault="00000000" w:rsidRPr="00000000" w14:paraId="000002EE">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Black Magic (Demon King Daimao) (600)</w:t>
      </w:r>
      <w:r w:rsidDel="00000000" w:rsidR="00000000" w:rsidRPr="00000000">
        <w:rPr>
          <w:rtl w:val="0"/>
        </w:rPr>
        <w:t xml:space="preserve">: Dark necromancy, dark arts, and dark spells. Dark. Black magic is illegal in this world but some versions of it are allowed. You are now adept at both of those. You also have considerable training in alchemy.</w:t>
        <w:br w:type="textWrapping"/>
      </w:r>
    </w:p>
    <w:p w:rsidR="00000000" w:rsidDel="00000000" w:rsidP="00000000" w:rsidRDefault="00000000" w:rsidRPr="00000000" w14:paraId="000002EF">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Demon King’s Power (Demon King Daimao) (600)</w:t>
      </w:r>
      <w:r w:rsidDel="00000000" w:rsidR="00000000" w:rsidRPr="00000000">
        <w:rPr>
          <w:rtl w:val="0"/>
        </w:rPr>
        <w:t xml:space="preserve">: One of the main reasons why people fear demon kings. Possessing the most potential of anyone else while also having near endless mana reserves there is no one that can match your raw magical power.</w:t>
        <w:br w:type="textWrapping"/>
      </w:r>
    </w:p>
    <w:p w:rsidR="00000000" w:rsidDel="00000000" w:rsidP="00000000" w:rsidRDefault="00000000" w:rsidRPr="00000000" w14:paraId="000002F0">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Multiplex Madness (How Not To Summon A Demon Lord) (600)</w:t>
      </w:r>
      <w:r w:rsidDel="00000000" w:rsidR="00000000" w:rsidRPr="00000000">
        <w:rPr>
          <w:rtl w:val="0"/>
        </w:rPr>
        <w:t xml:space="preserve">: Among the rarest and most powerful arts known to spellcasters is the special ability known as Multiplex Magic, the power to fuse up to three spells together into a single ultra-powerful spell containing the power and qualities of all of its component spells. Such power comes at a steep cost: the caster must remain immobile while casting, suffering any damage during casting will cause the spell to misfire, and spells can only be merged once an hour at most. But when a monster the size of a mountain is bearing down on you you’ll be glad you had this secret technique in your arsenal. You can even take this power one step further than even Diablo has by fusing spells with your party members instead of needing to cast them all yourself, though your allies must obey the same casting limitations that you do.</w:t>
        <w:br w:type="textWrapping"/>
      </w:r>
    </w:p>
    <w:p w:rsidR="00000000" w:rsidDel="00000000" w:rsidP="00000000" w:rsidRDefault="00000000" w:rsidRPr="00000000" w14:paraId="000002F1">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Summoning and Magic Arrays (Mushoku Tensei) (600)</w:t>
      </w:r>
      <w:r w:rsidDel="00000000" w:rsidR="00000000" w:rsidRPr="00000000">
        <w:rPr>
          <w:rtl w:val="0"/>
        </w:rPr>
        <w:t xml:space="preserve">: The name is a bit of a misnomer. While the most conspicuous use of this magic is the summoning and binding of spirits, what you are truly skilled at is the most subtle of magic this world possesses. You can, with magic circles and diagrams, gather magic from the environment and craft it into incredibly complex spells and constructs. This can include but is not limited to, teleportation circles, monster creation, magical traps, flying castles, and the creation of magic items. With time you could even create something to rival the Fighting God’s Golden Armor. You’ll begin the jump with a solid grounding in the basics and will find the rest easy to learn.</w:t>
        <w:br w:type="textWrapping"/>
      </w:r>
    </w:p>
    <w:p w:rsidR="00000000" w:rsidDel="00000000" w:rsidP="00000000" w:rsidRDefault="00000000" w:rsidRPr="00000000" w14:paraId="000002F2">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Demon Seed (Mushoku Tensei) (600)</w:t>
      </w:r>
      <w:r w:rsidDel="00000000" w:rsidR="00000000" w:rsidRPr="00000000">
        <w:rPr>
          <w:rtl w:val="0"/>
        </w:rPr>
        <w:t xml:space="preserve">: Your soul carries within it a discarded spiritual fragment of the Demon God Laplace. This means two things, firstly, you have a genius’ talent at the arcane arts, and secondly, that you possess a pool of mana that rivals the Demon God himself.</w:t>
        <w:br w:type="textWrapping"/>
      </w:r>
    </w:p>
    <w:p w:rsidR="00000000" w:rsidDel="00000000" w:rsidP="00000000" w:rsidRDefault="00000000" w:rsidRPr="00000000" w14:paraId="000002F3">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Imaginative Magic (Average Abilities) (600)</w:t>
      </w:r>
      <w:r w:rsidDel="00000000" w:rsidR="00000000" w:rsidRPr="00000000">
        <w:rPr>
          <w:rtl w:val="0"/>
        </w:rPr>
        <w:t xml:space="preserve">: </w:t>
      </w:r>
      <w:r w:rsidDel="00000000" w:rsidR="00000000" w:rsidRPr="00000000">
        <w:rPr>
          <w:highlight w:val="white"/>
          <w:rtl w:val="0"/>
        </w:rPr>
        <w:t xml:space="preserve">Magic in this setting is a matter of materialization of imagination. A mage visualizes the effect they wish, (generally using chants to firm up the image, though most mages think the chant is what does the actual work,) and then the nanomachines make it a reality. You have a great talent of visualizing, getting many more details included in less time. More than that, you are excellent at coming up with ideas for new magic, and new uses for existing effects. In any setting where new magic spells/effects can be created, you have an excellent aptitude for it</w:t>
        <w:br w:type="textWrapping"/>
      </w:r>
    </w:p>
    <w:p w:rsidR="00000000" w:rsidDel="00000000" w:rsidP="00000000" w:rsidRDefault="00000000" w:rsidRPr="00000000" w14:paraId="000002F4">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“Average” Authority (Average Abilities) (Free with “Average” Abilities)</w:t>
      </w:r>
      <w:r w:rsidDel="00000000" w:rsidR="00000000" w:rsidRPr="00000000">
        <w:rPr>
          <w:rtl w:val="0"/>
        </w:rPr>
        <w:t xml:space="preserve">: </w:t>
      </w:r>
      <w:r w:rsidDel="00000000" w:rsidR="00000000" w:rsidRPr="00000000">
        <w:rPr>
          <w:highlight w:val="white"/>
          <w:rtl w:val="0"/>
        </w:rPr>
        <w:t xml:space="preserve">In addition to her increased Intelligence, her overactive imagination, her physics knowledge from the Modern World, and the ideas from novels, videos and manga from the Modern World, Mile has another very significant advantage. Since magic is accomplished by nanomachines, individual beings have different levels of access and authority. Mile, and now you, possess authority level 5, half way between a person who is utterly incapable of using magic (0), and the most powerful of all gods (10). Even most Ancient Dragons (the most powerful race, magically as well as physically,) only average level 3, and their current king is only at level 4. Your orders are given precedence over all others with lower authority, and you can strip any being of lower authority of the ability to use magic. In future settings where it is possible for supernatural powers to operate at different levels you will automatically be upgraded to half of the highest it is possible for any being or god to be if you aren't that powerful already, and can strip the powers from those beneath you. This carries over to all magical systems you have access to in which people can have different levels of access and control.</w:t>
        <w:br w:type="textWrapping"/>
      </w:r>
    </w:p>
    <w:p w:rsidR="00000000" w:rsidDel="00000000" w:rsidP="00000000" w:rsidRDefault="00000000" w:rsidRPr="00000000" w14:paraId="000002F5">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Magic (Once Upon A Time) (600)</w:t>
      </w:r>
      <w:r w:rsidDel="00000000" w:rsidR="00000000" w:rsidRPr="00000000">
        <w:rPr>
          <w:rtl w:val="0"/>
        </w:rPr>
        <w:t xml:space="preserve">: Abracadabra, hocus pocus, alakazam. You're now an honest-to god wizard - or witch, if you're of the female persuasion. Magic here is very versatile, being capable of a great many feats. What magic you can do depends somewhat on your talents and inclinations, but even more on your training and knowledge. There are some applications that basically any spellcaster can use rather easily with a little training, though: conjuring and manipulating elements, telekinesis, teleportation, blasts of magical force, conjuring items, transforming items or people, and ripping out someone's heart. Usually that last one is mostly used by villains, though. Magical effects are often accompanied by smoke that varies based on the mage; order right now and you get to choose the color of your magic absolutely free! Oh, just one final tip: too much magic can be addictive and corrupting.</w:t>
        <w:br w:type="textWrapping"/>
      </w:r>
    </w:p>
    <w:p w:rsidR="00000000" w:rsidDel="00000000" w:rsidP="00000000" w:rsidRDefault="00000000" w:rsidRPr="00000000" w14:paraId="000002F6">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To Protect The Light (The Legend of Zelda: Ocarina of Time) (600)</w:t>
      </w:r>
      <w:r w:rsidDel="00000000" w:rsidR="00000000" w:rsidRPr="00000000">
        <w:rPr>
          <w:rtl w:val="0"/>
        </w:rPr>
        <w:t xml:space="preserve">: The Wise are needed to safeguard the power of the world - and the fruits of their own knowledge from the short sighted and greedy. You have mastered the ways of “protection”, which manifests in a few ways. First, you now know a form of protective magic similar to Nayru's Love which can protect others from all harm- as long as they do not raise a hand to defend themselves or fight their attackers.</w:t>
        <w:br w:type="textWrapping"/>
        <w:br w:type="textWrapping"/>
        <w:t xml:space="preserve">Similarly, you have learned how to create extremely powerful barriers and enchantments - so strong that once created you couldn’t even remove them without risking your life with the amount of power needed to break them. These barriers can be given magical “locks” and “keys” to ensure that they are not infiltrated by some petty thieves with lockpicks - utilizing irreplaceable and mystical things such as a certain song or special magical stones - or both if the need arises. These very same barriers can be also shifted to instead sense the contents of one’s heart - allowing only the truly noble or wicked to pass, and warding off all those who do not pass the test. There are some things in this world that must be guarded at all c</w:t>
      </w:r>
      <w:ins w:author="Yousef Abdul Wahab" w:id="167" w:date="2024-09-08T08:32:13Z">
        <w:r w:rsidDel="00000000" w:rsidR="00000000" w:rsidRPr="00000000">
          <w:rPr>
            <w:rtl w:val="0"/>
          </w:rPr>
          <w:t xml:space="preserve"> my </w:t>
        </w:r>
      </w:ins>
      <w:r w:rsidDel="00000000" w:rsidR="00000000" w:rsidRPr="00000000">
        <w:rPr>
          <w:rtl w:val="0"/>
        </w:rPr>
        <w:t xml:space="preserve">osts - and the heroes of courage only last so long. The walls raised by your hands could stand for thousands of years, in comparison.</w:t>
        <w:br w:type="textWrapping"/>
      </w:r>
    </w:p>
    <w:p w:rsidR="00000000" w:rsidDel="00000000" w:rsidP="00000000" w:rsidRDefault="00000000" w:rsidRPr="00000000" w14:paraId="000002F7">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Sorcerer (The Legend of Zelda: Twilight Princess) (600)</w:t>
      </w:r>
      <w:r w:rsidDel="00000000" w:rsidR="00000000" w:rsidRPr="00000000">
        <w:rPr>
          <w:rtl w:val="0"/>
        </w:rPr>
        <w:t xml:space="preserve">: Magic is rare in this time period, very few people possessing the ability to use it like you do. Using magical energy which replenishes slowly overtime or by consuming certain items, you have gained the ability to levitate, shoot elemental projectiles, create small but nearly impenetrable barriers, teleport short distances, slip through walls, summon simple weapons or armor and even change your appearance and shape to a degree. If you somehow gain more magical power, you’ll not only be able to increase the effect of these spells but will be able to pull off much more impressive feats- conjuring gigantic objects, making yourself massive or tiny, empowering or corrupting others and even transporting yourself between worlds are all things you could do, if only you had more power…</w:t>
        <w:br w:type="textWrapping"/>
      </w:r>
    </w:p>
    <w:p w:rsidR="00000000" w:rsidDel="00000000" w:rsidP="00000000" w:rsidRDefault="00000000" w:rsidRPr="00000000" w14:paraId="000002F8">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Absurd Magical Power (Generic Isekai) (600)</w:t>
      </w:r>
      <w:r w:rsidDel="00000000" w:rsidR="00000000" w:rsidRPr="00000000">
        <w:rPr>
          <w:rtl w:val="0"/>
        </w:rPr>
        <w:t xml:space="preserve">: </w:t>
      </w:r>
      <w:r w:rsidDel="00000000" w:rsidR="00000000" w:rsidRPr="00000000">
        <w:rPr>
          <w:highlight w:val="white"/>
          <w:rtl w:val="0"/>
        </w:rPr>
        <w:t xml:space="preserve">Your combination of mana supply, mana regen, and magic potency is absurd. You possess thousands times more magic than other mages in this world, and it regenerates in the same amount of time theirs would. In fact, you have so much power that you can rely on it instead of skill. You no longer need chants, wands, or similar actions and non-consumed resources to cast your magic. By just pumping more magic into a spell, you can intuitively replace the effect with a superior one. One that note, you can also supercharge spells to improve the existing effect.</w:t>
        <w:br w:type="textWrapping"/>
      </w:r>
    </w:p>
    <w:p w:rsidR="00000000" w:rsidDel="00000000" w:rsidP="00000000" w:rsidRDefault="00000000" w:rsidRPr="00000000" w14:paraId="000002F9">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Summoner (Generic Isekai) (600)</w:t>
      </w:r>
      <w:r w:rsidDel="00000000" w:rsidR="00000000" w:rsidRPr="00000000">
        <w:rPr>
          <w:rtl w:val="0"/>
        </w:rPr>
        <w:t xml:space="preserve">: </w:t>
      </w:r>
      <w:r w:rsidDel="00000000" w:rsidR="00000000" w:rsidRPr="00000000">
        <w:rPr>
          <w:highlight w:val="white"/>
          <w:rtl w:val="0"/>
        </w:rPr>
        <w:t xml:space="preserve">Do you have a magical summoner’s tome, or are you a hardcore gacha player? You now have some method of creating or summoning heroes to serve you. These characters will rise in power as you do, but there is some limitation on how many you can use at once, such as an active party member limit, a max roster size, or the characters all depending on your own mana supply to fuel their attacks. In future jumps, these heroes will be based on those other worlds instead. These summoned heroes can follow you to other jumps, their ages scale to match your own, and you can resurrect them if they die.</w:t>
        <w:br w:type="textWrapping"/>
      </w:r>
    </w:p>
    <w:p w:rsidR="00000000" w:rsidDel="00000000" w:rsidP="00000000" w:rsidRDefault="00000000" w:rsidRPr="00000000" w14:paraId="000002FA">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Max Power (Generic Random Powers) (600)</w:t>
      </w:r>
      <w:r w:rsidDel="00000000" w:rsidR="00000000" w:rsidRPr="00000000">
        <w:rPr>
          <w:rtl w:val="0"/>
        </w:rPr>
        <w:t xml:space="preserve">: Others could be a morning person or a night person, but you’re an all the time person. You’re always refreshed as though you’d just had a good night’s sleep. Any pools of energy you might have, mana or ki or the like, are always infinitely full. This allows you to draw on them as often as you want, but you can never use more than the normal size of your pool at once. Any abilities that you can only use on a schedule, once per day perhaps, are also always available for use regardless of how long ago you used them.</w:t>
        <w:br w:type="textWrapping"/>
      </w:r>
    </w:p>
    <w:p w:rsidR="00000000" w:rsidDel="00000000" w:rsidP="00000000" w:rsidRDefault="00000000" w:rsidRPr="00000000" w14:paraId="000002FB">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Da Poser Principal (My Immortal) (600)</w:t>
      </w:r>
      <w:r w:rsidDel="00000000" w:rsidR="00000000" w:rsidRPr="00000000">
        <w:rPr>
          <w:rtl w:val="0"/>
        </w:rPr>
        <w:t xml:space="preserve">: Albert Dumblydore, the Principal of England’s Hogwarts School of Witchcraft and Wizardry, is not all that he seems. He may appear to be an easily-angered, senile poser, but he is secretly one of the greatest wizards of all time. The only people who could be considered his rivals are the Bark Lord Volsimint, Ebony Dark’ness Dementia Raven Way, and, by taking this perk, you. Your spellcasting ability is truly prodigious, to the point where your repertoire boasts countless charms, hexes, and transfigurations. What’s more, you’re highly proficient in both wandless and non-verbal magic, able to use both without any drop in your magical power. Unfortunately, this perk doesn’t grant any knowledge in using the Dark Arts, though you’re more than capable of defending yourself against them.</w:t>
        <w:br w:type="textWrapping"/>
        <w:br w:type="textWrapping"/>
        <w:t xml:space="preserve">As an added bonus, you’re capable of effortlessly hiding any supernatural powers you have from detection. Even the most powerful scanners and magics would see you as nothing more than a mundane human unless you wanted them not to.</w:t>
        <w:br w:type="textWrapping"/>
      </w:r>
    </w:p>
    <w:p w:rsidR="00000000" w:rsidDel="00000000" w:rsidP="00000000" w:rsidRDefault="00000000" w:rsidRPr="00000000" w14:paraId="000002FC">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Allah Kedavra! (My Immortal) (600)</w:t>
      </w:r>
      <w:r w:rsidDel="00000000" w:rsidR="00000000" w:rsidRPr="00000000">
        <w:rPr>
          <w:rtl w:val="0"/>
        </w:rPr>
        <w:t xml:space="preserve">: Since Volxemort’s weapon of choice seems to be guns, you might be fooled into believing he can’t use magic. Secretly though, he is perhaps one of the strongest wizards who’s ever lived and the only one worthy of the title of Bark Lord. That is, except for you. By taking this perk, you become phenomenally powerful in the Dark Arts, capable of firing off hundreds of different foul curses and fiendish jinxes. Raising armies of undead to do your bidding, peerless mastery of the Unforgivable Curses, and even the secrets to creating Horcruxes are all within your ability. Furthermore, you’re a magical duellist of immense skill. While right now you’re easily a match for any other master wizard and witch, such as McGonagall (AKA McGoggle or McGoogle) or Sirius (he alternates between Serious, Series, Serifs, and Socrates these days), with time and practice you could eventually be able to duel three masters at once and still overpower them.</w:t>
        <w:br w:type="textWrapping"/>
      </w:r>
    </w:p>
    <w:p w:rsidR="00000000" w:rsidDel="00000000" w:rsidP="00000000" w:rsidRDefault="00000000" w:rsidRPr="00000000" w14:paraId="000002FD">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Duelist Champion (Fantastic Beasts) (600)</w:t>
      </w:r>
      <w:r w:rsidDel="00000000" w:rsidR="00000000" w:rsidRPr="00000000">
        <w:rPr>
          <w:rtl w:val="0"/>
        </w:rPr>
        <w:t xml:space="preserve">: Your skill and speed in combat make you among the most dangerous magical combatants the wizarding world has ever seen. Even highly trained aurors can be swatted aside as little more than nuisances. Not only is your skill prodigious but you seem to simply have more magical power behind your spells than other wizards and witches whenever you are in combat.</w:t>
        <w:br w:type="textWrapping"/>
      </w:r>
    </w:p>
    <w:p w:rsidR="00000000" w:rsidDel="00000000" w:rsidP="00000000" w:rsidRDefault="00000000" w:rsidRPr="00000000" w14:paraId="000002FE">
      <w:pPr>
        <w:pageBreakBefore w:val="0"/>
        <w:numPr>
          <w:ilvl w:val="2"/>
          <w:numId w:val="1"/>
        </w:numPr>
        <w:ind w:left="2160" w:hanging="360"/>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Wand (Fantastic Beasts) (Free)</w:t>
      </w:r>
      <w:r w:rsidDel="00000000" w:rsidR="00000000" w:rsidRPr="00000000">
        <w:rPr>
          <w:rtl w:val="0"/>
        </w:rPr>
        <w:t xml:space="preserve">: A wand with a wood and core (from this setting) of your choice.</w:t>
        <w:br w:type="textWrapping"/>
      </w:r>
    </w:p>
    <w:p w:rsidR="00000000" w:rsidDel="00000000" w:rsidP="00000000" w:rsidRDefault="00000000" w:rsidRPr="00000000" w14:paraId="000002FF">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Charms Instruction Manual (N/A) (Free): </w:t>
      </w:r>
      <w:r w:rsidDel="00000000" w:rsidR="00000000" w:rsidRPr="00000000">
        <w:rPr>
          <w:rtl w:val="0"/>
        </w:rPr>
        <w:t xml:space="preserve">An instruction manual detailing the magic theory behind charm magic. Includes several low-level charm spells.</w:t>
        <w:br w:type="textWrapping"/>
      </w:r>
    </w:p>
    <w:p w:rsidR="00000000" w:rsidDel="00000000" w:rsidP="00000000" w:rsidRDefault="00000000" w:rsidRPr="00000000" w14:paraId="00000300">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Shorthand (A Certain Magical Index) (600)</w:t>
      </w:r>
      <w:r w:rsidDel="00000000" w:rsidR="00000000" w:rsidRPr="00000000">
        <w:rPr>
          <w:rtl w:val="0"/>
        </w:rPr>
        <w:t xml:space="preserve">: You can now create temporary, small, and imperfect grimoires with your knowledge of astrology by mixing the different symbols and colours of the four elements onto a sheet of paper. Despite the fact that no knowledge can be passed on with this method, it allows you to store and create a vast variety of spells of different levels of complexity. By writing symbols down in different ink colours and in different angles, you can create spells that range from repelling bystanders, fireballs, blades coming out from the ground, communication, or even counter</w:t>
      </w:r>
      <w:ins w:author="Francis Desrosiers" w:id="168" w:date="2021-09-02T04:21:23Z">
        <w:r w:rsidDel="00000000" w:rsidR="00000000" w:rsidRPr="00000000">
          <w:rPr>
            <w:rtl w:val="0"/>
          </w:rPr>
          <w:t xml:space="preserve"> </w:t>
        </w:r>
      </w:ins>
      <w:r w:rsidDel="00000000" w:rsidR="00000000" w:rsidRPr="00000000">
        <w:rPr>
          <w:rtl w:val="0"/>
        </w:rPr>
        <w:t xml:space="preserve">attacking a person when he uses magic nearly instantaneously. However, you do need to bite down on the sheet of paper to activate the spell, and the spells disintegrate after an hour (less if your handwriting sucks, more if you have great penmanship). Nevertheless, being able to cast spells that would ordinarily require anything from long, large rituals, many magic circles, or a simple incantation at a bite is pretty damn amazing. Hope you can write fast and see threats coming. This technique is not found in any grimoire.</w:t>
        <w:br w:type="textWrapping"/>
      </w:r>
      <w:r w:rsidDel="00000000" w:rsidR="00000000" w:rsidRPr="00000000">
        <w:rPr>
          <w:rtl w:val="0"/>
        </w:rPr>
      </w:r>
    </w:p>
    <w:p w:rsidR="00000000" w:rsidDel="00000000" w:rsidP="00000000" w:rsidRDefault="00000000" w:rsidRPr="00000000" w14:paraId="00000301">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Gravity Magic (Fairy Tail) (700)</w:t>
      </w:r>
      <w:r w:rsidDel="00000000" w:rsidR="00000000" w:rsidRPr="00000000">
        <w:rPr>
          <w:rtl w:val="0"/>
        </w:rPr>
        <w:t xml:space="preserve">: This allows the user to manipulate gravity to an extent – no black holes, mind you, but one can make themselves able to run up or on walls, or immobilize an enemy (the heavier they are, the better this works). Curiously, once the magic wears off, the target appears taller and thinner.</w:t>
        <w:br w:type="textWrapping"/>
      </w:r>
    </w:p>
    <w:p w:rsidR="00000000" w:rsidDel="00000000" w:rsidP="00000000" w:rsidRDefault="00000000" w:rsidRPr="00000000" w14:paraId="00000302">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Lightning Magic (Fairy Tail) (700)</w:t>
      </w:r>
      <w:r w:rsidDel="00000000" w:rsidR="00000000" w:rsidRPr="00000000">
        <w:rPr>
          <w:rtl w:val="0"/>
        </w:rPr>
        <w:t xml:space="preserve">: This allows the user to create and manipulate lightning, or even transform into lightning for a few seconds at a time! This takes a great deal of magic power, however…</w:t>
        <w:br w:type="textWrapping"/>
      </w:r>
    </w:p>
    <w:p w:rsidR="00000000" w:rsidDel="00000000" w:rsidP="00000000" w:rsidRDefault="00000000" w:rsidRPr="00000000" w14:paraId="00000303">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Earth Magic (Fairy Tail) (700)</w:t>
      </w:r>
      <w:r w:rsidDel="00000000" w:rsidR="00000000" w:rsidRPr="00000000">
        <w:rPr>
          <w:rtl w:val="0"/>
        </w:rPr>
        <w:t xml:space="preserve">: This allows the user to make use of the earth around them for their magic. Not only can they control the density and matter state of the earth about them, but they can also effortlessly tunnel through the ground.</w:t>
        <w:br w:type="textWrapping"/>
      </w:r>
    </w:p>
    <w:p w:rsidR="00000000" w:rsidDel="00000000" w:rsidP="00000000" w:rsidRDefault="00000000" w:rsidRPr="00000000" w14:paraId="00000304">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Water Magic (Fairy Tail) (700)</w:t>
      </w:r>
      <w:r w:rsidDel="00000000" w:rsidR="00000000" w:rsidRPr="00000000">
        <w:rPr>
          <w:rtl w:val="0"/>
        </w:rPr>
        <w:t xml:space="preserve">: With this power, the user can manipulate or generate water - making beams or pillars out of it, producing whirlpools on dry land, causing rain, or even becoming water - all of these are in the caster’s grasp.</w:t>
        <w:br w:type="textWrapping"/>
      </w:r>
    </w:p>
    <w:p w:rsidR="00000000" w:rsidDel="00000000" w:rsidP="00000000" w:rsidRDefault="00000000" w:rsidRPr="00000000" w14:paraId="00000305">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Fire Magic (Fairy Tail) (700)</w:t>
      </w:r>
      <w:r w:rsidDel="00000000" w:rsidR="00000000" w:rsidRPr="00000000">
        <w:rPr>
          <w:rtl w:val="0"/>
        </w:rPr>
        <w:t xml:space="preserve">: The caster creates and manipulates flame, possibly even becoming fire briefly. The color of the flames can also reveal something about the user’s techniques or personality, and each color will taste differently to those who consume fire.</w:t>
        <w:br w:type="textWrapping"/>
      </w:r>
    </w:p>
    <w:p w:rsidR="00000000" w:rsidDel="00000000" w:rsidP="00000000" w:rsidRDefault="00000000" w:rsidRPr="00000000" w14:paraId="00000306">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Wind Magic (Fairy Tail) (700)</w:t>
      </w:r>
      <w:r w:rsidDel="00000000" w:rsidR="00000000" w:rsidRPr="00000000">
        <w:rPr>
          <w:rtl w:val="0"/>
        </w:rPr>
        <w:t xml:space="preserve">: The caster creates, manipulates, or possibly even becomes wind. This allows for high-speed movement and precision cutting strikes as well as wide-ranged destruction.</w:t>
        <w:br w:type="textWrapping"/>
      </w:r>
    </w:p>
    <w:p w:rsidR="00000000" w:rsidDel="00000000" w:rsidP="00000000" w:rsidRDefault="00000000" w:rsidRPr="00000000" w14:paraId="00000307">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Organic Link Magic (Fairy Tail) (700)</w:t>
      </w:r>
      <w:r w:rsidDel="00000000" w:rsidR="00000000" w:rsidRPr="00000000">
        <w:rPr>
          <w:rtl w:val="0"/>
        </w:rPr>
        <w:t xml:space="preserve">: The caster links life forces to objects in various ways - either by enchanting objects to reflect damage back at those that destroy them or by using their own Magic Power to fuel highly powerful enchanted objects.</w:t>
        <w:br w:type="textWrapping"/>
      </w:r>
    </w:p>
    <w:p w:rsidR="00000000" w:rsidDel="00000000" w:rsidP="00000000" w:rsidRDefault="00000000" w:rsidRPr="00000000" w14:paraId="00000308">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Darkness Magic (Fairy Tail) (700)</w:t>
      </w:r>
      <w:r w:rsidDel="00000000" w:rsidR="00000000" w:rsidRPr="00000000">
        <w:rPr>
          <w:rtl w:val="0"/>
        </w:rPr>
        <w:t xml:space="preserve">: The caster creates and manipulates darkness itself, and this can be formed into blasts, shields, or even used to increase the strengths of physical attacks.</w:t>
        <w:br w:type="textWrapping"/>
      </w:r>
    </w:p>
    <w:p w:rsidR="00000000" w:rsidDel="00000000" w:rsidP="00000000" w:rsidRDefault="00000000" w:rsidRPr="00000000" w14:paraId="00000309">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Pict Magic (Fairy Tail) (700)</w:t>
      </w:r>
      <w:r w:rsidDel="00000000" w:rsidR="00000000" w:rsidRPr="00000000">
        <w:rPr>
          <w:rtl w:val="0"/>
        </w:rPr>
        <w:t xml:space="preserve">: Allows the user to create magic constructs by painting them. The more powerful the construct, however, the better the painting has to be for it to even work. Furthermore, a canvas (this can also be the caster’s body) must be present.</w:t>
        <w:br w:type="textWrapping"/>
      </w:r>
    </w:p>
    <w:p w:rsidR="00000000" w:rsidDel="00000000" w:rsidP="00000000" w:rsidRDefault="00000000" w:rsidRPr="00000000" w14:paraId="0000030A">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Dark Ecriture (Fairy Tail) (700)</w:t>
      </w:r>
      <w:r w:rsidDel="00000000" w:rsidR="00000000" w:rsidRPr="00000000">
        <w:rPr>
          <w:rtl w:val="0"/>
        </w:rPr>
        <w:t xml:space="preserve">: A form of Writing Magic and Solid Script that focuses on runes. These runes can be written on any surface, or even midair, to form traps and barriers, wings and weapons, or even allow the user to teleport short distances, inflict pain and fear on opponents, and transform themselves, gaining enhanced strength and durability temporarily - which, of course, normally means until they run out of Magic Power or are rendered unconscious.</w:t>
        <w:br w:type="textWrapping"/>
      </w:r>
    </w:p>
    <w:p w:rsidR="00000000" w:rsidDel="00000000" w:rsidP="00000000" w:rsidRDefault="00000000" w:rsidRPr="00000000" w14:paraId="0000030B">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Mana Breeder Reactor (That Time I Was Reincarnated As A Slime) (800)</w:t>
      </w:r>
      <w:r w:rsidDel="00000000" w:rsidR="00000000" w:rsidRPr="00000000">
        <w:rPr>
          <w:rtl w:val="0"/>
        </w:rPr>
        <w:t xml:space="preserve">: This is the Intrinsic Skill of God that had previously been forcibly passed down from Veldanava onto Milim Nava when she was born. It’s skill that that allows the user to infinitely generate mana and makes the user capable of using the densest possible type of energy in the world called Stardust energy, the energy of “everythingness” and the counterpart to Nihility, the energy of “nothingness”</w:t>
        <w:br w:type="textWrapping"/>
      </w:r>
    </w:p>
    <w:p w:rsidR="00000000" w:rsidDel="00000000" w:rsidP="00000000" w:rsidRDefault="00000000" w:rsidRPr="00000000" w14:paraId="0000030C">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Dragon Slayer Magic (Fairy Tail) (1000)</w:t>
      </w:r>
      <w:r w:rsidDel="00000000" w:rsidR="00000000" w:rsidRPr="00000000">
        <w:rPr>
          <w:rtl w:val="0"/>
        </w:rPr>
        <w:t xml:space="preserve">: Whether taught by a dragon or implanted with a Dragon Lacrima, you have the powers of Dragons within you. Choose a single magical element - you are now immune to all mundane sources of that element and any magical sources of it weaker than that of an actual Dragon. In addition, you may consume this element to recharge from fatigue caused by using this. This magic lives up to its name, and while highly destructive against everything, shows its true </w:t>
      </w:r>
      <w:ins w:author="TheZimon04" w:id="169" w:date="2023-06-07T15:57:14Z">
        <w:r w:rsidDel="00000000" w:rsidR="00000000" w:rsidRPr="00000000">
          <w:rPr>
            <w:rtl w:val="0"/>
            <w:rPrChange w:author="TheZimon04" w:id="170" w:date="2023-06-07T15:57:14Z">
              <w:rPr/>
            </w:rPrChange>
          </w:rPr>
          <w:t xml:space="preserve">potential</w:t>
        </w:r>
      </w:ins>
      <w:ins w:author="Dương VH" w:id="171" w:date="2021-10-29T10:12:04Z">
        <w:del w:author="TheZimon04" w:id="169" w:date="2023-06-07T15:57:14Z">
          <w:r w:rsidDel="00000000" w:rsidR="00000000" w:rsidRPr="00000000">
            <w:rPr>
              <w:rtl w:val="0"/>
              <w:rPrChange w:author="TheZimon04" w:id="170" w:date="2023-06-07T15:57:14Z">
                <w:rPr/>
              </w:rPrChange>
            </w:rPr>
            <w:delText xml:space="preserve">uq</w:delText>
          </w:r>
        </w:del>
      </w:ins>
      <w:del w:author="TheZimon04" w:id="169" w:date="2023-06-07T15:57:14Z">
        <w:r w:rsidDel="00000000" w:rsidR="00000000" w:rsidRPr="00000000">
          <w:rPr>
            <w:rtl w:val="0"/>
            <w:rPrChange w:author="TheZimon04" w:id="170" w:date="2023-06-07T15:57:14Z">
              <w:rPr/>
            </w:rPrChange>
          </w:rPr>
          <w:delText xml:space="preserve">potential</w:delText>
        </w:r>
      </w:del>
      <w:r w:rsidDel="00000000" w:rsidR="00000000" w:rsidRPr="00000000">
        <w:rPr>
          <w:rtl w:val="0"/>
        </w:rPr>
        <w:t xml:space="preserve"> when in combat against anything that could truthfully call itself a Dragon.</w:t>
        <w:br w:type="textWrapping"/>
      </w:r>
    </w:p>
    <w:p w:rsidR="00000000" w:rsidDel="00000000" w:rsidP="00000000" w:rsidRDefault="00000000" w:rsidRPr="00000000" w14:paraId="0000030D">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ins w:author="Dương VH" w:id="172" w:date="2021-10-29T10:12:02Z">
        <w:r w:rsidDel="00000000" w:rsidR="00000000" w:rsidRPr="00000000">
          <w:rPr>
            <w:b w:val="1"/>
            <w:rtl w:val="0"/>
            <w:rPrChange w:author="Dương VH" w:id="173" w:date="2021-10-29T10:12:02Z">
              <w:rPr/>
            </w:rPrChange>
          </w:rPr>
          <w:t xml:space="preserve">Crush</w:t>
        </w:r>
      </w:ins>
      <w:del w:author="Dương VH" w:id="172" w:date="2021-10-29T10:12:02Z">
        <w:r w:rsidDel="00000000" w:rsidR="00000000" w:rsidRPr="00000000">
          <w:rPr>
            <w:b w:val="1"/>
            <w:rtl w:val="0"/>
            <w:rPrChange w:author="Dương VH" w:id="173" w:date="2021-10-29T10:12:02Z">
              <w:rPr>
                <w:b w:val="1"/>
              </w:rPr>
            </w:rPrChange>
          </w:rPr>
          <w:delText xml:space="preserve">Crash</w:delText>
        </w:r>
      </w:del>
      <w:r w:rsidDel="00000000" w:rsidR="00000000" w:rsidRPr="00000000">
        <w:rPr>
          <w:b w:val="1"/>
          <w:rtl w:val="0"/>
        </w:rPr>
        <w:t xml:space="preserve"> Magic (Fairy Tail) (1000)</w:t>
      </w:r>
      <w:r w:rsidDel="00000000" w:rsidR="00000000" w:rsidRPr="00000000">
        <w:rPr>
          <w:rtl w:val="0"/>
        </w:rPr>
        <w:t xml:space="preserve">: This magic is a mighty instrument, by which the user may literally crush all before them. To reduce a building to rubble with a single punch. To soften a fall by crushing the ground. To block other spells by simply shattering them into so much nothing. This is the power of </w:t>
      </w:r>
      <w:ins w:author="Dương VH" w:id="174" w:date="2021-12-25T04:02:54Z">
        <w:r w:rsidDel="00000000" w:rsidR="00000000" w:rsidRPr="00000000">
          <w:rPr>
            <w:rtl w:val="0"/>
          </w:rPr>
          <w:t xml:space="preserve">Crush</w:t>
        </w:r>
      </w:ins>
      <w:del w:author="Dương VH" w:id="174" w:date="2021-12-25T04:02:54Z">
        <w:r w:rsidDel="00000000" w:rsidR="00000000" w:rsidRPr="00000000">
          <w:rPr>
            <w:rtl w:val="0"/>
          </w:rPr>
          <w:delText xml:space="preserve">Crash</w:delText>
        </w:r>
      </w:del>
      <w:r w:rsidDel="00000000" w:rsidR="00000000" w:rsidRPr="00000000">
        <w:rPr>
          <w:rtl w:val="0"/>
        </w:rPr>
        <w:t xml:space="preserve">, with which mighty fortresses may be turned to dust.</w:t>
        <w:br w:type="textWrapping"/>
      </w:r>
    </w:p>
    <w:p w:rsidR="00000000" w:rsidDel="00000000" w:rsidP="00000000" w:rsidRDefault="00000000" w:rsidRPr="00000000" w14:paraId="0000030E">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Greatest Witch Ever (Vampire Diaries) (1000)</w:t>
      </w:r>
      <w:r w:rsidDel="00000000" w:rsidR="00000000" w:rsidRPr="00000000">
        <w:rPr>
          <w:rtl w:val="0"/>
        </w:rPr>
        <w:t xml:space="preserve">: So you wish to be among the greats, do you? Well...very well. This perk grants you immense magical power, equal to that of at least three other powerful witches in addition to your own, placing you at equal footing with the likes of Papa Tunde or Celeste. But power isn’t everything, what matters far more is the skill you wield it with. And you have that too, in spades.</w:t>
        <w:br w:type="textWrapping"/>
        <w:br w:type="textWrapping"/>
        <w:t xml:space="preserve">You gain a massively enhanced learning ability when it comes to magic. What would take others weeks and months to get proficient with, you can master in hours and days. Your memory and comprehension skills are also boosted, allowing you to recall and enchant long incantations and rituals without needing to consult books at every turn. Much as Daliyah the witch created the entire branch of Connective magic on her own, and Qetsiyah created an entire afterlife and thus created Spirit magic, put in enough time and effort and eventually you could blaze a trail of your own, carving your name on the rock of history.</w:t>
        <w:br w:type="textWrapping"/>
      </w:r>
    </w:p>
    <w:p w:rsidR="00000000" w:rsidDel="00000000" w:rsidP="00000000" w:rsidRDefault="00000000" w:rsidRPr="00000000" w14:paraId="0000030F">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Magic Manipulation (Demon King Daimao) (1200)</w:t>
      </w:r>
      <w:r w:rsidDel="00000000" w:rsidR="00000000" w:rsidRPr="00000000">
        <w:rPr>
          <w:rtl w:val="0"/>
        </w:rPr>
        <w:t xml:space="preserve">: Magic like all things can be learned and manipulated. For a demon king this is as easy as breathing. A demon king with no previous magical skill at first will still have considerable trouble not blowing things up when casting magic. But over the course of a few days he could manage many different feats from telekinesis, mana blasts that leave craters after impact, regenerating a severed arm in seconds, augmenting his body for super strength, making his body take on demonic traits, absorbing mana based attacks, opening portals, and many other things with enough time. Of course, whether you have the raw power to do any of this depends if you’re a demon king. Bending reality, time manipulation, and such things are beyond even you.</w:t>
        <w:br w:type="textWrapping"/>
      </w:r>
    </w:p>
    <w:p w:rsidR="00000000" w:rsidDel="00000000" w:rsidP="00000000" w:rsidRDefault="00000000" w:rsidRPr="00000000" w14:paraId="00000310">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Book of Zeref (Fairy Tail) (1200)</w:t>
      </w:r>
      <w:r w:rsidDel="00000000" w:rsidR="00000000" w:rsidRPr="00000000">
        <w:rPr>
          <w:rtl w:val="0"/>
        </w:rPr>
        <w:t xml:space="preserve">: While it'll take you a good 40-60 years to decipher the most basic secrets within, you can obtain the secret of the Black Art of Living Magic from it. With this, you may breathe life and personalities into inanimate objects. While these can be placed under your control, to give them free will instead is to grant another possibility – taking them on as a partner in your journeys. You're nowhere near as good at this as Zeref is yet, not even when you actually figure it out – maybe you can perform the ritual once every twenty years? Don't worry, Zeref's had centuries to work on this – if you had that kind of time, imagine what you could do...</w:t>
        <w:br w:type="textWrapping"/>
      </w:r>
    </w:p>
    <w:bookmarkStart w:colFirst="0" w:colLast="0" w:name="kix.25urskf18698" w:id="10"/>
    <w:bookmarkEnd w:id="10"/>
    <w:p w:rsidR="00000000" w:rsidDel="00000000" w:rsidP="00000000" w:rsidRDefault="00000000" w:rsidRPr="00000000" w14:paraId="00000311">
      <w:pPr>
        <w:pStyle w:val="Heading1"/>
        <w:pageBreakBefore w:val="0"/>
        <w:numPr>
          <w:ilvl w:val="0"/>
          <w:numId w:val="1"/>
        </w:numPr>
        <w:spacing w:after="0" w:before="0" w:lineRule="auto"/>
        <w:ind w:left="720" w:hanging="360"/>
        <w:rPr>
          <w:sz w:val="22"/>
          <w:szCs w:val="22"/>
          <w:rPrChange w:author="Leonardo Dos Santos" w:id="60" w:date="2025-05-13T12:42:55Z">
            <w:rPr>
              <w:sz w:val="22"/>
              <w:szCs w:val="22"/>
            </w:rPr>
          </w:rPrChange>
        </w:rPr>
        <w:pPrChange w:author="Leonardo Dos Santos" w:id="0" w:date="2025-05-13T12:42:55Z">
          <w:pPr>
            <w:pStyle w:val="Heading1"/>
            <w:pageBreakBefore w:val="0"/>
            <w:numPr>
              <w:ilvl w:val="0"/>
              <w:numId w:val="4"/>
            </w:numPr>
            <w:spacing w:after="0" w:before="0" w:lineRule="auto"/>
            <w:ind w:left="720" w:hanging="360"/>
          </w:pPr>
        </w:pPrChange>
      </w:pPr>
      <w:bookmarkStart w:colFirst="0" w:colLast="0" w:name="_rkif5v3ncr90" w:id="11"/>
      <w:bookmarkEnd w:id="11"/>
      <w:r w:rsidDel="00000000" w:rsidR="00000000" w:rsidRPr="00000000">
        <w:rPr>
          <w:b w:val="1"/>
          <w:sz w:val="22"/>
          <w:szCs w:val="22"/>
          <w:rtl w:val="0"/>
        </w:rPr>
        <w:t xml:space="preserve">Comfort Domain (</w:t>
      </w:r>
      <w:ins w:author="Dương VH" w:id="175" w:date="2021-08-25T09:49:22Z">
        <w:r w:rsidDel="00000000" w:rsidR="00000000" w:rsidRPr="00000000">
          <w:rPr>
            <w:b w:val="1"/>
            <w:sz w:val="22"/>
            <w:szCs w:val="22"/>
            <w:rtl w:val="0"/>
          </w:rPr>
          <w:t xml:space="preserve">5</w:t>
        </w:r>
      </w:ins>
      <w:ins w:author="Isaiah Perez" w:id="176" w:date="2021-10-19T06:00:08Z">
        <w:r w:rsidDel="00000000" w:rsidR="00000000" w:rsidRPr="00000000">
          <w:rPr>
            <w:b w:val="1"/>
            <w:sz w:val="22"/>
            <w:szCs w:val="22"/>
            <w:rtl w:val="0"/>
          </w:rPr>
          <w:t xml:space="preserve">8</w:t>
        </w:r>
      </w:ins>
      <w:ins w:author="Dương VH" w:id="175" w:date="2021-08-25T09:49:22Z">
        <w:del w:author="Isaiah Perez" w:id="176" w:date="2021-10-19T06:00:08Z">
          <w:r w:rsidDel="00000000" w:rsidR="00000000" w:rsidRPr="00000000">
            <w:rPr>
              <w:b w:val="1"/>
              <w:sz w:val="22"/>
              <w:szCs w:val="22"/>
              <w:rtl w:val="0"/>
            </w:rPr>
            <w:delText xml:space="preserve">2</w:delText>
          </w:r>
        </w:del>
      </w:ins>
      <w:del w:author="Dương VH" w:id="175" w:date="2021-08-25T09:49:22Z">
        <w:r w:rsidDel="00000000" w:rsidR="00000000" w:rsidRPr="00000000">
          <w:rPr>
            <w:b w:val="1"/>
            <w:sz w:val="22"/>
            <w:szCs w:val="22"/>
            <w:rtl w:val="0"/>
          </w:rPr>
          <w:delText xml:space="preserve">47</w:delText>
        </w:r>
      </w:del>
      <w:r w:rsidDel="00000000" w:rsidR="00000000" w:rsidRPr="00000000">
        <w:rPr>
          <w:b w:val="1"/>
          <w:sz w:val="22"/>
          <w:szCs w:val="22"/>
          <w:rtl w:val="0"/>
        </w:rPr>
        <w:t xml:space="preserve"> Perks) [</w:t>
      </w:r>
      <w:hyperlink w:anchor="kix.pl4epvrjkswz">
        <w:r w:rsidDel="00000000" w:rsidR="00000000" w:rsidRPr="00000000">
          <w:rPr>
            <w:b w:val="1"/>
            <w:color w:val="1155cc"/>
            <w:sz w:val="22"/>
            <w:szCs w:val="22"/>
            <w:u w:val="single"/>
            <w:rtl w:val="0"/>
          </w:rPr>
          <w:t xml:space="preserve">TOP</w:t>
        </w:r>
      </w:hyperlink>
      <w:r w:rsidDel="00000000" w:rsidR="00000000" w:rsidRPr="00000000">
        <w:rPr>
          <w:b w:val="1"/>
          <w:sz w:val="22"/>
          <w:szCs w:val="22"/>
          <w:rtl w:val="0"/>
        </w:rPr>
        <w:t xml:space="preserve">]</w:t>
        <w:br w:type="textWrapping"/>
      </w:r>
    </w:p>
    <w:p w:rsidR="00000000" w:rsidDel="00000000" w:rsidP="00000000" w:rsidRDefault="00000000" w:rsidRPr="00000000" w14:paraId="00000312">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Wealth (Samurai Jack) (50)</w:t>
      </w:r>
      <w:r w:rsidDel="00000000" w:rsidR="00000000" w:rsidRPr="00000000">
        <w:rPr>
          <w:rtl w:val="0"/>
        </w:rPr>
        <w:t xml:space="preserve">: You’ll most likely see prices vary widely depending on where you are while you’re here, but this should be enough money to live comfortably for five years, or sparsely for ten.</w:t>
        <w:br w:type="textWrapping"/>
      </w:r>
    </w:p>
    <w:p w:rsidR="00000000" w:rsidDel="00000000" w:rsidP="00000000" w:rsidRDefault="00000000" w:rsidRPr="00000000" w14:paraId="00000313">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Pouch of Gold (A Song of Ice and Fire) (50)</w:t>
      </w:r>
      <w:r w:rsidDel="00000000" w:rsidR="00000000" w:rsidRPr="00000000">
        <w:rPr>
          <w:rtl w:val="0"/>
        </w:rPr>
        <w:t xml:space="preserve">: A pouch of golden coins. Around 100 Golden Dragons worth.</w:t>
        <w:br w:type="textWrapping"/>
      </w:r>
    </w:p>
    <w:p w:rsidR="00000000" w:rsidDel="00000000" w:rsidP="00000000" w:rsidRDefault="00000000" w:rsidRPr="00000000" w14:paraId="00000314">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Big ol’ Bag a’ Gems (Spyro) (50)</w:t>
      </w:r>
      <w:r w:rsidDel="00000000" w:rsidR="00000000" w:rsidRPr="00000000">
        <w:rPr>
          <w:rtl w:val="0"/>
        </w:rPr>
        <w:t xml:space="preserve">: You get a hefty sack of 200 gems. They're pretty shiny and come in a huge variety of colors. The larger ones being worth more. They're aren't nearly as precious here though since you can find them in the thousands just lying around.</w:t>
        <w:br w:type="textWrapping"/>
      </w:r>
    </w:p>
    <w:p w:rsidR="00000000" w:rsidDel="00000000" w:rsidP="00000000" w:rsidRDefault="00000000" w:rsidRPr="00000000" w14:paraId="00000315">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Shirou’s Cook Book (Fate/Stay Night) (50)</w:t>
      </w:r>
      <w:r w:rsidDel="00000000" w:rsidR="00000000" w:rsidRPr="00000000">
        <w:rPr>
          <w:rtl w:val="0"/>
        </w:rPr>
        <w:t xml:space="preserve">: The holy bible of the Emiya household, you now receive a copy of this incredible book. Within it are stored the miraculous recipes of Shirou Emiya, each of which is enough to bring your tastebuds to heaven and back!</w:t>
        <w:br w:type="textWrapping"/>
      </w:r>
    </w:p>
    <w:p w:rsidR="00000000" w:rsidDel="00000000" w:rsidP="00000000" w:rsidRDefault="00000000" w:rsidRPr="00000000" w14:paraId="00000316">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Cupboard of Tea (Scott Pilgrim vs. The World) (50)</w:t>
      </w:r>
      <w:r w:rsidDel="00000000" w:rsidR="00000000" w:rsidRPr="00000000">
        <w:rPr>
          <w:rtl w:val="0"/>
        </w:rPr>
        <w:t xml:space="preserve">: This set of cupboards contains a seemingly endless supply of teas, including but not limited to: Blueberry, Raspberry, Ginseng, Sleepytime, Green Tea, Green Tea with Lemon, Green Tea with Lemon and Honey, Liver Disaster, Ginger with Honey, Ginger without Honey, Vanilla Almond, White Truffle Coconut, Chamomile, Blueberry Chamomile, Decaf Vanilla Walnut, Constant Comment and Earl Grey. Enjoy! Also comes with fine china Tea Set.</w:t>
        <w:br w:type="textWrapping"/>
      </w:r>
    </w:p>
    <w:p w:rsidR="00000000" w:rsidDel="00000000" w:rsidP="00000000" w:rsidRDefault="00000000" w:rsidRPr="00000000" w14:paraId="00000317">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Quality Alcohol (Vampire Diaries) (50)</w:t>
      </w:r>
      <w:r w:rsidDel="00000000" w:rsidR="00000000" w:rsidRPr="00000000">
        <w:rPr>
          <w:rtl w:val="0"/>
        </w:rPr>
        <w:t xml:space="preserve">: ​An alcohol cabinet containing about half a dozen bottles of high quality drinks, refilling itself every week, or as soon as it’s empty, whichever is later.</w:t>
        <w:br w:type="textWrapping"/>
      </w:r>
    </w:p>
    <w:p w:rsidR="00000000" w:rsidDel="00000000" w:rsidP="00000000" w:rsidRDefault="00000000" w:rsidRPr="00000000" w14:paraId="00000318">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Concentration</w:t>
      </w:r>
      <w:r w:rsidDel="00000000" w:rsidR="00000000" w:rsidRPr="00000000">
        <w:rPr>
          <w:rtl w:val="0"/>
        </w:rPr>
        <w:t xml:space="preserve"> </w:t>
      </w:r>
      <w:r w:rsidDel="00000000" w:rsidR="00000000" w:rsidRPr="00000000">
        <w:rPr>
          <w:b w:val="1"/>
          <w:rtl w:val="0"/>
        </w:rPr>
        <w:t xml:space="preserve">(Justice League Dark) (100)</w:t>
      </w:r>
      <w:r w:rsidDel="00000000" w:rsidR="00000000" w:rsidRPr="00000000">
        <w:rPr>
          <w:rtl w:val="0"/>
        </w:rPr>
        <w:t xml:space="preserve">: You’ve got excellent concentration. Half the Justice League could be fighting the latest world-ending Big Bad right in front of you and you could easily do doctorate level research while holding a casual conversation with the heroes. It’s not much but comes in handy given how unruly this place can be.</w:t>
        <w:br w:type="textWrapping"/>
      </w:r>
    </w:p>
    <w:p w:rsidR="00000000" w:rsidDel="00000000" w:rsidP="00000000" w:rsidRDefault="00000000" w:rsidRPr="00000000" w14:paraId="00000319">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Bag of Supplies (Full Metal Alchemist) (100)</w:t>
      </w:r>
      <w:r w:rsidDel="00000000" w:rsidR="00000000" w:rsidRPr="00000000">
        <w:rPr>
          <w:rtl w:val="0"/>
        </w:rPr>
        <w:t xml:space="preserve">: This bag of supplies is a constantly refilling set of rations, blankets, sleeping bags, tents, and water required to survive almost anywhere you need to. Comes in a bag that surprisingly doesn’t have too much of a space problem, and is about the size of a travel pack.</w:t>
        <w:br w:type="textWrapping"/>
      </w:r>
    </w:p>
    <w:p w:rsidR="00000000" w:rsidDel="00000000" w:rsidP="00000000" w:rsidRDefault="00000000" w:rsidRPr="00000000" w14:paraId="0000031A">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Mind over matter (Generic D&amp;D 5e) (100)</w:t>
      </w:r>
      <w:r w:rsidDel="00000000" w:rsidR="00000000" w:rsidRPr="00000000">
        <w:rPr>
          <w:rtl w:val="0"/>
        </w:rPr>
        <w:t xml:space="preserve">: You know that the mind matters above all. This perk allows you to handle any physical issues you run into that are solvable, but would require some measure of pain or discomfort to overcome. You can dislocate your own arm or leg to squeeze somewhere, or otherwise get the job done. Discomfort doesn't really matter to you, anymore. You can feel it, but you know how to work past it.</w:t>
        <w:br w:type="textWrapping"/>
      </w:r>
    </w:p>
    <w:p w:rsidR="00000000" w:rsidDel="00000000" w:rsidP="00000000" w:rsidRDefault="00000000" w:rsidRPr="00000000" w14:paraId="0000031B">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Seeds (Fate/Apocrypha) (100)</w:t>
      </w:r>
      <w:r w:rsidDel="00000000" w:rsidR="00000000" w:rsidRPr="00000000">
        <w:rPr>
          <w:rtl w:val="0"/>
        </w:rPr>
        <w:t xml:space="preserve">: Packets of seeds, apparently for flowers, that don’t seem to run out. They’ll grow to full size within a day if planted on any reasonably fertile ground and don’t need any sort of watering or weeding, and though they have no obviously magical properties other than these, they’re quite pretty and brightly coloured. The fields and flower patches these seeds can let you make are also oddly relaxing to lie around in, and tend to remind you of happier memories while making painful ones fade away. Maybe you can give some away as a gift?</w:t>
        <w:br w:type="textWrapping"/>
      </w:r>
    </w:p>
    <w:p w:rsidR="00000000" w:rsidDel="00000000" w:rsidP="00000000" w:rsidRDefault="00000000" w:rsidRPr="00000000" w14:paraId="0000031C">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Fluffy! (Nintendogs) (100)</w:t>
      </w:r>
      <w:r w:rsidDel="00000000" w:rsidR="00000000" w:rsidRPr="00000000">
        <w:rPr>
          <w:rtl w:val="0"/>
        </w:rPr>
        <w:t xml:space="preserve">: Any hair you have is incredibly pleasant to the touch. People will be happy to give you head rubs with frequency. Your hair quickly returns to a clean and attractive state with little effort on your part.</w:t>
        <w:br w:type="textWrapping"/>
      </w:r>
    </w:p>
    <w:p w:rsidR="00000000" w:rsidDel="00000000" w:rsidP="00000000" w:rsidRDefault="00000000" w:rsidRPr="00000000" w14:paraId="0000031D">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Lie Down (Nintendogs) (100)</w:t>
      </w:r>
      <w:r w:rsidDel="00000000" w:rsidR="00000000" w:rsidRPr="00000000">
        <w:rPr>
          <w:rtl w:val="0"/>
        </w:rPr>
        <w:t xml:space="preserve">: You can sleep through exceptional noise and stressful situations without issue, but will still awaken if something threatening approaches you or your allies directly.</w:t>
        <w:br w:type="textWrapping"/>
      </w:r>
    </w:p>
    <w:p w:rsidR="00000000" w:rsidDel="00000000" w:rsidP="00000000" w:rsidRDefault="00000000" w:rsidRPr="00000000" w14:paraId="0000031E">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Stay (Nintendogs) (100)</w:t>
      </w:r>
      <w:r w:rsidDel="00000000" w:rsidR="00000000" w:rsidRPr="00000000">
        <w:rPr>
          <w:rtl w:val="0"/>
        </w:rPr>
        <w:t xml:space="preserve">: You can remain completely motionless without discomfort for extended periods of time, even in positions that appear incredibly uncomfortable.</w:t>
        <w:br w:type="textWrapping"/>
      </w:r>
    </w:p>
    <w:p w:rsidR="00000000" w:rsidDel="00000000" w:rsidP="00000000" w:rsidRDefault="00000000" w:rsidRPr="00000000" w14:paraId="0000031F">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Local Cuisine (Pokemon Anime) (100)</w:t>
      </w:r>
      <w:r w:rsidDel="00000000" w:rsidR="00000000" w:rsidRPr="00000000">
        <w:rPr>
          <w:rtl w:val="0"/>
        </w:rPr>
        <w:t xml:space="preserve">: A cookbook created by an exceptionally skilled, and eccentric, chef. This book can teach anyone how to be a great chef that can please any pallet, and covers every culinary style imaginable, though some of its recipes are rather… quirky. For some reason the end results never look the way they should, but rest assured that even if your jelly donut looks like a rice ball, it’ll still be delicious. Should you master the lessons this book holds, perhaps you’ll find ways to apply this form of culinary misdirection in other ways.</w:t>
        <w:br w:type="textWrapping"/>
      </w:r>
    </w:p>
    <w:p w:rsidR="00000000" w:rsidDel="00000000" w:rsidP="00000000" w:rsidRDefault="00000000" w:rsidRPr="00000000" w14:paraId="00000320">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Grace and Poise (My Little Pony: Friendship is Magic) (100)</w:t>
      </w:r>
      <w:r w:rsidDel="00000000" w:rsidR="00000000" w:rsidRPr="00000000">
        <w:rPr>
          <w:rtl w:val="0"/>
        </w:rPr>
        <w:t xml:space="preserve">: Whenever you walk you have perfect poise, you do not run, you stride beautifully. Even when you are covered in mud, beaten, and haven’t slept in days you look dignified.</w:t>
        <w:br w:type="textWrapping"/>
      </w:r>
    </w:p>
    <w:p w:rsidR="00000000" w:rsidDel="00000000" w:rsidP="00000000" w:rsidRDefault="00000000" w:rsidRPr="00000000" w14:paraId="00000321">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Immunity to Intimate Accidental Powers (Borderlands 3) (100)</w:t>
      </w:r>
      <w:r w:rsidDel="00000000" w:rsidR="00000000" w:rsidRPr="00000000">
        <w:rPr>
          <w:rtl w:val="0"/>
        </w:rPr>
        <w:t xml:space="preserve">: You are immune to the accidental activations of any of your partner’s powers or abilities if the two of you are in the middle of an intimate moment. Handholding, kissing, various acts of sexual congress, etc. Why is this so cheap? Because it only works against your partner’s accidental power usage. If they knowingly decide to affect you, then you probably shouldn’t have been that close to them in the first place.</w:t>
        <w:br w:type="textWrapping"/>
      </w:r>
    </w:p>
    <w:p w:rsidR="00000000" w:rsidDel="00000000" w:rsidP="00000000" w:rsidRDefault="00000000" w:rsidRPr="00000000" w14:paraId="00000322">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Body of a Siren (Borderlands 3) (100)</w:t>
      </w:r>
      <w:r w:rsidDel="00000000" w:rsidR="00000000" w:rsidRPr="00000000">
        <w:rPr>
          <w:rtl w:val="0"/>
        </w:rPr>
        <w:t xml:space="preserve">: The average Siren is attractive and healthy, even in situations they maybe shouldn’t be. Maybe they are benefiting from excess Siren energies, maybe something else. Either way, you will have clear skin, lessened food and water needs, and as a bonus, will never have a physical addiction to anything. Yes, this includes Eridium addiction.</w:t>
        <w:br w:type="textWrapping"/>
      </w:r>
    </w:p>
    <w:p w:rsidR="00000000" w:rsidDel="00000000" w:rsidP="00000000" w:rsidRDefault="00000000" w:rsidRPr="00000000" w14:paraId="00000323">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Coffee (Borderlands 3) (100)</w:t>
      </w:r>
      <w:r w:rsidDel="00000000" w:rsidR="00000000" w:rsidRPr="00000000">
        <w:rPr>
          <w:rtl w:val="0"/>
        </w:rPr>
        <w:t xml:space="preserve">: A large mug that has an ever-full supply of your favorite type of coffee, or other caffeinated beverage of choice. If you have no preferred caffeine, then you may choose another beverage. </w:t>
        <w:br w:type="textWrapping"/>
      </w:r>
    </w:p>
    <w:p w:rsidR="00000000" w:rsidDel="00000000" w:rsidP="00000000" w:rsidRDefault="00000000" w:rsidRPr="00000000" w14:paraId="00000324">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Voice of an Angel (Devil May Cry) (100)</w:t>
      </w:r>
      <w:r w:rsidDel="00000000" w:rsidR="00000000" w:rsidRPr="00000000">
        <w:rPr>
          <w:rtl w:val="0"/>
        </w:rPr>
        <w:t xml:space="preserve">: Like Kyrie, you have a wonderful singing voice with a full range of the human spectrum. Your vocal power rivals legendary opera singers and you could hit the proper tones to shatter glass at the heights of your vocal range.</w:t>
        <w:br w:type="textWrapping"/>
      </w:r>
    </w:p>
    <w:p w:rsidR="00000000" w:rsidDel="00000000" w:rsidP="00000000" w:rsidRDefault="00000000" w:rsidRPr="00000000" w14:paraId="00000325">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The Little Things (How Not To Summon a Demon Lord) (100)</w:t>
      </w:r>
      <w:r w:rsidDel="00000000" w:rsidR="00000000" w:rsidRPr="00000000">
        <w:rPr>
          <w:rtl w:val="0"/>
        </w:rPr>
        <w:t xml:space="preserve">: While the adventurers here may not be as OP as the players back in the MMO version of Cross Reverie, they are often no less prepared to face the threats of the wilderness or perhaps a good dungeon crawl. With this, you’ll find that it’s easier to keep track of things like how much water you have left or when you should next sharpen your blades to ensure they cut true when you really need them. You also gain a small knack for general maintenance and foraging, allowing you to tough it out in the wilds a bit longer before having to traipse back into town to resupply.</w:t>
        <w:br w:type="textWrapping"/>
      </w:r>
    </w:p>
    <w:p w:rsidR="00000000" w:rsidDel="00000000" w:rsidP="00000000" w:rsidRDefault="00000000" w:rsidRPr="00000000" w14:paraId="00000326">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Magic Hands (Meddlesome Kitsune Senko-san) (100)</w:t>
      </w:r>
      <w:r w:rsidDel="00000000" w:rsidR="00000000" w:rsidRPr="00000000">
        <w:rPr>
          <w:rtl w:val="0"/>
        </w:rPr>
        <w:t xml:space="preserve">: You really do have magic hands, at least that is what people tell you. From massages to petting, your hands are great at making other people feel great. They will practically melt at the touch of your fingertips. Not only that, like with most skills you’ll only get better with time and practise.</w:t>
        <w:br w:type="textWrapping"/>
      </w:r>
    </w:p>
    <w:p w:rsidR="00000000" w:rsidDel="00000000" w:rsidP="00000000" w:rsidRDefault="00000000" w:rsidRPr="00000000" w14:paraId="00000327">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Comfy Knees (Meddlesome Kitsune Senko-san) (100)</w:t>
      </w:r>
      <w:r w:rsidDel="00000000" w:rsidR="00000000" w:rsidRPr="00000000">
        <w:rPr>
          <w:rtl w:val="0"/>
        </w:rPr>
        <w:t xml:space="preserve">: A pillow isn’t the only thing that is extremely comfortable to cuddle, and sleep on. There are some parts of the body that are just slightly too bony or hard to be truly comfortable. This effect makes it so that your whole body is like a giant huggable pillow. People would as happily fall asleep on your knees as they would in your arms, no more endless shifting to get more comfortable.</w:t>
        <w:br w:type="textWrapping"/>
      </w:r>
    </w:p>
    <w:p w:rsidR="00000000" w:rsidDel="00000000" w:rsidP="00000000" w:rsidRDefault="00000000" w:rsidRPr="00000000" w14:paraId="00000328">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Gold and Glory (The Legend of Zelda: Ocarina of Time) (100)</w:t>
      </w:r>
      <w:r w:rsidDel="00000000" w:rsidR="00000000" w:rsidRPr="00000000">
        <w:rPr>
          <w:rtl w:val="0"/>
        </w:rPr>
        <w:t xml:space="preserve">: A hero’s journey is laid with praises and treasure, if they put their efforts into it - you now have a nose for buried valuables and shiny objects usually hidden away from prying eyes, as well as a very good instinct for when people need errands run and tasks completed (and approximately how rewarding it’d be to follow through). It’s all well and good to be hailed as a hero - but a bag of rupees is as fine as any well wishes, isn’t it?</w:t>
        <w:br w:type="textWrapping"/>
      </w:r>
    </w:p>
    <w:p w:rsidR="00000000" w:rsidDel="00000000" w:rsidP="00000000" w:rsidRDefault="00000000" w:rsidRPr="00000000" w14:paraId="00000329">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Unconquerable (Generic Worm Fanfiction) (100)</w:t>
      </w:r>
      <w:r w:rsidDel="00000000" w:rsidR="00000000" w:rsidRPr="00000000">
        <w:rPr>
          <w:rtl w:val="0"/>
        </w:rPr>
        <w:t xml:space="preserve">: This can be a pretty bleak world, y’know. Good thing you have this. You have, what would poetically be called ‘the</w:t>
      </w:r>
      <w:del w:author="Anonymous" w:id="177" w:date="2024-02-28T17:19:23Z">
        <w:r w:rsidDel="00000000" w:rsidR="00000000" w:rsidRPr="00000000">
          <w:rPr>
            <w:rtl w:val="0"/>
          </w:rPr>
          <w:delText xml:space="preserve"> </w:delText>
        </w:r>
      </w:del>
      <w:r w:rsidDel="00000000" w:rsidR="00000000" w:rsidRPr="00000000">
        <w:rPr>
          <w:rtl w:val="0"/>
        </w:rPr>
        <w:t xml:space="preserve">will to shatter stars’. There is no hardship, no degree of opposition and no level of pain or suffering that can daunt your intentions, once you make up your mind about something. You can do this all day and you </w:t>
      </w:r>
      <w:r w:rsidDel="00000000" w:rsidR="00000000" w:rsidRPr="00000000">
        <w:rPr>
          <w:i w:val="1"/>
          <w:rtl w:val="0"/>
        </w:rPr>
        <w:t xml:space="preserve">never </w:t>
      </w:r>
      <w:r w:rsidDel="00000000" w:rsidR="00000000" w:rsidRPr="00000000">
        <w:rPr>
          <w:rtl w:val="0"/>
        </w:rPr>
        <w:t xml:space="preserve">quit save by your own conscious choice. Forget mere ‘peak human’ willpower, you are absolutely unbreakable. While still being mentally flexible enough to not be a stubborn asshole, of course. </w:t>
        <w:br w:type="textWrapping"/>
        <w:br w:type="textWrapping"/>
        <w:t xml:space="preserve">But it’d be a shame if after all that you fell to the first Master to happen along, so how about I toss in a flat immunity to all magical, psychic or otherwise supernatural effects, regardless of origin, that would negatively affect your mind? Never will you be enthralled. No dark artifact or villain will ever corrupt you, and no Hyperdimensional Computer will ever successfully hijack your brain-meats.</w:t>
        <w:br w:type="textWrapping"/>
      </w:r>
    </w:p>
    <w:p w:rsidR="00000000" w:rsidDel="00000000" w:rsidP="00000000" w:rsidRDefault="00000000" w:rsidRPr="00000000" w14:paraId="0000032A">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No Backsliding (Generic Random Powers) (100)</w:t>
      </w:r>
      <w:r w:rsidDel="00000000" w:rsidR="00000000" w:rsidRPr="00000000">
        <w:rPr>
          <w:rtl w:val="0"/>
        </w:rPr>
        <w:t xml:space="preserve">: Worried that once you reach your prime, there’ll be nowhere to go but down? Worry no more! Now, whatever the results of your training, learning, or perk buying are, they’ll never be taken from you. Once you attain a certain level of strength or learn a certain technique, it can never be suppressed or taken from you. Age or hostile magic will never sap your muscles and amnesia or areas of magic nullification can never rob you of the ability to cast a spell. This includes any buffs applied to you by others, so that empowering spells will last forever and deals with the devil will continue to grant you their powers even after the inevitable betrayal. The only direction you can move is up. </w:t>
        <w:br w:type="textWrapping"/>
      </w:r>
    </w:p>
    <w:p w:rsidR="00000000" w:rsidDel="00000000" w:rsidP="00000000" w:rsidRDefault="00000000" w:rsidRPr="00000000" w14:paraId="0000032B">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Incompatible (Ward) (100)</w:t>
      </w:r>
      <w:r w:rsidDel="00000000" w:rsidR="00000000" w:rsidRPr="00000000">
        <w:rPr>
          <w:rtl w:val="0"/>
        </w:rPr>
        <w:t xml:space="preserve">: Your powers interrupt others categorically similar to them when used, this might mean that human masters are resistant to other human masters and can disrupt their control, strangers might see through each other's effects or otherwise disrupt the function of them, shakers might make it harder for other shakers to operate in the same area, and thinkers might render the info of other thinkers inaccurate.</w:t>
        <w:br w:type="textWrapping"/>
      </w:r>
    </w:p>
    <w:p w:rsidR="00000000" w:rsidDel="00000000" w:rsidP="00000000" w:rsidRDefault="00000000" w:rsidRPr="00000000" w14:paraId="0000032C">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I Jumped Sexcily In Front Of Da Bullet!11 (My Immortal) (100)</w:t>
      </w:r>
      <w:r w:rsidDel="00000000" w:rsidR="00000000" w:rsidRPr="00000000">
        <w:rPr>
          <w:rtl w:val="0"/>
        </w:rPr>
        <w:t xml:space="preserve">: The goffs in this world have a strange way of making mundane actions appealing. Now, you too have that ability: Whatever you do, you look damn fine doing it. No longer will you be caught in embarrassing poses or pulling unflattering expressions. Be it sexily screaming, sexily walking to potions class, or even jumping sexily in front of a bullet, you can be sure that you’ll always look your best no matter what you do.</w:t>
        <w:br w:type="textWrapping"/>
      </w:r>
    </w:p>
    <w:p w:rsidR="00000000" w:rsidDel="00000000" w:rsidP="00000000" w:rsidRDefault="00000000" w:rsidRPr="00000000" w14:paraId="0000032D">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Trauma Inn (Final Fantasy—Mystic Quest Gauntlet) (100)</w:t>
      </w:r>
      <w:r w:rsidDel="00000000" w:rsidR="00000000" w:rsidRPr="00000000">
        <w:rPr>
          <w:rtl w:val="0"/>
        </w:rPr>
        <w:t xml:space="preserve">: A nice, quiet, uninterrupted nap of several hours long in a bed is all you need to completely recover yourself from death’s door and recharge exhausted stores of energy to use magic with.</w:t>
        <w:br w:type="textWrapping"/>
      </w:r>
    </w:p>
    <w:p w:rsidR="00000000" w:rsidDel="00000000" w:rsidP="00000000" w:rsidRDefault="00000000" w:rsidRPr="00000000" w14:paraId="0000032E">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Inventory (Final Fantasy—Mystic Quest Gauntlet) (150)</w:t>
      </w:r>
      <w:r w:rsidDel="00000000" w:rsidR="00000000" w:rsidRPr="00000000">
        <w:rPr>
          <w:rtl w:val="0"/>
        </w:rPr>
        <w:t xml:space="preserve">: You possess an extradimensional place to weightlessly store your belongings when not in use. Transferring items to and from this place occurs almost instantly, and there is no limit to how many kinds of items you can stash in this place, but there are two caveats: first, the item you’re putting in your Inventory cannot be much larger than an average adult human, and second you may only put up to 99 identical items in your Inventory due to the strange rules of RPG logic.</w:t>
        <w:br w:type="textWrapping"/>
      </w:r>
    </w:p>
    <w:p w:rsidR="00000000" w:rsidDel="00000000" w:rsidP="00000000" w:rsidRDefault="00000000" w:rsidRPr="00000000" w14:paraId="0000032F">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A Bit Of Safety (Final Fantasy—Mystic Quest Gauntlet) (150)</w:t>
      </w:r>
      <w:r w:rsidDel="00000000" w:rsidR="00000000" w:rsidRPr="00000000">
        <w:rPr>
          <w:rtl w:val="0"/>
        </w:rPr>
        <w:t xml:space="preserve">: Malicious magic and terrible effects that slay you instantly or turn you to stone no longer work on you. That is, an enemy could not kill you regardless of your toughness or health with the Life spell or moves of a similar nature.</w:t>
      </w:r>
      <w:r w:rsidDel="00000000" w:rsidR="00000000" w:rsidRPr="00000000">
        <w:rPr>
          <w:rtl w:val="0"/>
        </w:rPr>
        <w:br w:type="textWrapping"/>
      </w:r>
    </w:p>
    <w:p w:rsidR="00000000" w:rsidDel="00000000" w:rsidP="00000000" w:rsidRDefault="00000000" w:rsidRPr="00000000" w14:paraId="00000330">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A Home to Call Your Own (Generic RWBY Fanfiction Jump) (200)</w:t>
      </w:r>
      <w:r w:rsidDel="00000000" w:rsidR="00000000" w:rsidRPr="00000000">
        <w:rPr>
          <w:rtl w:val="0"/>
        </w:rPr>
        <w:t xml:space="preserve">: Every Huntsman, no matter how devoted to fighting the good fight, needs somewhere to return to, a place they can rest and recuperate, and this is that place.  It is a fair sized compound, with 5 separate rooms, normally bedrooms but they can be used for anything, a living room, kitchen, and large backyard, and a separate storage shed in the backyard, this is of course just the default.  You may freely choose the design and layout of the house, so long as the size remains roughly the same.  This isn’t any ordinary house however, being discreetly fortified, tough enough to take a grenade with barely a scratch, though anything more than that could break through the walls.  It is further littered with places to hide weapons and other things of importance, in floorboards, behind paintings, and anywhere else you could imagine.  In case all else fails, there are numerous points of escape that only you know about.  It is extremely hard to be</w:t>
      </w:r>
      <w:r w:rsidDel="00000000" w:rsidR="00000000" w:rsidRPr="00000000">
        <w:rPr>
          <w:rtl w:val="0"/>
        </w:rPr>
        <w:t xml:space="preserve"> tracked</w:t>
      </w:r>
      <w:r w:rsidDel="00000000" w:rsidR="00000000" w:rsidRPr="00000000">
        <w:rPr>
          <w:rtl w:val="0"/>
        </w:rPr>
        <w:t xml:space="preserve"> back here.</w:t>
        <w:br w:type="textWrapping"/>
      </w:r>
    </w:p>
    <w:p w:rsidR="00000000" w:rsidDel="00000000" w:rsidP="00000000" w:rsidRDefault="00000000" w:rsidRPr="00000000" w14:paraId="00000331">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Keep it clean! (Mass Effect) (200)</w:t>
      </w:r>
      <w:r w:rsidDel="00000000" w:rsidR="00000000" w:rsidRPr="00000000">
        <w:rPr>
          <w:rtl w:val="0"/>
        </w:rPr>
        <w:t xml:space="preserve">: Not your language, your guns. Well, if you want to. Taking this perk makes maintaining your gear an absolute breeze, almost... supernaturally so. In fact, so long as your weapons and armor aren’t flat out destroyed they seem to just keep working. Not indefinitely, you can burn your equipment out. But wear and tear from normal use is basically a non factor and making a gun or personal shield, that is under constant, heavy combat use, last ten or twenty years an absolute breeze. Even better, all of your other belongings seem to gain this property too. Now you won’t rip your underwear every time you bend over and the spiky bits on your figurines never break off either!</w:t>
        <w:br w:type="textWrapping"/>
      </w:r>
    </w:p>
    <w:p w:rsidR="00000000" w:rsidDel="00000000" w:rsidP="00000000" w:rsidRDefault="00000000" w:rsidRPr="00000000" w14:paraId="00000332">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I Can Change (Supernatural) (200)</w:t>
      </w:r>
      <w:r w:rsidDel="00000000" w:rsidR="00000000" w:rsidRPr="00000000">
        <w:rPr>
          <w:rtl w:val="0"/>
        </w:rPr>
        <w:t xml:space="preserve">: You can suppress your desire for human flesh/blood/hearts/suffering almost entirely and function as a normal member of society. Eating regular food still isn’t as satisfying but you can always go back to killing people if you really want that fix you’ve been craving.</w:t>
        <w:br w:type="textWrapping"/>
      </w:r>
    </w:p>
    <w:p w:rsidR="00000000" w:rsidDel="00000000" w:rsidP="00000000" w:rsidRDefault="00000000" w:rsidRPr="00000000" w14:paraId="00000333">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Tactical Pause (Dragon Age Inquisition) (200)</w:t>
      </w:r>
      <w:r w:rsidDel="00000000" w:rsidR="00000000" w:rsidRPr="00000000">
        <w:rPr>
          <w:rtl w:val="0"/>
        </w:rPr>
        <w:t xml:space="preserve">: With a moment’s concentration you can gain perfect battlefield awareness and an unlimited amount of time to plan your next move. Using this ability is physically and mentally draining and while your tactical pause is engaged you cannot affect the physical world. With time and experience you can add overlays to your mental map of the battlefield, delineating ranges for various effects and abilities.</w:t>
        <w:br w:type="textWrapping"/>
      </w:r>
    </w:p>
    <w:p w:rsidR="00000000" w:rsidDel="00000000" w:rsidP="00000000" w:rsidRDefault="00000000" w:rsidRPr="00000000" w14:paraId="00000334">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Who Needs Clothes? (Borderlands 3) (200)</w:t>
      </w:r>
      <w:r w:rsidDel="00000000" w:rsidR="00000000" w:rsidRPr="00000000">
        <w:rPr>
          <w:rtl w:val="0"/>
        </w:rPr>
        <w:t xml:space="preserve">: You ever notice how Bandits always wear the same styles of clothes, no matter what planet (or asteroid) they are on? It doesn’t matter the temperature, humidity, acidity, or lack of atmosphere, they always are perfectly fine. And how are they so healthy, despite eating a steady diet of cannibalism and/or expired food? Who knows, but now you also share these benefits. You gain a form of environmental immunity, and won’t be bothered any by living in a desert, toxic acid swamp, sewers, alien eco-systems and so on. Also, you never have to worry about food-borne illnesses/contaminants, or if food has gone bad.</w:t>
        <w:br w:type="textWrapping"/>
      </w:r>
    </w:p>
    <w:p w:rsidR="00000000" w:rsidDel="00000000" w:rsidP="00000000" w:rsidRDefault="00000000" w:rsidRPr="00000000" w14:paraId="00000335">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Protected Name (Inheritance Cycle) (200)</w:t>
      </w:r>
      <w:r w:rsidDel="00000000" w:rsidR="00000000" w:rsidRPr="00000000">
        <w:rPr>
          <w:rtl w:val="0"/>
        </w:rPr>
        <w:t xml:space="preserve">: The magic of this world is powerful and can be used to do many things, many terrible things in the case of someone knowing your ‘True Name’. You are, however, somehow immune to this fate. Your True Name cannot be used by others, either positively or negatively, nor can you be bound by it. This extends similar such protections in future worlds against any similar techniques, abilities, or magics that would seek to use your name(s) against you.</w:t>
        <w:br w:type="textWrapping"/>
      </w:r>
    </w:p>
    <w:p w:rsidR="00000000" w:rsidDel="00000000" w:rsidP="00000000" w:rsidRDefault="00000000" w:rsidRPr="00000000" w14:paraId="00000336">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Unlimited Rice &amp; Rice Wine Supply (Demon King Daimao) (200)</w:t>
      </w:r>
      <w:r w:rsidDel="00000000" w:rsidR="00000000" w:rsidRPr="00000000">
        <w:rPr>
          <w:rtl w:val="0"/>
        </w:rPr>
        <w:t xml:space="preserve">: A rice cooker that when opened up always has fresh rice inside. Comes with a bottle of rice wine that never empties.</w:t>
        <w:br w:type="textWrapping"/>
      </w:r>
    </w:p>
    <w:p w:rsidR="00000000" w:rsidDel="00000000" w:rsidP="00000000" w:rsidRDefault="00000000" w:rsidRPr="00000000" w14:paraId="00000337">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Touch Fluffy Tail (Meddlesome Kitsune Senko-san) (200)</w:t>
      </w:r>
      <w:r w:rsidDel="00000000" w:rsidR="00000000" w:rsidRPr="00000000">
        <w:rPr>
          <w:rtl w:val="0"/>
        </w:rPr>
        <w:t xml:space="preserve">: Animals and other furry creatures are much more amiable to letting you touch and stroke their fur. Where before a cat may bite you for stroking its tail, now it will sit docile as you do. This even extends over to the more humanoid creatures. They would be more willing to allow you to pet their head or run your hands through their hair. Getting close to animals just got that much easier.</w:t>
        <w:br w:type="textWrapping"/>
      </w:r>
    </w:p>
    <w:p w:rsidR="00000000" w:rsidDel="00000000" w:rsidP="00000000" w:rsidRDefault="00000000" w:rsidRPr="00000000" w14:paraId="00000338">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Cosplay (Ouran High School Host Club) (200)</w:t>
      </w:r>
      <w:r w:rsidDel="00000000" w:rsidR="00000000" w:rsidRPr="00000000">
        <w:rPr>
          <w:rtl w:val="0"/>
        </w:rPr>
        <w:t xml:space="preserve">: Where in the world do you keep getting all of those outfits!? I mean, yeesh, how many cosplays do you need? This effectively grants you a vast cosplay wardrobe of just about anything that's the same gender as you besides your existing alternate forms.</w:t>
        <w:br w:type="textWrapping"/>
      </w:r>
    </w:p>
    <w:p w:rsidR="00000000" w:rsidDel="00000000" w:rsidP="00000000" w:rsidRDefault="00000000" w:rsidRPr="00000000" w14:paraId="00000339">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Blank (Generic Worm Fanfiction) (200)</w:t>
      </w:r>
      <w:r w:rsidDel="00000000" w:rsidR="00000000" w:rsidRPr="00000000">
        <w:rPr>
          <w:rtl w:val="0"/>
        </w:rPr>
        <w:t xml:space="preserve">: There are a lot of people in this world who can tell far too much from far too little. And that’s just the ones who don’t get fed their data from thin air. You don’t want to get seen by them, do you?</w:t>
        <w:br w:type="textWrapping"/>
        <w:br w:type="textWrapping"/>
        <w:t xml:space="preserve">You’re now flatly invisible to any and all supernatural sensory powers. From Path to Victory to the Simurgh’s Precog, to Tattletale’s Inference Engine to Jack’s Broadcast to anything else remotely imaginable, no such abilities can monitor where you’ve been, where you are, or where you’re going. They can’t even find you by looking for the blind spot. They’ll just get harmlessly bland readings of ‘nothing important here’. </w:t>
        <w:br w:type="textWrapping"/>
        <w:br w:type="textWrapping"/>
        <w:t xml:space="preserve">You may make exceptions to this if you find it more convenient to be detected by someone, of course. And your protection doesn’t interfere with such abilities you might have yourself, of course.</w:t>
        <w:br w:type="textWrapping"/>
      </w:r>
    </w:p>
    <w:p w:rsidR="00000000" w:rsidDel="00000000" w:rsidP="00000000" w:rsidRDefault="00000000" w:rsidRPr="00000000" w14:paraId="0000033A">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Ma Frend Raven (My Immortal) (200)</w:t>
      </w:r>
      <w:r w:rsidDel="00000000" w:rsidR="00000000" w:rsidRPr="00000000">
        <w:rPr>
          <w:rtl w:val="0"/>
        </w:rPr>
        <w:t xml:space="preserve">: It can be hard to understand what’s going on in this world a lot of the time, almost entirely due to the author’s poor grasp of grammar, spelling, and basic English. World-class linguists may study for years and still fail to glean meaning from such sentences as “n il tel al da nredz 2 put vrtuz in ur computer!11111111” Fortunately for you, though, this perk grants the ability to understand the meaning of any statement. No matter how vague, poorly-worded, or layered in subtext they may be, you will be able to understand them as if they were spoken with perfect clarity.</w:t>
      </w:r>
      <w:r w:rsidDel="00000000" w:rsidR="00000000" w:rsidRPr="00000000">
        <w:rPr>
          <w:rtl w:val="0"/>
        </w:rPr>
        <w:br w:type="textWrapping"/>
      </w:r>
    </w:p>
    <w:p w:rsidR="00000000" w:rsidDel="00000000" w:rsidP="00000000" w:rsidRDefault="00000000" w:rsidRPr="00000000" w14:paraId="0000033B">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Mental Resistance (DC Comics) (300)</w:t>
      </w:r>
      <w:r w:rsidDel="00000000" w:rsidR="00000000" w:rsidRPr="00000000">
        <w:rPr>
          <w:rtl w:val="0"/>
        </w:rPr>
        <w:t xml:space="preserve">: Your mind is a fortress to mental assaults. Pheromones, magical mind control or just good old-fashioned manipulation don’t stick with you due to your unyielding sense of self. You are even capable of blocking out mind readers.</w:t>
        <w:br w:type="textWrapping"/>
      </w:r>
    </w:p>
    <w:p w:rsidR="00000000" w:rsidDel="00000000" w:rsidP="00000000" w:rsidRDefault="00000000" w:rsidRPr="00000000" w14:paraId="0000033C">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Forget-Me-Not (Kingdom Hearts) (300)</w:t>
      </w:r>
      <w:r w:rsidDel="00000000" w:rsidR="00000000" w:rsidRPr="00000000">
        <w:rPr>
          <w:rtl w:val="0"/>
        </w:rPr>
        <w:t xml:space="preserve">: Your memory is inviolable. Not science, nor magic, nor physics, nor reality warping can alter your memories. Heck, even time travel leaves you with the memories of both timelines. The only thing that can cause you to forget something is yourself, as your ability to repress things is given a mental trigger only accessible by you, </w:t>
      </w:r>
      <w:ins w:author="TheZimon04" w:id="178" w:date="2023-06-07T16:23:23Z">
        <w:r w:rsidDel="00000000" w:rsidR="00000000" w:rsidRPr="00000000">
          <w:rPr>
            <w:rtl w:val="0"/>
            <w:rPrChange w:author="TheZimon04" w:id="179" w:date="2023-06-07T16:23:23Z">
              <w:rPr/>
            </w:rPrChange>
          </w:rPr>
          <w:t xml:space="preserve">and</w:t>
        </w:r>
      </w:ins>
      <w:del w:author="TheZimon04" w:id="178" w:date="2023-06-07T16:23:23Z">
        <w:r w:rsidDel="00000000" w:rsidR="00000000" w:rsidRPr="00000000">
          <w:rPr>
            <w:rtl w:val="0"/>
            <w:rPrChange w:author="TheZimon04" w:id="179" w:date="2023-06-07T16:23:23Z">
              <w:rPr/>
            </w:rPrChange>
          </w:rPr>
          <w:delText xml:space="preserve">ond</w:delText>
        </w:r>
      </w:del>
      <w:r w:rsidDel="00000000" w:rsidR="00000000" w:rsidRPr="00000000">
        <w:rPr>
          <w:rtl w:val="0"/>
        </w:rPr>
        <w:t xml:space="preserve"> only willingly at that. As an extra bonus you can craft small items that, when worn or carried by people you give them to, provides a significant degree of this protection to them as well.</w:t>
        <w:br w:type="textWrapping"/>
      </w:r>
    </w:p>
    <w:p w:rsidR="00000000" w:rsidDel="00000000" w:rsidP="00000000" w:rsidRDefault="00000000" w:rsidRPr="00000000" w14:paraId="0000033D">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Sacred Sake (Meddlesome Kitsune Senko-san) (300)</w:t>
      </w:r>
      <w:r w:rsidDel="00000000" w:rsidR="00000000" w:rsidRPr="00000000">
        <w:rPr>
          <w:rtl w:val="0"/>
        </w:rPr>
        <w:t xml:space="preserve">: You have received a large jug of the coveted Sacred Sake of the Kitsune, which tastes absolutely divine and has a refreshing aftertaste. Rated for godly use, this sake could be used to get even those normally immune to the effects of alcohol at least slightly tipsy. This jug contains enough of the stuff to serve a party of ten comfortably and will refill each week.</w:t>
        <w:br w:type="textWrapping"/>
      </w:r>
    </w:p>
    <w:p w:rsidR="00000000" w:rsidDel="00000000" w:rsidP="00000000" w:rsidRDefault="00000000" w:rsidRPr="00000000" w14:paraId="0000033E">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Blindspot (Worm Entity) (400)</w:t>
      </w:r>
      <w:r w:rsidDel="00000000" w:rsidR="00000000" w:rsidRPr="00000000">
        <w:rPr>
          <w:rtl w:val="0"/>
        </w:rPr>
        <w:t xml:space="preserve">: Information gathering is a vital ability when traversing the stars and dimensions whether through glimpsing the future, creating hypotheses based on the smallest pieces of information or splitting reality into different simulated timelines and then collapsing them when you have the information you require or searching possible futures for the Path to Victory. However, while these abilities are useful they are also difficult when you are trying to go unnoticed whether to other Entities or something else entirely. How can you plan against others when they can see you coming or close simulated timelines when you succeed? Thanks to this perk, you are a blindspot to all forms of precognition, clairvoyance, or otherwise predicting your actions. Simulating timelines? You don't appear in them. Using Path to Victory? You’re a blindspot.</w:t>
        <w:br w:type="textWrapping"/>
      </w:r>
    </w:p>
    <w:p w:rsidR="00000000" w:rsidDel="00000000" w:rsidP="00000000" w:rsidRDefault="00000000" w:rsidRPr="00000000" w14:paraId="0000033F">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Flawless Forever (Twilight) (400)</w:t>
      </w:r>
      <w:r w:rsidDel="00000000" w:rsidR="00000000" w:rsidRPr="00000000">
        <w:rPr>
          <w:rtl w:val="0"/>
        </w:rPr>
        <w:t xml:space="preserve">: You have perfect, albeit pale, complexion. Your skin will never suffer any unsightly wrinkles, scars, or oiliness from this point on. In addition, your skin is more resilient to damage than stone.</w:t>
        <w:br w:type="textWrapping"/>
      </w:r>
    </w:p>
    <w:p w:rsidR="00000000" w:rsidDel="00000000" w:rsidP="00000000" w:rsidRDefault="00000000" w:rsidRPr="00000000" w14:paraId="00000340">
      <w:pPr>
        <w:pageBreakBefore w:val="0"/>
        <w:numPr>
          <w:ilvl w:val="1"/>
          <w:numId w:val="1"/>
        </w:numPr>
        <w:ind w:left="1440" w:hanging="360"/>
        <w:rPr>
          <w:ins w:author="Isaiah Perez" w:id="180" w:date="2021-10-19T05:56:41Z"/>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Physics Isn’t Negotiable (You Are The Jump-Chan) (400)</w:t>
      </w:r>
      <w:r w:rsidDel="00000000" w:rsidR="00000000" w:rsidRPr="00000000">
        <w:rPr>
          <w:rtl w:val="0"/>
        </w:rPr>
        <w:t xml:space="preserve">: When the metaphysics of your perks/powers is in direct conflict with another’s metaphysics, your perk/powers trumps it.</w:t>
      </w:r>
      <w:r w:rsidDel="00000000" w:rsidR="00000000" w:rsidRPr="00000000">
        <w:rPr>
          <w:rtl w:val="0"/>
        </w:rPr>
        <w:br w:type="textWrapping"/>
      </w:r>
      <w:ins w:author="Isaiah Perez" w:id="180" w:date="2021-10-19T05:56:41Z">
        <w:r w:rsidDel="00000000" w:rsidR="00000000" w:rsidRPr="00000000">
          <w:rPr>
            <w:rtl w:val="0"/>
          </w:rPr>
        </w:r>
      </w:ins>
    </w:p>
    <w:p w:rsidR="00000000" w:rsidDel="00000000" w:rsidP="00000000" w:rsidRDefault="00000000" w:rsidRPr="00000000" w14:paraId="00000341">
      <w:pPr>
        <w:pageBreakBefore w:val="0"/>
        <w:numPr>
          <w:ilvl w:val="1"/>
          <w:numId w:val="1"/>
        </w:numPr>
        <w:ind w:left="1440" w:hanging="360"/>
        <w:rPr>
          <w:ins w:author="Isaiah Perez" w:id="180" w:date="2021-10-19T05:56:41Z"/>
          <w:u w:val="none"/>
          <w:rPrChange w:author="Leonardo Dos Santos" w:id="60" w:date="2025-05-13T12:42:55Z">
            <w:rPr>
              <w:u w:val="none"/>
            </w:rPr>
          </w:rPrChange>
        </w:rPr>
        <w:pPrChange w:author="Leonardo Dos Santos" w:id="0" w:date="2025-05-13T12:42:55Z">
          <w:pPr>
            <w:pageBreakBefore w:val="0"/>
            <w:numPr>
              <w:ilvl w:val="1"/>
              <w:numId w:val="4"/>
            </w:numPr>
            <w:ind w:left="1440" w:hanging="360"/>
          </w:pPr>
        </w:pPrChange>
      </w:pPr>
      <w:ins w:author="Isaiah Perez" w:id="180" w:date="2021-10-19T05:56:41Z">
        <w:r w:rsidDel="00000000" w:rsidR="00000000" w:rsidRPr="00000000">
          <w:rPr>
            <w:b w:val="1"/>
            <w:rtl w:val="0"/>
            <w:rPrChange w:author="Isaiah Perez" w:id="181" w:date="2021-10-19T05:56:41Z">
              <w:rPr/>
            </w:rPrChange>
          </w:rPr>
          <w:t xml:space="preserve">Fire Immunity (Noita) (400)</w:t>
        </w:r>
        <w:r w:rsidDel="00000000" w:rsidR="00000000" w:rsidRPr="00000000">
          <w:rPr>
            <w:rtl w:val="0"/>
            <w:rPrChange w:author="Isaiah Perez" w:id="181" w:date="2021-10-19T05:56:41Z">
              <w:rPr/>
            </w:rPrChange>
          </w:rPr>
          <w:t xml:space="preserve">: Your Relationship with fire has gone from that of a destructive symbiosis to pure burning benefit. You and all items on your person become completely immune to the negative effects of fire.</w:t>
        </w:r>
      </w:ins>
    </w:p>
    <w:p w:rsidR="00000000" w:rsidDel="00000000" w:rsidP="00000000" w:rsidRDefault="00000000" w:rsidRPr="00000000" w14:paraId="00000342">
      <w:pPr>
        <w:pageBreakBefore w:val="0"/>
        <w:ind w:left="1440" w:firstLine="0"/>
        <w:rPr>
          <w:ins w:author="Isaiah Perez" w:id="180" w:date="2021-10-19T05:56:41Z"/>
          <w:rPrChange w:author="Isaiah Perez" w:id="181" w:date="2021-10-19T05:56:41Z">
            <w:rPr/>
          </w:rPrChange>
        </w:rPr>
      </w:pPr>
      <w:ins w:author="Isaiah Perez" w:id="180" w:date="2021-10-19T05:56:41Z">
        <w:r w:rsidDel="00000000" w:rsidR="00000000" w:rsidRPr="00000000">
          <w:rPr>
            <w:rtl w:val="0"/>
          </w:rPr>
        </w:r>
      </w:ins>
    </w:p>
    <w:p w:rsidR="00000000" w:rsidDel="00000000" w:rsidP="00000000" w:rsidRDefault="00000000" w:rsidRPr="00000000" w14:paraId="00000343">
      <w:pPr>
        <w:pageBreakBefore w:val="0"/>
        <w:numPr>
          <w:ilvl w:val="1"/>
          <w:numId w:val="1"/>
        </w:numPr>
        <w:ind w:left="1440" w:hanging="360"/>
        <w:rPr>
          <w:ins w:author="Isaiah Perez" w:id="180" w:date="2021-10-19T05:56:41Z"/>
          <w:u w:val="none"/>
          <w:rPrChange w:author="Leonardo Dos Santos" w:id="60" w:date="2025-05-13T12:42:55Z">
            <w:rPr>
              <w:u w:val="none"/>
            </w:rPr>
          </w:rPrChange>
        </w:rPr>
        <w:pPrChange w:author="Leonardo Dos Santos" w:id="0" w:date="2025-05-13T12:42:55Z">
          <w:pPr>
            <w:pageBreakBefore w:val="0"/>
            <w:numPr>
              <w:ilvl w:val="1"/>
              <w:numId w:val="4"/>
            </w:numPr>
            <w:ind w:left="1440" w:hanging="360"/>
          </w:pPr>
        </w:pPrChange>
      </w:pPr>
      <w:ins w:author="Isaiah Perez" w:id="180" w:date="2021-10-19T05:56:41Z">
        <w:r w:rsidDel="00000000" w:rsidR="00000000" w:rsidRPr="00000000">
          <w:rPr>
            <w:b w:val="1"/>
            <w:rtl w:val="0"/>
            <w:rPrChange w:author="Isaiah Perez" w:id="181" w:date="2021-10-19T05:56:41Z">
              <w:rPr/>
            </w:rPrChange>
          </w:rPr>
          <w:t xml:space="preserve">Toxic Immunity (Noita) (400)</w:t>
        </w:r>
        <w:r w:rsidDel="00000000" w:rsidR="00000000" w:rsidRPr="00000000">
          <w:rPr>
            <w:rtl w:val="0"/>
            <w:rPrChange w:author="Isaiah Perez" w:id="181" w:date="2021-10-19T05:56:41Z">
              <w:rPr/>
            </w:rPrChange>
          </w:rPr>
          <w:t xml:space="preserve">: You and all items on your person become Immune to all negative effects of toxins, radiation, and poison. Additionally Radioactive particles and waves cannot pass through you, you could hold a plutonium core for a hand warmer.</w:t>
        </w:r>
      </w:ins>
    </w:p>
    <w:p w:rsidR="00000000" w:rsidDel="00000000" w:rsidP="00000000" w:rsidRDefault="00000000" w:rsidRPr="00000000" w14:paraId="00000344">
      <w:pPr>
        <w:pageBreakBefore w:val="0"/>
        <w:ind w:left="1440" w:firstLine="0"/>
        <w:rPr>
          <w:ins w:author="Isaiah Perez" w:id="180" w:date="2021-10-19T05:56:41Z"/>
          <w:rPrChange w:author="Isaiah Perez" w:id="181" w:date="2021-10-19T05:56:41Z">
            <w:rPr/>
          </w:rPrChange>
        </w:rPr>
      </w:pPr>
      <w:ins w:author="Isaiah Perez" w:id="180" w:date="2021-10-19T05:56:41Z">
        <w:r w:rsidDel="00000000" w:rsidR="00000000" w:rsidRPr="00000000">
          <w:rPr>
            <w:rtl w:val="0"/>
          </w:rPr>
        </w:r>
      </w:ins>
    </w:p>
    <w:p w:rsidR="00000000" w:rsidDel="00000000" w:rsidP="00000000" w:rsidRDefault="00000000" w:rsidRPr="00000000" w14:paraId="00000345">
      <w:pPr>
        <w:pageBreakBefore w:val="0"/>
        <w:numPr>
          <w:ilvl w:val="1"/>
          <w:numId w:val="1"/>
        </w:numPr>
        <w:ind w:left="1440" w:hanging="360"/>
        <w:rPr>
          <w:ins w:author="Isaiah Perez" w:id="180" w:date="2021-10-19T05:56:41Z"/>
          <w:u w:val="none"/>
          <w:rPrChange w:author="Leonardo Dos Santos" w:id="60" w:date="2025-05-13T12:42:55Z">
            <w:rPr>
              <w:u w:val="none"/>
            </w:rPr>
          </w:rPrChange>
        </w:rPr>
        <w:pPrChange w:author="Leonardo Dos Santos" w:id="0" w:date="2025-05-13T12:42:55Z">
          <w:pPr>
            <w:pageBreakBefore w:val="0"/>
            <w:numPr>
              <w:ilvl w:val="1"/>
              <w:numId w:val="4"/>
            </w:numPr>
            <w:ind w:left="1440" w:hanging="360"/>
          </w:pPr>
        </w:pPrChange>
      </w:pPr>
      <w:ins w:author="Isaiah Perez" w:id="180" w:date="2021-10-19T05:56:41Z">
        <w:r w:rsidDel="00000000" w:rsidR="00000000" w:rsidRPr="00000000">
          <w:rPr>
            <w:b w:val="1"/>
            <w:rtl w:val="0"/>
            <w:rPrChange w:author="Isaiah Perez" w:id="181" w:date="2021-10-19T05:56:41Z">
              <w:rPr/>
            </w:rPrChange>
          </w:rPr>
          <w:t xml:space="preserve">Electricity Immunity (Noita) (400)</w:t>
        </w:r>
        <w:r w:rsidDel="00000000" w:rsidR="00000000" w:rsidRPr="00000000">
          <w:rPr>
            <w:rtl w:val="0"/>
            <w:rPrChange w:author="Isaiah Perez" w:id="181" w:date="2021-10-19T05:56:41Z">
              <w:rPr/>
            </w:rPrChange>
          </w:rPr>
          <w:t xml:space="preserve">: You and all items on your person are completely Immune to the negative effects of electricity. Additionally you may choose to redirect any electricity flowing through you to another source or hold it in like a battery.</w:t>
        </w:r>
      </w:ins>
    </w:p>
    <w:p w:rsidR="00000000" w:rsidDel="00000000" w:rsidP="00000000" w:rsidRDefault="00000000" w:rsidRPr="00000000" w14:paraId="00000346">
      <w:pPr>
        <w:pageBreakBefore w:val="0"/>
        <w:ind w:left="1440" w:firstLine="0"/>
        <w:rPr>
          <w:ins w:author="Isaiah Perez" w:id="180" w:date="2021-10-19T05:56:41Z"/>
          <w:rPrChange w:author="Isaiah Perez" w:id="181" w:date="2021-10-19T05:56:41Z">
            <w:rPr/>
          </w:rPrChange>
        </w:rPr>
      </w:pPr>
      <w:ins w:author="Isaiah Perez" w:id="180" w:date="2021-10-19T05:56:41Z">
        <w:r w:rsidDel="00000000" w:rsidR="00000000" w:rsidRPr="00000000">
          <w:rPr>
            <w:rtl w:val="0"/>
          </w:rPr>
        </w:r>
      </w:ins>
    </w:p>
    <w:p w:rsidR="00000000" w:rsidDel="00000000" w:rsidP="00000000" w:rsidRDefault="00000000" w:rsidRPr="00000000" w14:paraId="00000347">
      <w:pPr>
        <w:pageBreakBefore w:val="0"/>
        <w:numPr>
          <w:ilvl w:val="1"/>
          <w:numId w:val="1"/>
        </w:numPr>
        <w:ind w:left="1440" w:hanging="360"/>
        <w:rPr>
          <w:ins w:author="Isaiah Perez" w:id="180" w:date="2021-10-19T05:56:41Z"/>
          <w:u w:val="none"/>
          <w:rPrChange w:author="Leonardo Dos Santos" w:id="60" w:date="2025-05-13T12:42:55Z">
            <w:rPr>
              <w:u w:val="none"/>
            </w:rPr>
          </w:rPrChange>
        </w:rPr>
        <w:pPrChange w:author="Leonardo Dos Santos" w:id="0" w:date="2025-05-13T12:42:55Z">
          <w:pPr>
            <w:pageBreakBefore w:val="0"/>
            <w:numPr>
              <w:ilvl w:val="1"/>
              <w:numId w:val="4"/>
            </w:numPr>
            <w:ind w:left="1440" w:hanging="360"/>
          </w:pPr>
        </w:pPrChange>
      </w:pPr>
      <w:ins w:author="Isaiah Perez" w:id="180" w:date="2021-10-19T05:56:41Z">
        <w:r w:rsidDel="00000000" w:rsidR="00000000" w:rsidRPr="00000000">
          <w:rPr>
            <w:b w:val="1"/>
            <w:rtl w:val="0"/>
            <w:rPrChange w:author="Isaiah Perez" w:id="181" w:date="2021-10-19T05:56:41Z">
              <w:rPr/>
            </w:rPrChange>
          </w:rPr>
          <w:t xml:space="preserve">Explosion Immunity (Noita) (400)</w:t>
        </w:r>
        <w:r w:rsidDel="00000000" w:rsidR="00000000" w:rsidRPr="00000000">
          <w:rPr>
            <w:rtl w:val="0"/>
            <w:rPrChange w:author="Isaiah Perez" w:id="181" w:date="2021-10-19T05:56:41Z">
              <w:rPr/>
            </w:rPrChange>
          </w:rPr>
          <w:t xml:space="preserve">: You and all items on your person are completely Immune to all negative effects of explosive pressure and shrapnel from explosions. This does not necessarily protect you from flames as a result of explosions.</w:t>
        </w:r>
      </w:ins>
    </w:p>
    <w:p w:rsidR="00000000" w:rsidDel="00000000" w:rsidP="00000000" w:rsidRDefault="00000000" w:rsidRPr="00000000" w14:paraId="00000348">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rtl w:val="0"/>
        </w:rPr>
      </w:r>
    </w:p>
    <w:p w:rsidR="00000000" w:rsidDel="00000000" w:rsidP="00000000" w:rsidRDefault="00000000" w:rsidRPr="00000000" w14:paraId="00000349">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Aberrant (Star Wars the Clone Wars) (600)</w:t>
      </w:r>
      <w:r w:rsidDel="00000000" w:rsidR="00000000" w:rsidRPr="00000000">
        <w:rPr>
          <w:rtl w:val="0"/>
        </w:rPr>
        <w:t xml:space="preserve">: You can use your true nature to your advantage. Force powers will no longer have any effect against you, Force lightning will simply tickle and farsight will be unable to locate you. If you decide to move on at the end of the jump, you’ll be able to use this ability to cancel out nearby psionic powers.</w:t>
        <w:br w:type="textWrapping"/>
      </w:r>
    </w:p>
    <w:p w:rsidR="00000000" w:rsidDel="00000000" w:rsidP="00000000" w:rsidRDefault="00000000" w:rsidRPr="00000000" w14:paraId="0000034A">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Jumper Studios (Pokemon Anime) (600)</w:t>
      </w:r>
      <w:r w:rsidDel="00000000" w:rsidR="00000000" w:rsidRPr="00000000">
        <w:rPr>
          <w:rtl w:val="0"/>
        </w:rPr>
        <w:t xml:space="preserve">: Hit the big times, eh? You’re now the proud owner of your own fully functioning production studio, and talent agency! Fully staffed and hungry for talent, artists from all over are sure to flock to your door, and will practically run itself. Aside from providing a steady source of income, a great number of jobs for the locals, and serving as the perfect platform to launch your own career, the sheer wealth of supplies and contacts across multiple industries are sure to be useful. Moreover, in time you’ll find them producing works “inspired” by your past adventures and experiences. In future jumps you may choose to import your budding media empire into the world, though it will adapt to the world itself, such as becoming a well-established bardic guild in a more medieval setting.</w:t>
        <w:br w:type="textWrapping"/>
      </w:r>
    </w:p>
    <w:p w:rsidR="00000000" w:rsidDel="00000000" w:rsidP="00000000" w:rsidRDefault="00000000" w:rsidRPr="00000000" w14:paraId="0000034B">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Spanner in the Works (Worm) (600)</w:t>
      </w:r>
      <w:r w:rsidDel="00000000" w:rsidR="00000000" w:rsidRPr="00000000">
        <w:rPr>
          <w:rtl w:val="0"/>
        </w:rPr>
        <w:t xml:space="preserve">: You are the wrench which completely ruins the designs of others. You’re completely immune to </w:t>
      </w:r>
      <w:ins w:author="Aidan St Louis" w:id="182" w:date="2024-06-02T00:30:22Z">
        <w:r w:rsidDel="00000000" w:rsidR="00000000" w:rsidRPr="00000000">
          <w:rPr>
            <w:rtl w:val="0"/>
          </w:rPr>
          <w:t xml:space="preserve">free </w:t>
        </w:r>
      </w:ins>
      <w:r w:rsidDel="00000000" w:rsidR="00000000" w:rsidRPr="00000000">
        <w:rPr>
          <w:rtl w:val="0"/>
        </w:rPr>
        <w:t xml:space="preserve">attempts to predict or plan for your future actions or events involving you whether that be from precognition or simply raw intelligence. You have a preternatural sense for the designs in motion around you, and with a little effort can easily figure out how to unravel or disrupt them. This can range from subverting a villain’s scheme to take over the city and potentially walking away witha </w:t>
      </w:r>
      <w:ins w:author="Isaiah Perez" w:id="183" w:date="2021-06-29T08:08:10Z">
        <w:r w:rsidDel="00000000" w:rsidR="00000000" w:rsidRPr="00000000">
          <w:rPr>
            <w:rtl w:val="0"/>
          </w:rPr>
          <w:t xml:space="preserve">a</w:t>
        </w:r>
      </w:ins>
      <w:r w:rsidDel="00000000" w:rsidR="00000000" w:rsidRPr="00000000">
        <w:rPr>
          <w:rtl w:val="0"/>
        </w:rPr>
        <w:t xml:space="preserve">ll his resources, to fucking up a precog’s Rube Goldberg-like plots to cause chaos and devastation. This awareness isn’t automatic, but if you think to look for it then you’ll find it.</w:t>
        <w:br w:type="textWrapping"/>
      </w:r>
    </w:p>
    <w:p w:rsidR="00000000" w:rsidDel="00000000" w:rsidP="00000000" w:rsidRDefault="00000000" w:rsidRPr="00000000" w14:paraId="0000034C">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Natural Ability User - Null Magic (The Gamer) (600)</w:t>
      </w:r>
      <w:r w:rsidDel="00000000" w:rsidR="00000000" w:rsidRPr="00000000">
        <w:rPr>
          <w:rtl w:val="0"/>
        </w:rPr>
        <w:t xml:space="preserve">: You no longer exist to magic. Detection and scrying spells with return nothing, targeted magical effects will fail, and contracts or seals will cease to hold you, regardless of power. This does not make you invisible, nor does it protect from secondary effects of magic. This does not affect your ability to use magic, although self-targeting effects will also fail. Can be toggled.</w:t>
        <w:br w:type="textWrapping"/>
      </w:r>
    </w:p>
    <w:p w:rsidR="00000000" w:rsidDel="00000000" w:rsidP="00000000" w:rsidRDefault="00000000" w:rsidRPr="00000000" w14:paraId="0000034D">
      <w:pPr>
        <w:pageBreakBefore w:val="0"/>
        <w:numPr>
          <w:ilvl w:val="1"/>
          <w:numId w:val="1"/>
        </w:numPr>
        <w:ind w:left="1440" w:hanging="360"/>
        <w:rPr>
          <w:ins w:author="Isaiah Perez" w:id="184" w:date="2021-10-19T05:47:55Z"/>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Book of What Was (The Fountain) (600)</w:t>
      </w:r>
      <w:r w:rsidDel="00000000" w:rsidR="00000000" w:rsidRPr="00000000">
        <w:rPr>
          <w:rtl w:val="0"/>
        </w:rPr>
        <w:t xml:space="preserve">: You gain a journal that records the events of your life. Once per jump you may use this book to change what happened in some small way, as long as you do not invalidate anything that came after.</w:t>
        <w:br w:type="textWrapping"/>
      </w:r>
      <w:ins w:author="Isaiah Perez" w:id="184" w:date="2021-10-19T05:47:55Z">
        <w:r w:rsidDel="00000000" w:rsidR="00000000" w:rsidRPr="00000000">
          <w:rPr>
            <w:rtl w:val="0"/>
          </w:rPr>
        </w:r>
      </w:ins>
    </w:p>
    <w:p w:rsidR="00000000" w:rsidDel="00000000" w:rsidP="00000000" w:rsidRDefault="00000000" w:rsidRPr="00000000" w14:paraId="0000034E">
      <w:pPr>
        <w:pageBreakBefore w:val="0"/>
        <w:numPr>
          <w:ilvl w:val="1"/>
          <w:numId w:val="1"/>
        </w:numPr>
        <w:ind w:left="1440" w:hanging="360"/>
        <w:rPr>
          <w:ins w:author="Isaiah Perez" w:id="184" w:date="2021-10-19T05:47:55Z"/>
          <w:u w:val="none"/>
          <w:rPrChange w:author="Leonardo Dos Santos" w:id="60" w:date="2025-05-13T12:42:55Z">
            <w:rPr>
              <w:u w:val="none"/>
            </w:rPr>
          </w:rPrChange>
        </w:rPr>
        <w:pPrChange w:author="Leonardo Dos Santos" w:id="0" w:date="2025-05-13T12:42:55Z">
          <w:pPr>
            <w:pageBreakBefore w:val="0"/>
            <w:numPr>
              <w:ilvl w:val="1"/>
              <w:numId w:val="4"/>
            </w:numPr>
            <w:ind w:left="1440" w:hanging="360"/>
          </w:pPr>
        </w:pPrChange>
      </w:pPr>
      <w:ins w:author="Isaiah Perez" w:id="184" w:date="2021-10-19T05:47:55Z">
        <w:r w:rsidDel="00000000" w:rsidR="00000000" w:rsidRPr="00000000">
          <w:rPr>
            <w:b w:val="1"/>
            <w:rtl w:val="0"/>
            <w:rPrChange w:author="Isaiah Perez" w:id="185" w:date="2021-10-19T05:47:55Z">
              <w:rPr/>
            </w:rPrChange>
          </w:rPr>
          <w:t xml:space="preserve">Melee Immunity (Noita) (600)</w:t>
        </w:r>
        <w:r w:rsidDel="00000000" w:rsidR="00000000" w:rsidRPr="00000000">
          <w:rPr>
            <w:rtl w:val="0"/>
          </w:rPr>
          <w:t xml:space="preserve">: You and all items on your person are completely immune to all close ranged physical attacks. However, you may allow beneficial “Attacks” such as needles or surgery.</w:t>
        </w:r>
      </w:ins>
    </w:p>
    <w:p w:rsidR="00000000" w:rsidDel="00000000" w:rsidP="00000000" w:rsidRDefault="00000000" w:rsidRPr="00000000" w14:paraId="0000034F">
      <w:pPr>
        <w:pageBreakBefore w:val="0"/>
        <w:ind w:left="1440" w:firstLine="0"/>
        <w:rPr>
          <w:ins w:author="Isaiah Perez" w:id="184" w:date="2021-10-19T05:47:55Z"/>
        </w:rPr>
      </w:pPr>
      <w:ins w:author="Isaiah Perez" w:id="184" w:date="2021-10-19T05:47:55Z">
        <w:r w:rsidDel="00000000" w:rsidR="00000000" w:rsidRPr="00000000">
          <w:rPr>
            <w:rtl w:val="0"/>
          </w:rPr>
        </w:r>
      </w:ins>
    </w:p>
    <w:p w:rsidR="00000000" w:rsidDel="00000000" w:rsidP="00000000" w:rsidRDefault="00000000" w:rsidRPr="00000000" w14:paraId="00000350">
      <w:pPr>
        <w:pageBreakBefore w:val="0"/>
        <w:numPr>
          <w:ilvl w:val="1"/>
          <w:numId w:val="1"/>
        </w:numPr>
        <w:ind w:left="1440" w:hanging="360"/>
        <w:rPr>
          <w:ins w:author="Isaiah Perez" w:id="184" w:date="2021-10-19T05:47:55Z"/>
          <w:u w:val="none"/>
          <w:rPrChange w:author="Leonardo Dos Santos" w:id="60" w:date="2025-05-13T12:42:55Z">
            <w:rPr>
              <w:u w:val="none"/>
            </w:rPr>
          </w:rPrChange>
        </w:rPr>
        <w:pPrChange w:author="Leonardo Dos Santos" w:id="0" w:date="2025-05-13T12:42:55Z">
          <w:pPr>
            <w:pageBreakBefore w:val="0"/>
            <w:numPr>
              <w:ilvl w:val="1"/>
              <w:numId w:val="4"/>
            </w:numPr>
            <w:ind w:left="1440" w:hanging="360"/>
          </w:pPr>
        </w:pPrChange>
      </w:pPr>
      <w:ins w:author="Isaiah Perez" w:id="184" w:date="2021-10-19T05:47:55Z">
        <w:r w:rsidDel="00000000" w:rsidR="00000000" w:rsidRPr="00000000">
          <w:rPr>
            <w:b w:val="1"/>
            <w:rtl w:val="0"/>
            <w:rPrChange w:author="Isaiah Perez" w:id="185" w:date="2021-10-19T05:47:55Z">
              <w:rPr/>
            </w:rPrChange>
          </w:rPr>
          <w:t xml:space="preserve">Peace with Your Gods (Noita) (600)</w:t>
        </w:r>
        <w:r w:rsidDel="00000000" w:rsidR="00000000" w:rsidRPr="00000000">
          <w:rPr>
            <w:rtl w:val="0"/>
          </w:rPr>
          <w:t xml:space="preserve">: All Divine Entities will look over any transgression you make as long as it does not directly harm or affect them.</w:t>
        </w:r>
      </w:ins>
    </w:p>
    <w:p w:rsidR="00000000" w:rsidDel="00000000" w:rsidP="00000000" w:rsidRDefault="00000000" w:rsidRPr="00000000" w14:paraId="00000351">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rtl w:val="0"/>
        </w:rPr>
      </w:r>
    </w:p>
    <w:bookmarkStart w:colFirst="0" w:colLast="0" w:name="kix.z4cvdwq98n50" w:id="12"/>
    <w:bookmarkEnd w:id="12"/>
    <w:p w:rsidR="00000000" w:rsidDel="00000000" w:rsidP="00000000" w:rsidRDefault="00000000" w:rsidRPr="00000000" w14:paraId="00000352">
      <w:pPr>
        <w:pStyle w:val="Heading1"/>
        <w:pageBreakBefore w:val="0"/>
        <w:numPr>
          <w:ilvl w:val="0"/>
          <w:numId w:val="1"/>
        </w:numPr>
        <w:spacing w:after="0" w:before="0" w:lineRule="auto"/>
        <w:ind w:left="720" w:hanging="360"/>
        <w:rPr>
          <w:sz w:val="22"/>
          <w:szCs w:val="22"/>
          <w:rPrChange w:author="Leonardo Dos Santos" w:id="60" w:date="2025-05-13T12:42:55Z">
            <w:rPr>
              <w:sz w:val="22"/>
              <w:szCs w:val="22"/>
            </w:rPr>
          </w:rPrChange>
        </w:rPr>
        <w:pPrChange w:author="Leonardo Dos Santos" w:id="0" w:date="2025-05-13T12:42:55Z">
          <w:pPr>
            <w:pStyle w:val="Heading1"/>
            <w:pageBreakBefore w:val="0"/>
            <w:numPr>
              <w:ilvl w:val="0"/>
              <w:numId w:val="4"/>
            </w:numPr>
            <w:spacing w:after="0" w:before="0" w:lineRule="auto"/>
            <w:ind w:left="720" w:hanging="360"/>
          </w:pPr>
        </w:pPrChange>
      </w:pPr>
      <w:bookmarkStart w:colFirst="0" w:colLast="0" w:name="_8hjc7nr6k746" w:id="13"/>
      <w:bookmarkEnd w:id="13"/>
      <w:r w:rsidDel="00000000" w:rsidR="00000000" w:rsidRPr="00000000">
        <w:rPr>
          <w:b w:val="1"/>
          <w:sz w:val="22"/>
          <w:szCs w:val="22"/>
          <w:rtl w:val="0"/>
        </w:rPr>
        <w:t xml:space="preserve">Fate Domain (38 Perks) [</w:t>
      </w:r>
      <w:hyperlink w:anchor="kix.pl4epvrjkswz">
        <w:r w:rsidDel="00000000" w:rsidR="00000000" w:rsidRPr="00000000">
          <w:rPr>
            <w:b w:val="1"/>
            <w:color w:val="1155cc"/>
            <w:sz w:val="22"/>
            <w:szCs w:val="22"/>
            <w:u w:val="single"/>
            <w:rtl w:val="0"/>
          </w:rPr>
          <w:t xml:space="preserve">TOP</w:t>
        </w:r>
      </w:hyperlink>
      <w:r w:rsidDel="00000000" w:rsidR="00000000" w:rsidRPr="00000000">
        <w:rPr>
          <w:b w:val="1"/>
          <w:sz w:val="22"/>
          <w:szCs w:val="22"/>
          <w:rtl w:val="0"/>
        </w:rPr>
        <w:t xml:space="preserve">]</w:t>
        <w:br w:type="textWrapping"/>
      </w:r>
    </w:p>
    <w:p w:rsidR="00000000" w:rsidDel="00000000" w:rsidP="00000000" w:rsidRDefault="00000000" w:rsidRPr="00000000" w14:paraId="00000353">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highlight w:val="white"/>
          <w:rtl w:val="0"/>
        </w:rPr>
        <w:t xml:space="preserve">Keep Them Talking (Bleach) (100): </w:t>
      </w:r>
      <w:r w:rsidDel="00000000" w:rsidR="00000000" w:rsidRPr="00000000">
        <w:rPr>
          <w:highlight w:val="white"/>
          <w:rtl w:val="0"/>
        </w:rPr>
        <w:t xml:space="preserve">Something about your presence makes your enemies want to talk. A lot. Yes you have a plan, and yes you’re oh so smart for getting this far, but do I really care? Enemies will engage you in conversation in battle when they think they have the upper </w:t>
      </w:r>
      <w:ins w:author="TheZimon04" w:id="186" w:date="2023-06-07T16:29:28Z">
        <w:r w:rsidDel="00000000" w:rsidR="00000000" w:rsidRPr="00000000">
          <w:rPr>
            <w:highlight w:val="white"/>
            <w:rtl w:val="0"/>
          </w:rPr>
          <w:t xml:space="preserve">hand</w:t>
        </w:r>
      </w:ins>
      <w:del w:author="TheZimon04" w:id="186" w:date="2023-06-07T16:29:28Z">
        <w:r w:rsidDel="00000000" w:rsidR="00000000" w:rsidRPr="00000000">
          <w:rPr>
            <w:highlight w:val="white"/>
            <w:rtl w:val="0"/>
          </w:rPr>
          <w:delText xml:space="preserve">plan</w:delText>
        </w:r>
      </w:del>
      <w:r w:rsidDel="00000000" w:rsidR="00000000" w:rsidRPr="00000000">
        <w:rPr>
          <w:highlight w:val="white"/>
          <w:rtl w:val="0"/>
        </w:rPr>
        <w:t xml:space="preserve">, and go into detail about their aspirations or past. So long as you listen to what they’re saying (or pretend to) you’ll be able to buy much needed time for your friends to arrive.</w:t>
        <w:br w:type="textWrapping"/>
      </w:r>
    </w:p>
    <w:p w:rsidR="00000000" w:rsidDel="00000000" w:rsidP="00000000" w:rsidRDefault="00000000" w:rsidRPr="00000000" w14:paraId="00000354">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highlight w:val="white"/>
          <w:rtl w:val="0"/>
        </w:rPr>
        <w:t xml:space="preserve">Bet on Red (Mass Effect) (100)</w:t>
      </w:r>
      <w:r w:rsidDel="00000000" w:rsidR="00000000" w:rsidRPr="00000000">
        <w:rPr>
          <w:highlight w:val="white"/>
          <w:rtl w:val="0"/>
        </w:rPr>
        <w:t xml:space="preserve">: Shepard had an almost uncanny ability to win games of chance, whether quasar, poker, or varren fights, and now you do too. This doesn’t mean you’ll always win every game, but you will have naturally, sometimes almost impossibly, good luck in games of chance. Do be warned, this won’t warp reality, just tilt the odds (significantly) in your favor.</w:t>
        <w:br w:type="textWrapping"/>
      </w:r>
    </w:p>
    <w:p w:rsidR="00000000" w:rsidDel="00000000" w:rsidP="00000000" w:rsidRDefault="00000000" w:rsidRPr="00000000" w14:paraId="00000355">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highlight w:val="white"/>
          <w:rtl w:val="0"/>
        </w:rPr>
        <w:t xml:space="preserve">Coolsville News (Scooby Doo) (100)</w:t>
      </w:r>
      <w:r w:rsidDel="00000000" w:rsidR="00000000" w:rsidRPr="00000000">
        <w:rPr>
          <w:highlight w:val="white"/>
          <w:rtl w:val="0"/>
        </w:rPr>
        <w:t xml:space="preserve">: If you’re looking for a mystery to solve you need look no further than your doorstep. Every day you’ll receive a newspaper that can either lead you to a case or help give you clues or ideas that may help you work on your current puzzle. Difficult crosswords and sudokus in the back. The comics aren’t good.</w:t>
        <w:br w:type="textWrapping"/>
      </w:r>
    </w:p>
    <w:p w:rsidR="00000000" w:rsidDel="00000000" w:rsidP="00000000" w:rsidRDefault="00000000" w:rsidRPr="00000000" w14:paraId="00000356">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highlight w:val="white"/>
          <w:rtl w:val="0"/>
        </w:rPr>
        <w:t xml:space="preserve">Prophecy (Inheritance Cycle) (100)</w:t>
      </w:r>
      <w:r w:rsidDel="00000000" w:rsidR="00000000" w:rsidRPr="00000000">
        <w:rPr>
          <w:highlight w:val="white"/>
          <w:rtl w:val="0"/>
        </w:rPr>
        <w:t xml:space="preserve">: From time to time you receive a prophecy that may aid you in your endeavor. Usually very cryptic and hard to understand but always providing insight and aid you would never have found otherwise.</w:t>
        <w:br w:type="textWrapping"/>
      </w:r>
    </w:p>
    <w:p w:rsidR="00000000" w:rsidDel="00000000" w:rsidP="00000000" w:rsidRDefault="00000000" w:rsidRPr="00000000" w14:paraId="00000357">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SHTF Sensors (Prototype) (100)</w:t>
      </w:r>
      <w:r w:rsidDel="00000000" w:rsidR="00000000" w:rsidRPr="00000000">
        <w:rPr>
          <w:rtl w:val="0"/>
        </w:rPr>
        <w:t xml:space="preserve">: This world is not exactly dangerous, but things can escalate into gruesome scenarios rather quickly, leaving you little time to prepare or to brace yourself for it. You have been gifted an innate sense of when things will go south for you with enough time to pack your bags and get out. This will also function for smaller effects, like knowing when a tentacle will burst from a wall, or anything that could catch you off guard.</w:t>
        <w:br w:type="textWrapping"/>
      </w:r>
    </w:p>
    <w:p w:rsidR="00000000" w:rsidDel="00000000" w:rsidP="00000000" w:rsidRDefault="00000000" w:rsidRPr="00000000" w14:paraId="00000358">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Assistance Assist (Generic Dragon) (100)</w:t>
      </w:r>
      <w:r w:rsidDel="00000000" w:rsidR="00000000" w:rsidRPr="00000000">
        <w:rPr>
          <w:rtl w:val="0"/>
        </w:rPr>
        <w:t xml:space="preserve">: You can sense people who need your help. It's not omnipresent, but if you focus, you find yourself pulled towards the nearest person or people who could sorely benefit from a bit of draconic largesse. Your sense also gives you a rough measure of urgency, so you know if you need to make haste, or can take the time for a more subtle approach.</w:t>
        <w:br w:type="textWrapping"/>
      </w:r>
    </w:p>
    <w:p w:rsidR="00000000" w:rsidDel="00000000" w:rsidP="00000000" w:rsidRDefault="00000000" w:rsidRPr="00000000" w14:paraId="00000359">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Aren’t You That Guy? (Dan Vs.) (100)</w:t>
      </w:r>
      <w:r w:rsidDel="00000000" w:rsidR="00000000" w:rsidRPr="00000000">
        <w:rPr>
          <w:rtl w:val="0"/>
        </w:rPr>
        <w:t xml:space="preserve">: You have a knack for finding employment despite any qualifications ­</w:t>
      </w:r>
      <w:del w:author="TheZimon04" w:id="187" w:date="2023-06-07T16:31:49Z">
        <w:r w:rsidDel="00000000" w:rsidR="00000000" w:rsidRPr="00000000">
          <w:rPr>
            <w:rtl w:val="0"/>
          </w:rPr>
          <w:delText xml:space="preserve"> </w:delText>
        </w:r>
      </w:del>
      <w:r w:rsidDel="00000000" w:rsidR="00000000" w:rsidRPr="00000000">
        <w:rPr>
          <w:rtl w:val="0"/>
        </w:rPr>
        <w:t xml:space="preserve">or lack thereof ­</w:t>
      </w:r>
      <w:del w:author="TheZimon04" w:id="188" w:date="2023-06-07T16:31:51Z">
        <w:r w:rsidDel="00000000" w:rsidR="00000000" w:rsidRPr="00000000">
          <w:rPr>
            <w:rtl w:val="0"/>
          </w:rPr>
          <w:delText xml:space="preserve"> </w:delText>
        </w:r>
      </w:del>
      <w:r w:rsidDel="00000000" w:rsidR="00000000" w:rsidRPr="00000000">
        <w:rPr>
          <w:rtl w:val="0"/>
        </w:rPr>
        <w:t xml:space="preserve">you may have, and for being at least physically close to any plot points that might be going on. This does not offer any special protection from said plot, nor from being fired due to gross incompetence, but you will be able to spring back and get another gig almost immediately.</w:t>
      </w:r>
    </w:p>
    <w:p w:rsidR="00000000" w:rsidDel="00000000" w:rsidP="00000000" w:rsidRDefault="00000000" w:rsidRPr="00000000" w14:paraId="0000035A">
      <w:pPr>
        <w:pageBreakBefore w:val="0"/>
        <w:ind w:left="1440" w:firstLine="0"/>
        <w:rPr/>
      </w:pPr>
      <w:r w:rsidDel="00000000" w:rsidR="00000000" w:rsidRPr="00000000">
        <w:rPr>
          <w:rtl w:val="0"/>
        </w:rPr>
      </w:r>
    </w:p>
    <w:p w:rsidR="00000000" w:rsidDel="00000000" w:rsidP="00000000" w:rsidRDefault="00000000" w:rsidRPr="00000000" w14:paraId="0000035B">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Playing With Their Food (Justice League Dark) (200)</w:t>
      </w:r>
      <w:r w:rsidDel="00000000" w:rsidR="00000000" w:rsidRPr="00000000">
        <w:rPr>
          <w:rtl w:val="0"/>
        </w:rPr>
        <w:t xml:space="preserve">: Folks here are sure big on the whole slow, painful, torture and imprisonment thing even when killing or erasing their enemies would be far more practical. This now extends to you. Anyone who needs to neutralize you will always use the slowest, most humane way possible for them to do so. Even someone who explicitly wants to torture you will take their time to ramp up to actually the bad parts. You’ll have so many opportunities to escape unscathed that they might as well hand you the keys. Lucky you.</w:t>
        <w:br w:type="textWrapping"/>
      </w:r>
    </w:p>
    <w:p w:rsidR="00000000" w:rsidDel="00000000" w:rsidP="00000000" w:rsidRDefault="00000000" w:rsidRPr="00000000" w14:paraId="0000035C">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The Luck of the Devil... (Generic D&amp;D 5e) (200)</w:t>
      </w:r>
      <w:r w:rsidDel="00000000" w:rsidR="00000000" w:rsidRPr="00000000">
        <w:rPr>
          <w:rtl w:val="0"/>
        </w:rPr>
        <w:t xml:space="preserve">: More often than not, you’re just lucky as all hell. Maybe literally. Playing games of chance seems rigged in your favor, where you win 7/10 games without trying. If you cheat, you could easily make this you winning any game of chance you ever opt to play. Your patrons are also extra-benevolent to you, being super nice about the agreements you have for your powers, if you have a patron, that is.</w:t>
        <w:br w:type="textWrapping"/>
      </w:r>
    </w:p>
    <w:p w:rsidR="00000000" w:rsidDel="00000000" w:rsidP="00000000" w:rsidRDefault="00000000" w:rsidRPr="00000000" w14:paraId="0000035D">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Clue (Scooby Doo) (200)</w:t>
      </w:r>
      <w:r w:rsidDel="00000000" w:rsidR="00000000" w:rsidRPr="00000000">
        <w:rPr>
          <w:rtl w:val="0"/>
        </w:rPr>
        <w:t xml:space="preserve">: You have a keen, sixth sense for discovering evidence of a crime. This ability will lead you right to nearby hints that can provide a good idea to a solution for a mystery, but it’s up to you to interpret the information correctly.</w:t>
        <w:br w:type="textWrapping"/>
      </w:r>
    </w:p>
    <w:p w:rsidR="00000000" w:rsidDel="00000000" w:rsidP="00000000" w:rsidRDefault="00000000" w:rsidRPr="00000000" w14:paraId="0000035E">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For the Right Price (Final Fantasy 7 Remake) (200)</w:t>
      </w:r>
      <w:r w:rsidDel="00000000" w:rsidR="00000000" w:rsidRPr="00000000">
        <w:rPr>
          <w:rtl w:val="0"/>
        </w:rPr>
        <w:t xml:space="preserve">: It can be tough for a mercenary to find work sometimes. Thankfully, you’ll always find enough jobs to support yourself. The work may be dangerous, like fighting monsters, or demeaning, like finding lost cats, but at least you’ll have plenty of opportunities to choose from. Just remember that you won’t get rich without taking some serious contracts. This might not always give monetary rewards, but you’ll always get something worthwhile for your service. Powerful people might trade favors for your time, while that girl with the flowers might pay her bodyguard with a date. Whatever the case, you won’t be hurting for work.</w:t>
        <w:br w:type="textWrapping"/>
      </w:r>
    </w:p>
    <w:p w:rsidR="00000000" w:rsidDel="00000000" w:rsidP="00000000" w:rsidRDefault="00000000" w:rsidRPr="00000000" w14:paraId="0000035F">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Sincerely Ignorant (Familiar of Zero) (200)</w:t>
      </w:r>
      <w:r w:rsidDel="00000000" w:rsidR="00000000" w:rsidRPr="00000000">
        <w:rPr>
          <w:rtl w:val="0"/>
        </w:rPr>
        <w:t xml:space="preserve">: As an outsider you have no stake in this realm’s ongoing conflicts and have an easier time convincing people to overlook their prejudices towards you, whether you’re a human trying to make friends with elves or a commoner challenging a noble to rethink his ways. This doesn’t make those characters stop being racist or classist or whatever, they’re just willing to make an exception for you because you’re useful or amusing or whatever their internal justification for such things is.</w:t>
        <w:br w:type="textWrapping"/>
      </w:r>
    </w:p>
    <w:p w:rsidR="00000000" w:rsidDel="00000000" w:rsidP="00000000" w:rsidRDefault="00000000" w:rsidRPr="00000000" w14:paraId="00000360">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Is That An Arm?! (Night In The Woods) (200)</w:t>
      </w:r>
      <w:r w:rsidDel="00000000" w:rsidR="00000000" w:rsidRPr="00000000">
        <w:rPr>
          <w:rtl w:val="0"/>
        </w:rPr>
        <w:t xml:space="preserve">: If you scratch below the surface of anywhere you can usually find a few odd things. A stage hidden at the top of a building or a young girl who sits on the roof and dreams of murder. But for you, that’s just Tuesday before lunch. You constantly trip over oddities, strange happenings, and local legends with barely an effort on your part. While this won’t always find you anything useful, it will always be worth the time to investigate.</w:t>
        <w:br w:type="textWrapping"/>
      </w:r>
    </w:p>
    <w:p w:rsidR="00000000" w:rsidDel="00000000" w:rsidP="00000000" w:rsidRDefault="00000000" w:rsidRPr="00000000" w14:paraId="00000361">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Happy Findings (I Saved Too Many Girls And Caused The Apocalypse) (200)</w:t>
      </w:r>
      <w:r w:rsidDel="00000000" w:rsidR="00000000" w:rsidRPr="00000000">
        <w:rPr>
          <w:rtl w:val="0"/>
        </w:rPr>
        <w:t xml:space="preserve">: Lady luck seems to like you, making you encounter important people that can help you with any current problem you’re facing, or stumble upon necessary and useful items. Maybe you will encounter some trinket that turns out to be a magic artifact or the lost memento of someone you get to know. While it won’t do your job for you, it will certainly help and give you a way to turn the tables against your enemies and put the odds in your favor.</w:t>
      </w:r>
      <w:r w:rsidDel="00000000" w:rsidR="00000000" w:rsidRPr="00000000">
        <w:rPr>
          <w:rtl w:val="0"/>
        </w:rPr>
        <w:br w:type="textWrapping"/>
      </w:r>
    </w:p>
    <w:p w:rsidR="00000000" w:rsidDel="00000000" w:rsidP="00000000" w:rsidRDefault="00000000" w:rsidRPr="00000000" w14:paraId="00000362">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Monster Hunter (Borderlands 3) (300)</w:t>
      </w:r>
      <w:r w:rsidDel="00000000" w:rsidR="00000000" w:rsidRPr="00000000">
        <w:rPr>
          <w:rtl w:val="0"/>
        </w:rPr>
        <w:t xml:space="preserve">: The Galaxy may be filled with monsters, from the human kind, to weird creatures, to deadly robots. But there are people like you, who hunt those monsters. Most monsters will die to </w:t>
      </w:r>
      <w:r w:rsidDel="00000000" w:rsidR="00000000" w:rsidRPr="00000000">
        <w:rPr>
          <w:rtl w:val="0"/>
        </w:rPr>
        <w:t xml:space="preserve">gun</w:t>
      </w:r>
      <w:r w:rsidDel="00000000" w:rsidR="00000000" w:rsidRPr="00000000">
        <w:rPr>
          <w:rtl w:val="0"/>
        </w:rPr>
        <w:t xml:space="preserve"> and </w:t>
      </w:r>
      <w:r w:rsidDel="00000000" w:rsidR="00000000" w:rsidRPr="00000000">
        <w:rPr>
          <w:rtl w:val="0"/>
        </w:rPr>
        <w:t xml:space="preserve">blade</w:t>
      </w:r>
      <w:r w:rsidDel="00000000" w:rsidR="00000000" w:rsidRPr="00000000">
        <w:rPr>
          <w:rtl w:val="0"/>
        </w:rPr>
        <w:t xml:space="preserve">, and aren’t anything special. But for the REAL monsters of monsters, that’s where you shine. Anytime you come across something that would normally be “unstoppable”, “invulnerable”, “unending” and other descriptors, given enough time, you will find some way to make them vulnerable. It might be finding an artifact to weaken it, or slamming a robot at high speeds into a shield to make it vulnerable, or simply finding the right person with the right advice. Whatever it is, you will find a way to overcome it. Then it’s just a matter of exploiting that vulnerability. </w:t>
        <w:br w:type="textWrapping"/>
      </w:r>
    </w:p>
    <w:p w:rsidR="00000000" w:rsidDel="00000000" w:rsidP="00000000" w:rsidRDefault="00000000" w:rsidRPr="00000000" w14:paraId="00000363">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Wielder (Kingdom Hearts) (300)</w:t>
      </w:r>
      <w:r w:rsidDel="00000000" w:rsidR="00000000" w:rsidRPr="00000000">
        <w:rPr>
          <w:rtl w:val="0"/>
        </w:rPr>
        <w:t xml:space="preserve">: You are one of the rare few that can use a keyblade, one of the mystical swords of legend that can lock and unlock the hearts of worlds. Not only do you have this potential, you’ve actually been chosen by a Keyblade as its wielder. Worlds are being taken by darkness, one by one, and you must find the cause and put a stop to it… Unless you fall to the darkness, which could spell the end of all things as you fight against the Light itself.</w:t>
        <w:br w:type="textWrapping"/>
      </w:r>
    </w:p>
    <w:p w:rsidR="00000000" w:rsidDel="00000000" w:rsidP="00000000" w:rsidRDefault="00000000" w:rsidRPr="00000000" w14:paraId="00000364">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A Devil’s Own Luck (Pathfinder) (300)</w:t>
      </w:r>
      <w:r w:rsidDel="00000000" w:rsidR="00000000" w:rsidRPr="00000000">
        <w:rPr>
          <w:rtl w:val="0"/>
        </w:rPr>
        <w:t xml:space="preserve">: In a world where luck is a real force governed by fickle beings all too easy to offend, it pays to be able to make your own. And boy do you. Your runs of fortune can at times border on the absurd. Perhaps an entire volley of arrows simply... miss altogether. Or one of them might hit in a superficial spot that leaves you with a ruggedly attractive scar when it heals. Maybe that key you found half-covered in dirt will unlock a chest found deep in a dungeon later in your journey. Though this is far from infallible and if you find yourself relying on it, may just be the end of your story. As well, it is still hardly wise to </w:t>
      </w:r>
      <w:commentRangeStart w:id="2"/>
      <w:r w:rsidDel="00000000" w:rsidR="00000000" w:rsidRPr="00000000">
        <w:rPr>
          <w:rtl w:val="0"/>
        </w:rPr>
        <w:t xml:space="preserve">offend the Lady</w:t>
      </w:r>
      <w:commentRangeEnd w:id="2"/>
      <w:r w:rsidDel="00000000" w:rsidR="00000000" w:rsidRPr="00000000">
        <w:commentReference w:id="2"/>
      </w:r>
      <w:r w:rsidDel="00000000" w:rsidR="00000000" w:rsidRPr="00000000">
        <w:rPr>
          <w:rtl w:val="0"/>
        </w:rPr>
        <w:t xml:space="preserve"> Luck; she may not be able to curse you with the misfortune others who earn her ire would face, but she could at least cancel out your serendipity.</w:t>
        <w:br w:type="textWrapping"/>
      </w:r>
    </w:p>
    <w:p w:rsidR="00000000" w:rsidDel="00000000" w:rsidP="00000000" w:rsidRDefault="00000000" w:rsidRPr="00000000" w14:paraId="00000365">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In The Blood (I Saved Too Many Girls And Caused The Apocalypse) (300)</w:t>
      </w:r>
      <w:r w:rsidDel="00000000" w:rsidR="00000000" w:rsidRPr="00000000">
        <w:rPr>
          <w:rtl w:val="0"/>
        </w:rPr>
        <w:t xml:space="preserve">: The Namidare Bloodline. Whenever is a curse or a blessing, males of this lineage find themselves as some sort of “last resort” for those heroes that didn’t show to their duty. You see, in this place there are many ‘stories’ with a ‘hero’ and a ‘heroine’, that kind of tales. Except that sometimes there is no ‘hero’ to save the day and the story becomes doomed, to prevent that, the laws of reality itself designed this bloodline.</w:t>
        <w:br w:type="textWrapping"/>
        <w:br w:type="textWrapping"/>
        <w:t xml:space="preserve">Making the one possessing this active bloodline as ‘substitutes’ for the ‘hero’, giving them a small amount of ‘plot armor’ for the duration of their quest and granting the stories a last chance to reach the intended happy ending. Regardless, this bloodline is something within you now. A little more powerful than it should be, really.</w:t>
      </w:r>
      <w:r w:rsidDel="00000000" w:rsidR="00000000" w:rsidRPr="00000000">
        <w:rPr>
          <w:rtl w:val="0"/>
        </w:rPr>
        <w:br w:type="textWrapping"/>
      </w:r>
    </w:p>
    <w:p w:rsidR="00000000" w:rsidDel="00000000" w:rsidP="00000000" w:rsidRDefault="00000000" w:rsidRPr="00000000" w14:paraId="00000366">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Protagonist (Re:Monster) (400)</w:t>
      </w:r>
      <w:r w:rsidDel="00000000" w:rsidR="00000000" w:rsidRPr="00000000">
        <w:rPr>
          <w:rtl w:val="0"/>
        </w:rPr>
        <w:t xml:space="preserve">: You possess a weird sort of luck, one that makes sure you always have a fighting chance and will generally have the tools necessary to survive any encounter you get into. Rarely will you find yourself overwhelmed, and if you are, it will be when you won’t die from such a loss. You still need to recognize and capitalize on such advantages, and you will sometimes be pushed to the limit, but you will never be without the means to claim a victory. This will not save you from sheer stupidity, such as challenging an opponent so far beyond your ability you can tell you’d have absolutely no chance with what you have on hand and not taking the obvious hint to walk away. This will not make you instantly have a chance against such an opponent.</w:t>
        <w:br w:type="textWrapping"/>
      </w:r>
    </w:p>
    <w:p w:rsidR="00000000" w:rsidDel="00000000" w:rsidP="00000000" w:rsidRDefault="00000000" w:rsidRPr="00000000" w14:paraId="00000367">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Greater Esper Ability (Re:Monster) (Free with Esper Ability)</w:t>
      </w:r>
      <w:r w:rsidDel="00000000" w:rsidR="00000000" w:rsidRPr="00000000">
        <w:rPr>
          <w:rtl w:val="0"/>
        </w:rPr>
        <w:t xml:space="preserve">: </w:t>
      </w:r>
      <w:ins w:author="Isaiah Perez" w:id="189" w:date="2021-10-19T23:40:23Z">
        <w:r w:rsidDel="00000000" w:rsidR="00000000" w:rsidRPr="00000000">
          <w:rPr>
            <w:rtl w:val="0"/>
          </w:rPr>
          <w:t xml:space="preserve">Y</w:t>
        </w:r>
      </w:ins>
      <w:del w:author="Isaiah Perez" w:id="189" w:date="2021-10-19T23:40:23Z">
        <w:r w:rsidDel="00000000" w:rsidR="00000000" w:rsidRPr="00000000">
          <w:rPr>
            <w:rtl w:val="0"/>
          </w:rPr>
          <w:delText xml:space="preserve">y</w:delText>
        </w:r>
      </w:del>
      <w:r w:rsidDel="00000000" w:rsidR="00000000" w:rsidRPr="00000000">
        <w:rPr>
          <w:rtl w:val="0"/>
        </w:rPr>
        <w:t xml:space="preserve">ou can instead gain a truly potent ability, such as Rou’s [Absorption] ability or an equally potent ability that allows for a constant degree of growth.</w:t>
        <w:br w:type="textWrapping"/>
      </w:r>
    </w:p>
    <w:p w:rsidR="00000000" w:rsidDel="00000000" w:rsidP="00000000" w:rsidRDefault="00000000" w:rsidRPr="00000000" w14:paraId="00000368">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Improved Wise King (Re:Monster) (Free with The Wise King)</w:t>
      </w:r>
      <w:r w:rsidDel="00000000" w:rsidR="00000000" w:rsidRPr="00000000">
        <w:rPr>
          <w:rtl w:val="0"/>
        </w:rPr>
        <w:t xml:space="preserve">: </w:t>
      </w:r>
      <w:ins w:author="Isaiah Perez" w:id="190" w:date="2021-10-19T23:40:22Z">
        <w:r w:rsidDel="00000000" w:rsidR="00000000" w:rsidRPr="00000000">
          <w:rPr>
            <w:rtl w:val="0"/>
          </w:rPr>
          <w:t xml:space="preserve">Y</w:t>
        </w:r>
      </w:ins>
      <w:del w:author="Isaiah Perez" w:id="190" w:date="2021-10-19T23:40:22Z">
        <w:r w:rsidDel="00000000" w:rsidR="00000000" w:rsidRPr="00000000">
          <w:rPr>
            <w:rtl w:val="0"/>
          </w:rPr>
          <w:delText xml:space="preserve">y</w:delText>
        </w:r>
      </w:del>
      <w:r w:rsidDel="00000000" w:rsidR="00000000" w:rsidRPr="00000000">
        <w:rPr>
          <w:rtl w:val="0"/>
        </w:rPr>
        <w:t xml:space="preserve">ou can push beyond mastery, increasing your skills further and providing even greater benefits to your learning speed. And while you will need to figure out how to go past the common level of mastery, you will always have at least some vague idea on how to do so.</w:t>
        <w:br w:type="textWrapping"/>
      </w:r>
    </w:p>
    <w:p w:rsidR="00000000" w:rsidDel="00000000" w:rsidP="00000000" w:rsidRDefault="00000000" w:rsidRPr="00000000" w14:paraId="00000369">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Fight for Survival (Re:Monster) (Free with Fit for Survival)</w:t>
      </w:r>
      <w:r w:rsidDel="00000000" w:rsidR="00000000" w:rsidRPr="00000000">
        <w:rPr>
          <w:rtl w:val="0"/>
        </w:rPr>
        <w:t xml:space="preserve">: </w:t>
      </w:r>
      <w:ins w:author="Isaiah Perez" w:id="191" w:date="2021-10-19T23:40:19Z">
        <w:r w:rsidDel="00000000" w:rsidR="00000000" w:rsidRPr="00000000">
          <w:rPr>
            <w:rtl w:val="0"/>
          </w:rPr>
          <w:t xml:space="preserve">T</w:t>
        </w:r>
      </w:ins>
      <w:del w:author="Isaiah Perez" w:id="191" w:date="2021-10-19T23:40:19Z">
        <w:r w:rsidDel="00000000" w:rsidR="00000000" w:rsidRPr="00000000">
          <w:rPr>
            <w:rtl w:val="0"/>
          </w:rPr>
          <w:delText xml:space="preserve">t</w:delText>
        </w:r>
      </w:del>
      <w:r w:rsidDel="00000000" w:rsidR="00000000" w:rsidRPr="00000000">
        <w:rPr>
          <w:rtl w:val="0"/>
        </w:rPr>
        <w:t xml:space="preserve">his goes even further as improving in one area, such as physical strength, will naturally improve other areas as well, such as durability and speed. When your physical capabilities improve, all of them do, though this is not necessarily a one to one growth, but focusing purely on physical strength will not leave you clumsy or easily winded. You may choose to have your physical capabilities not manifest changes in your appearance if you so choose (so you can get stronger but not put on more muscle than you already possess).</w:t>
        <w:br w:type="textWrapping"/>
      </w:r>
    </w:p>
    <w:p w:rsidR="00000000" w:rsidDel="00000000" w:rsidP="00000000" w:rsidRDefault="00000000" w:rsidRPr="00000000" w14:paraId="0000036A">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Greater Treasure (Rune Factory) (Free with Treasure)</w:t>
      </w:r>
      <w:r w:rsidDel="00000000" w:rsidR="00000000" w:rsidRPr="00000000">
        <w:rPr>
          <w:rtl w:val="0"/>
        </w:rPr>
        <w:t xml:space="preserve">: Okay, forget it, bring on the treasure. Just because you’ve been to a dungeon before doesn’t mean that the treasure quality shouldn’t go up over time. In addition to the previous rule of harder to get items being more valuable, your personal abilities are also a consideration as well. A level 12 shouldn’t keep getting level 1 items when they worked hard to improve, and you won’t have to deal with that either. Also, the amount of treasure within dungeons, or really any place outside a friendly zone, neutral zones included, are guaranteed to have plenty of hidden or otherwise hard to get to treasure, along with some treasure that is easy to get but is also less valuable. The more dangerous the place, the more treasure there will be. Still, treasure and good equipment are no substitutes for decent skills and experience, I don’t care if you wind up with Excalibur, if you can’t use it it’s useless to you in the long run. Also, if you are somehow able to train this perk, you will eventually reach the point where you are able to control what type of drops you get, armor, swords, food, etc. You won’t be able to say, decide that you want a specific weapon like a level 3 legion lance, although in a few hundred years of training this flaw may be overcome.</w:t>
        <w:br w:type="textWrapping"/>
      </w:r>
    </w:p>
    <w:p w:rsidR="00000000" w:rsidDel="00000000" w:rsidP="00000000" w:rsidRDefault="00000000" w:rsidRPr="00000000" w14:paraId="0000036B">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Improved Talent of Ganesha (Rune Factory) (Free with Talent of Ganesha)</w:t>
      </w:r>
      <w:r w:rsidDel="00000000" w:rsidR="00000000" w:rsidRPr="00000000">
        <w:rPr>
          <w:rtl w:val="0"/>
        </w:rPr>
        <w:t xml:space="preserve">: Now you can add effects to weapons that normally could have none, but also this can apply to places, warehouse attachments, fiat backed buildings and other properties, etc. Any skills you have can create new wonders out of things that shouldn’t produce your desired results. Want to create magitech carpentry or design a supercomputer completely out of wood? Sure, as long as the components are there. Want a magical wand made out of nth metal? Go for it. This also allows you to break some rules as well. Do you have a factory that only produces certain types of robots, and only a certain amount at a time? Well now you can upgrade the factory to include new robot designs more advanced than the previous designs, make the factory automatically create better designs, increase how many can be created within an amount of time, increase the storage space, and whatever else you can think of. Items that tell you that they can’t be improved or copied? Forget that, you can overrule the rules and duplicate these items, and improve what you can’t improve. Just be careful, the more difficult the upgrade or design, the more resources and energy is required from you, so don’t drain all of it at once.</w:t>
        <w:br w:type="textWrapping"/>
      </w:r>
    </w:p>
    <w:p w:rsidR="00000000" w:rsidDel="00000000" w:rsidP="00000000" w:rsidRDefault="00000000" w:rsidRPr="00000000" w14:paraId="0000036C">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Forever On Time (Rune Factory) (Free with Always on time)</w:t>
      </w:r>
      <w:r w:rsidDel="00000000" w:rsidR="00000000" w:rsidRPr="00000000">
        <w:rPr>
          <w:rtl w:val="0"/>
        </w:rPr>
        <w:t xml:space="preserve">: Now forget just managing time, you can do other things too, like manipulating it. You can deliver yesterday's mail three weeks ago, you can spend 300 hours or more inside a building without a single second passing outside while everything inside can still move, and be everywhere at once in the world, all without the slightest effort. This works better for mundane things, as you won’t need any energy to pull things off like delivering mail or reading a book, you can use this for other things of course such as fighting giant monsters or something like that, but it will take up most of your energy at first, if not all of it. With practice, you can expand what areas never have time pass while still having things move, you could keep time in an entire village standing still, all while the plants and animal are unaffected by the stopping of time, and you could meet past versions of yourself, even ones that existed in other jumps and multiverses, although you cannot use this to alter your history in other jumps until post-spark. Doctor strange, doctor fate and doctor who all have nothing on you, and unless you completely screw up, time and space will never tear apart at the seams, and you’ll get a general idea of how to interact with the past in significant ways without changing history in any way</w:t>
        <w:br w:type="textWrapping"/>
      </w:r>
    </w:p>
    <w:p w:rsidR="00000000" w:rsidDel="00000000" w:rsidP="00000000" w:rsidRDefault="00000000" w:rsidRPr="00000000" w14:paraId="0000036D">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Oblivious (A Song of Ice and Fire) (400)</w:t>
      </w:r>
      <w:r w:rsidDel="00000000" w:rsidR="00000000" w:rsidRPr="00000000">
        <w:rPr>
          <w:rtl w:val="0"/>
        </w:rPr>
        <w:t xml:space="preserve">: Trouble just seems to avoid you. If a war is going on that spans most of the country, you will likely be in one of the very few peaceful villages. This effect wears off whenever you look for trouble.</w:t>
        <w:br w:type="textWrapping"/>
      </w:r>
    </w:p>
    <w:p w:rsidR="00000000" w:rsidDel="00000000" w:rsidP="00000000" w:rsidRDefault="00000000" w:rsidRPr="00000000" w14:paraId="0000036E">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Key Finder (Borderlands 3) (400)</w:t>
      </w:r>
      <w:r w:rsidDel="00000000" w:rsidR="00000000" w:rsidRPr="00000000">
        <w:rPr>
          <w:rtl w:val="0"/>
        </w:rPr>
        <w:t xml:space="preserve">: You call yourself a Vault Hunter, so you’d best be able to actually get to and into a Vault. Thankfully, you’ve got a knack for finding either a way to gain access, or otherwise get through obstructions that would prevent you from making progress in your quest. Sometimes it’s a matter of finding someone (or something) with the ability to open a door for you, others it’s finding explosives to blast your way in, and occasionally it’s finding the clue you need to find the hidden parts that make up the key. Whatever it is, no door or entryway will permanently impede you. Also, if there is only a special category of people/things/etc that an entrance would open for, you automatically qualify regardless. </w:t>
        <w:br w:type="textWrapping"/>
      </w:r>
    </w:p>
    <w:p w:rsidR="00000000" w:rsidDel="00000000" w:rsidP="00000000" w:rsidRDefault="00000000" w:rsidRPr="00000000" w14:paraId="0000036F">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My Time to Shine (Borderlands 3) (400)</w:t>
      </w:r>
      <w:r w:rsidDel="00000000" w:rsidR="00000000" w:rsidRPr="00000000">
        <w:rPr>
          <w:rtl w:val="0"/>
        </w:rPr>
        <w:t xml:space="preserve">: You’ve got one hell of an instinct for timing. You know when someone is vulnerable and when to strike. Let someone else kill that huge monster, you can just wait till it’s dead to swoop in and take what you need from it. Or, wait till someone is alone and distracted to kidnap them. This is obviously more effective the more up-to-date information you have, but even if you are completely isolated from the rest of the universe, you’ll still have a feeling when the best time is to leave your isolation and find your fortune. After all,  it’s a little hard to start a bandit cult and unify all the bandit clans if there’s some handsome asshole in a facemask orbitally shelling all the bandits, right? You can just wait that out instead. </w:t>
        <w:br w:type="textWrapping"/>
      </w:r>
    </w:p>
    <w:p w:rsidR="00000000" w:rsidDel="00000000" w:rsidP="00000000" w:rsidRDefault="00000000" w:rsidRPr="00000000" w14:paraId="00000370">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Legendary Luck (Borderlands) (400)</w:t>
      </w:r>
      <w:r w:rsidDel="00000000" w:rsidR="00000000" w:rsidRPr="00000000">
        <w:rPr>
          <w:rtl w:val="0"/>
        </w:rPr>
        <w:t xml:space="preserve">: Probability works in strange ways around you. You seem to find a lot of loose change on the ground and always find the necessary part to repair that broken thing in a very timely manner. If there's a fork in the road you always seem to guess the one that leads to your destination. Shrapnel from explosives seems to fly "around" instead of "through" you. Patrols that hear you might discount the sound as the wind or a mouse. An enemy with a perfect killshot on you might even have their perfectly clean gun jam. Beware though, as Luck has only so much power over the world around you. If you get surrounded by a horde of enemies with guns, they won't all jam, and there's sure as hell no lucking your way out of getting incinerated by a nuke.</w:t>
        <w:br w:type="textWrapping"/>
      </w:r>
    </w:p>
    <w:p w:rsidR="00000000" w:rsidDel="00000000" w:rsidP="00000000" w:rsidRDefault="00000000" w:rsidRPr="00000000" w14:paraId="00000371">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Monk of History (Discworld) (400)</w:t>
      </w:r>
      <w:r w:rsidDel="00000000" w:rsidR="00000000" w:rsidRPr="00000000">
        <w:rPr>
          <w:rtl w:val="0"/>
        </w:rPr>
        <w:t xml:space="preserve">: You have the natural talents and instincts nurtured by the Monks of History. You have a natural “seventh sense” of how the timeline is supposed to be, drawing your attention to any anachronisms or meddling with time. You are also rather strong in your personal timeline, making you extremely difficult or even impossible to affect with temporal-manipulation abilities. However, you can slightly affect your own time, allowing you to slice time a little bit to speed yourself up or slow yourself down in relation to the rest of the Disc.</w:t>
        <w:br w:type="textWrapping"/>
      </w:r>
    </w:p>
    <w:p w:rsidR="00000000" w:rsidDel="00000000" w:rsidP="00000000" w:rsidRDefault="00000000" w:rsidRPr="00000000" w14:paraId="00000372">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You’re Donna’s Cousin! (Night In The Woods) (400)</w:t>
      </w:r>
      <w:r w:rsidDel="00000000" w:rsidR="00000000" w:rsidRPr="00000000">
        <w:rPr>
          <w:rtl w:val="0"/>
        </w:rPr>
        <w:t xml:space="preserve">: There’s just no getting around it with a small town like Possum Springs. You know everybody, even if it’s just in passing. And the few you don’t stick out like sore thumbs. So why don’t you introduce yourself? You have a talent for running into odd and interesting characters. They might be heroes, or villains, or maybe just a person with a rich and interesting story to tell. Maybe they hiked to Pennsylvania from Russia via Oregon along nature trails.</w:t>
        <w:br w:type="textWrapping"/>
      </w:r>
    </w:p>
    <w:p w:rsidR="00000000" w:rsidDel="00000000" w:rsidP="00000000" w:rsidRDefault="00000000" w:rsidRPr="00000000" w14:paraId="00000373">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As It Is Written (Kamen Rider Zi-Oh) (400)</w:t>
      </w:r>
      <w:r w:rsidDel="00000000" w:rsidR="00000000" w:rsidRPr="00000000">
        <w:rPr>
          <w:rtl w:val="0"/>
        </w:rPr>
        <w:t xml:space="preserve">: It can be a little challenging to help someone fulfill their destiny with all the time machines and warping of space-time going on all around you. Why, someone might even get the banal idea to terminate your future savior or king while they’re at their weakest, or even change history so that they never existed in the first place! Luckily, you’re prepared for such an outcome...you have perfect awareness of when the timeline has been meddled with, your memories and existence insulated from whatever changes were made. You also know how to keep the timeline on track to a particular conclusion, whether an individual’s rise to power or the steps needed to pursue a future to your own specifications. This doesn’t necessarily mean said steps will be easy and you might need a method of time travel of your own to set things back on track...but you’ll never be lost on what you need to do.</w:t>
      </w:r>
      <w:r w:rsidDel="00000000" w:rsidR="00000000" w:rsidRPr="00000000">
        <w:rPr>
          <w:rtl w:val="0"/>
        </w:rPr>
        <w:br w:type="textWrapping"/>
      </w:r>
    </w:p>
    <w:p w:rsidR="00000000" w:rsidDel="00000000" w:rsidP="00000000" w:rsidRDefault="00000000" w:rsidRPr="00000000" w14:paraId="00000374">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Prisoner (The Elder Scrolls V: Skyrim) (600)</w:t>
      </w:r>
      <w:r w:rsidDel="00000000" w:rsidR="00000000" w:rsidRPr="00000000">
        <w:rPr>
          <w:rtl w:val="0"/>
        </w:rPr>
        <w:t xml:space="preserve">: The Eternal Champion, the Nerevarine, the Hero of Kvatch. All of these are names that stand above all others as legends that helped shape the world. Each of them, despite all their potential differences, had one thing in common: they were mortals blessed with a special fate and the ability to rule their own destiny. As heroes of prophecy, also referred to as prisoners, they were closely related to the prophecies contained in the Elder Scrolls, yet they were not bound to them, and they possessed a superhuman ability to grow and improve in order to rise up to the challenges they were supposedly fated to encounter. Like them you are also a being blessed with the special fate of a prisoner and all that comes with it. You are naturally drawn by instinct to grand journeys and epic quests, yet you are no slave to destiny and this instinct is easy to distinguish and even more easily ignored if you are so inclined. Your special relationship to fate sees you protected from common dangers and mundane threats. And, so long as you are working towards a great goal or engaging in some form of grand adventure, you will find yourself capable of growing in power, ability and skill at a speed that beggars belief.</w:t>
        <w:br w:type="textWrapping"/>
      </w:r>
    </w:p>
    <w:p w:rsidR="00000000" w:rsidDel="00000000" w:rsidP="00000000" w:rsidRDefault="00000000" w:rsidRPr="00000000" w14:paraId="00000375">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The Unhindered Lord (Generic D&amp;D 5e) (600)</w:t>
      </w:r>
      <w:r w:rsidDel="00000000" w:rsidR="00000000" w:rsidRPr="00000000">
        <w:rPr>
          <w:rtl w:val="0"/>
        </w:rPr>
        <w:t xml:space="preserve">: You become capable of breaking the boundaries on what is feasible.</w:t>
        <w:br w:type="textWrapping"/>
      </w:r>
    </w:p>
    <w:p w:rsidR="00000000" w:rsidDel="00000000" w:rsidP="00000000" w:rsidRDefault="00000000" w:rsidRPr="00000000" w14:paraId="00000376">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Improved Creator (Generic D&amp;D 5e) (Free with The Creator)</w:t>
      </w:r>
      <w:r w:rsidDel="00000000" w:rsidR="00000000" w:rsidRPr="00000000">
        <w:rPr>
          <w:rtl w:val="0"/>
        </w:rPr>
        <w:t xml:space="preserve">: You’re not sure how you got here, but you know other casters aren’t likely to catch you, in this lifetime, or likely any other. You now have the ability to alter your spells in your mind, in real time. Before you’d have to think about what you were doing, probably do some designs and write it out, then do a test or two. Now? Well, you do it in your head, in seconds, and then you execute. You don’t need a spellbook if you ever did, nor a prayerbook. You just know how to manipulate magic, at its most basic level, to do whatever it is you need. Preparing spells? Only chumps do that.</w:t>
        <w:br w:type="textWrapping"/>
      </w:r>
    </w:p>
    <w:p w:rsidR="00000000" w:rsidDel="00000000" w:rsidP="00000000" w:rsidRDefault="00000000" w:rsidRPr="00000000" w14:paraId="00000377">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Uncapped Artificer (Generic D&amp;D 5e) (Free with Grand Artificer)</w:t>
      </w:r>
      <w:r w:rsidDel="00000000" w:rsidR="00000000" w:rsidRPr="00000000">
        <w:rPr>
          <w:rtl w:val="0"/>
        </w:rPr>
        <w:t xml:space="preserve">: Now you can make a legendary grade piece of equipment once every Five Years. You also have a good mind for making custom enchantments, so if you wanted to make up a brand new type of magic item, you now can, and it takes no extra time to make it. Also, even if you can’t cast the spells, your crafting speed is normal for all enchantments. If you’ve made a perfect example of something before, you can make it again in half the time it should take you, assuming it’s not a Legendary level piece, of course.</w:t>
        <w:br w:type="textWrapping"/>
      </w:r>
    </w:p>
    <w:p w:rsidR="00000000" w:rsidDel="00000000" w:rsidP="00000000" w:rsidRDefault="00000000" w:rsidRPr="00000000" w14:paraId="00000378">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Mind Beyond Matter (Generic D&amp;D 5e) (Free with Mind Without Matter)</w:t>
      </w:r>
      <w:r w:rsidDel="00000000" w:rsidR="00000000" w:rsidRPr="00000000">
        <w:rPr>
          <w:rtl w:val="0"/>
        </w:rPr>
        <w:t xml:space="preserve">: Your vulnerability no longer applies while in this state. As a matter of fact, you've got double your normal level of power, for all mental and magical skills, as your form isn’t limited by flesh. You can also enter this state at will, now, instead of only having access when physically dead.</w:t>
        <w:br w:type="textWrapping"/>
      </w:r>
    </w:p>
    <w:p w:rsidR="00000000" w:rsidDel="00000000" w:rsidP="00000000" w:rsidRDefault="00000000" w:rsidRPr="00000000" w14:paraId="00000379">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Midas Touch (Bioshock) (600)</w:t>
      </w:r>
      <w:r w:rsidDel="00000000" w:rsidR="00000000" w:rsidRPr="00000000">
        <w:rPr>
          <w:rtl w:val="0"/>
        </w:rPr>
        <w:t xml:space="preserve">: Money flows through your fingers. Expect to be one of the richest men in Rapture if you play your cards right.</w:t>
        <w:br w:type="textWrapping"/>
      </w:r>
    </w:p>
    <w:p w:rsidR="00000000" w:rsidDel="00000000" w:rsidP="00000000" w:rsidRDefault="00000000" w:rsidRPr="00000000" w14:paraId="0000037A">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Harmony (My Little Pony: Friendship is Magic) (600)</w:t>
      </w:r>
      <w:r w:rsidDel="00000000" w:rsidR="00000000" w:rsidRPr="00000000">
        <w:rPr>
          <w:rtl w:val="0"/>
        </w:rPr>
        <w:t xml:space="preserve">: Your soul is now bound to the world and fate itself. You will be able to feel the ebbs and flows of destiny allowing you to read what may or may not occur in the future. With effort you will learn how to nudge destiny and fate in the direction you prefer, but be carful, for fate is strange and oftentimes does things unpredicted. The world itself will also speak to you without language and treat you as a close friend, it will help you when it can. Most worlds will only be able to help you in minor and subtle ways such as calmer weather and guiding you to sources of food and water or even warning you of coming danger.</w:t>
        <w:br w:type="textWrapping"/>
      </w:r>
    </w:p>
    <w:p w:rsidR="00000000" w:rsidDel="00000000" w:rsidP="00000000" w:rsidRDefault="00000000" w:rsidRPr="00000000" w14:paraId="0000037B">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Hero Killer (Inheritance Cycle) (600)</w:t>
      </w:r>
      <w:r w:rsidDel="00000000" w:rsidR="00000000" w:rsidRPr="00000000">
        <w:rPr>
          <w:rtl w:val="0"/>
        </w:rPr>
        <w:t xml:space="preserve">: You know those Heroes? Main Protagonists? Those people who prance around with all sorts of plot armor and come out the other side of the worst the universe has to throw at them smelling like roses? Well, you sir, are a Hero Killer! Your blade and magic are able to pierce plot armor like it doesn't exist. It doesn't matter what 'destiny' or the 'plot' dictates. Everyone is equal under your weapon.</w:t>
        <w:br w:type="textWrapping"/>
      </w:r>
    </w:p>
    <w:p w:rsidR="00000000" w:rsidDel="00000000" w:rsidP="00000000" w:rsidRDefault="00000000" w:rsidRPr="00000000" w14:paraId="0000037C">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Nowhere to Hide (Star Wars The Original Trilogy) (600)</w:t>
      </w:r>
      <w:r w:rsidDel="00000000" w:rsidR="00000000" w:rsidRPr="00000000">
        <w:rPr>
          <w:rtl w:val="0"/>
        </w:rPr>
        <w:t xml:space="preserve">: you will always be able to find the people you’re looking for. Any rumors or leads you hear about your targets will prove reliable and many of the jobs you take on will inexplicably cause you to cross paths with someone important. Additionally your tracking skills have become legendary and you also know how to make homing beacons.</w:t>
        <w:br w:type="textWrapping"/>
      </w:r>
    </w:p>
    <w:p w:rsidR="00000000" w:rsidDel="00000000" w:rsidP="00000000" w:rsidRDefault="00000000" w:rsidRPr="00000000" w14:paraId="0000037D">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Harbinger of Fate (Final Fantasy 7 Remake) (600)</w:t>
      </w:r>
      <w:r w:rsidDel="00000000" w:rsidR="00000000" w:rsidRPr="00000000">
        <w:rPr>
          <w:rtl w:val="0"/>
        </w:rPr>
        <w:t xml:space="preserve">: Sometimes protecting the timeline involves taking drastic actions. When Sephiroth killed Barrett, the Whispers resurrected him, knowing Avalanche’s leader was needed for the One-Winged Man’s eventual downfall. You too may resurrect someone who has been killed in the last minute. You may only do this once per day, and only if their survival is essential to your long-term goals, but sometimes a second chance is all you need. You can also resurrect yourself, although you are limited to doing this once per jump.</w:t>
        <w:br w:type="textWrapping"/>
        <w:br w:type="textWrapping"/>
        <w:t xml:space="preserve">You can also subtly “nudge” people towards desired outcomes, encouraging small changes in their choices and actions to steer them towards their destiny. You can even send your own spectres to exert minor forces on their environment. With all these minute changes, one might question this power’s impact on free will. But when destiny itself is at stake, can you afford to leave things to chance?</w:t>
        <w:br w:type="textWrapping"/>
      </w:r>
    </w:p>
    <w:p w:rsidR="00000000" w:rsidDel="00000000" w:rsidP="00000000" w:rsidRDefault="00000000" w:rsidRPr="00000000" w14:paraId="0000037E">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Breaking Destiny (Final Fantasy 7 Remake) (Free with Limit Break)</w:t>
      </w:r>
      <w:r w:rsidDel="00000000" w:rsidR="00000000" w:rsidRPr="00000000">
        <w:rPr>
          <w:rtl w:val="0"/>
        </w:rPr>
        <w:t xml:space="preserve">: Or perhaps you walk the path of the One-Winged Man, out to shatter the confines of fate. Causality holds little sway over you, making you immune to time-paradoxes and other effects that would overwrite your existence. You are the sole determinant of your life’s outcome. Your power to intervene has also greatly expanded. Instead of using unseen spectres to gently push others along, you may summon more tangible aid to reach your goals. You may pull a formerly-dead soldier from a neighboring timeline to fight once more. Or maybe you want to summon future versions of those pesky heroes to stop them from making a mistake they don’t even understand. So long as you can find assistance in the myriad of timelines, you can bring them to your world, for a time.</w:t>
        <w:br w:type="textWrapping"/>
      </w:r>
    </w:p>
    <w:p w:rsidR="00000000" w:rsidDel="00000000" w:rsidP="00000000" w:rsidRDefault="00000000" w:rsidRPr="00000000" w14:paraId="0000037F">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Probability Manipulation (Teen Titans) (600)</w:t>
      </w:r>
      <w:r w:rsidDel="00000000" w:rsidR="00000000" w:rsidRPr="00000000">
        <w:rPr>
          <w:rtl w:val="0"/>
        </w:rPr>
        <w:t xml:space="preserve">: Control over good and bad luck. You can make things more or less likely to happen, for example, you could make a car hit your opponent if you're on a busy street, cause a building to collapse if it's old or damaged, make your shots more likely to hit, or cause electronics to short-out and crash. </w:t>
      </w:r>
      <w:r w:rsidDel="00000000" w:rsidR="00000000" w:rsidRPr="00000000">
        <w:rPr>
          <w:rtl w:val="0"/>
        </w:rPr>
        <w:br w:type="textWrapping"/>
      </w:r>
    </w:p>
    <w:p w:rsidR="00000000" w:rsidDel="00000000" w:rsidP="00000000" w:rsidRDefault="00000000" w:rsidRPr="00000000" w14:paraId="00000380">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Will Be The King (Kamen Rider Zi-Oh) (600)</w:t>
      </w:r>
      <w:r w:rsidDel="00000000" w:rsidR="00000000" w:rsidRPr="00000000">
        <w:rPr>
          <w:rtl w:val="0"/>
        </w:rPr>
        <w:t xml:space="preserve">: Certainly, you will not be the same as you were when your time in this world ends. Inevitably, the Heir will be crowned and the King will rise to claim his throne...and this has been made a certainty. Your future self grows to become a fearsome figure in this world and those that follow, placed in a position where they will shape or turn history on its head, much like Oma Zi-Oh will for this world.</w:t>
        <w:br w:type="textWrapping"/>
        <w:br w:type="textWrapping"/>
        <w:t xml:space="preserve">What does this mean for you in the present? As you work to obtain your own goals, you will find your skills and powers growing monumentally, leaving your peers and rivals in the dust as you move closer and closer to that destined future. New abilities are discovered, or new uses for old ones. Power-ups are found or claimed by your own adventures and conquests. You will encounter friends and allies who you can advance your own cause through, and rivals who act as little more than speedbumps that further this growth. In time, you will become a fearsome monarch...though, if you purposefully avoid this future and remain as idle as possible, or are slain by a determined pursuer, even this future can be averted. But what does it matter? So long as you strive for it, time itself is on your side.</w:t>
        <w:br w:type="textWrapping"/>
      </w:r>
    </w:p>
    <w:p w:rsidR="00000000" w:rsidDel="00000000" w:rsidP="00000000" w:rsidRDefault="00000000" w:rsidRPr="00000000" w14:paraId="00000381">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Future Time! (Kamen Rider Zi-Oh) (600)</w:t>
      </w:r>
      <w:r w:rsidDel="00000000" w:rsidR="00000000" w:rsidRPr="00000000">
        <w:rPr>
          <w:rtl w:val="0"/>
        </w:rPr>
        <w:t xml:space="preserve">: There’s a lot of ‘what ifs’ in the world, especially when you throw time travel into the mix. What if someone else was a Kamen Rider around this year? What if the future has ninjas and shinobi clans fighting in modern Japan? What if robots exterminate all but a tiny pocket of mankind and one rogue robot fights to protect their smiles? As strange as these futures and alternate timelines may be, you are a living beacon for them...you will find many of these ‘what if’ heroes and villains entering your current time and space to pursue their own agendas, or perhaps to look after you personally depending on how well your personalities mesh together.</w:t>
        <w:br w:type="textWrapping"/>
        <w:br w:type="textWrapping"/>
        <w:t xml:space="preserve">Of course, aside from providing new places and times to visit and possible allies, you’re also excellent at snatching these possibilities for yourself. You gain the power to create blank Future Ridewatches (AKA Miridewatches) tailored to individuals from these futures and alternate timelines your being attracts. Should you defeat them in combat or convince them to give it to you willingly, you may create Future Ridewatches based on them, letting you utilize their unique properties yourself.</w:t>
        <w:br w:type="textWrapping"/>
        <w:br w:type="textWrapping"/>
        <w:t xml:space="preserve">In future jumps, you may opt to create these possibilities in later worlds. These alternate and future timelines won’t be anything too outlandish or far-fetched for wherever you go – in worlds like this one, it will be Kamen Riders with their own stories and villains to fight, and will generally have the same tone and capabilities as those from the ‘main’ timeline, albeit with different abilities and context. Events that are wildly improbable or outright impossible won’t manifest, but ones that could reasonably occur in a given world will do so easily. They also gain the ability to traverse into the ‘main’ timeline to meet you, though they won’t follow you in future jumps. Also, depending on the world, this may have unforeseen consequences if one timeline gets the idea to invade the other.</w:t>
        <w:br w:type="textWrapping"/>
      </w:r>
    </w:p>
    <w:p w:rsidR="00000000" w:rsidDel="00000000" w:rsidP="00000000" w:rsidRDefault="00000000" w:rsidRPr="00000000" w14:paraId="00000382">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Dance My Puppet (Kamen Rider Zi-Oh) (600)</w:t>
      </w:r>
      <w:r w:rsidDel="00000000" w:rsidR="00000000" w:rsidRPr="00000000">
        <w:rPr>
          <w:rtl w:val="0"/>
        </w:rPr>
        <w:t xml:space="preserve">: The real goal of a Time Jacker is simple: To prop the unworthy as the future King of this world, to groom them into a puppet that can dictate the flow of history and then snatch everything from them for yourself at the peak of their power. Of course, you’re not content to just wait around for Swartz to lead everyone else on for his own agenda, are you? You have the ability to create Anotherwatches – twisted versions of Ridewatches that not only steal someone’s time as a hero or figure of legend, but contort and corrupt the user into a monstrous version of that person.</w:t>
        <w:br w:type="textWrapping"/>
        <w:br w:type="textWrapping"/>
        <w:t xml:space="preserve">You can create blank Anotherwatches and then attach them to an unwary victim, and the watch will absorb both their history and abilities. Afterwards, you can shove it into yourself or someone else to change them into an Another Rider...a corrupted and hideous version of that has-been hero, as well as distorting history to justify the change. They wield similar abilities to their originator, albeit distorted and bent towards destruction, even ‘beneficial’ effects becoming destructive or having some drawback...such as using time manipulation to save someone’s life might see the user enter a monstrous rage right afterwards. They can also change between their original form and the Another Rider form at will. As an added bonus, an Another Rider cannot take damage except from their original user or someone with enough raw power to overcome time’s own will, such as Zi-Oh II or something stronger.</w:t>
        <w:br w:type="textWrapping"/>
        <w:br w:type="textWrapping"/>
        <w:t xml:space="preserve">The downside? Well, the user can only have one Anotherwatch bonded to them at a given time, preventing them from stacking a horde of stolen powers or mixing them like a Ziku Driver would. Secondly, some particularly powerful entities or just those with strong wills can resist being erased from history altogether, and will likely come after their evil duplicate with a vengeance. I’d strongly advise against trying to use this on any godlike entities, like a certain Man of the Beginning.</w:t>
        <w:br w:type="textWrapping"/>
      </w:r>
    </w:p>
    <w:p w:rsidR="00000000" w:rsidDel="00000000" w:rsidP="00000000" w:rsidRDefault="00000000" w:rsidRPr="00000000" w14:paraId="00000383">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Avatar Cycle (Avatar the Last Airbender) (800)</w:t>
      </w:r>
      <w:r w:rsidDel="00000000" w:rsidR="00000000" w:rsidRPr="00000000">
        <w:rPr>
          <w:rtl w:val="0"/>
        </w:rPr>
        <w:t xml:space="preserve">: Like the legendary Avatar, you have </w:t>
      </w:r>
      <w:ins w:author="TheZimon04" w:id="192" w:date="2023-06-09T08:02:54Z">
        <w:r w:rsidDel="00000000" w:rsidR="00000000" w:rsidRPr="00000000">
          <w:rPr>
            <w:rtl w:val="0"/>
          </w:rPr>
          <w:t xml:space="preserve">been</w:t>
        </w:r>
      </w:ins>
      <w:ins w:author="Caleb Piranivan" w:id="193" w:date="2022-02-17T11:05:06Z">
        <w:del w:author="TheZimon04" w:id="192" w:date="2023-06-09T08:02:54Z">
          <w:r w:rsidDel="00000000" w:rsidR="00000000" w:rsidRPr="00000000">
            <w:rPr>
              <w:rtl w:val="0"/>
              <w:rPrChange w:author="Caleb Piranivan" w:id="194" w:date="2022-02-17T11:05:06Z">
                <w:rPr/>
              </w:rPrChange>
            </w:rPr>
            <w:delText xml:space="preserve">no</w:delText>
          </w:r>
        </w:del>
      </w:ins>
      <w:del w:author="TheZimon04" w:id="192" w:date="2023-06-09T08:02:54Z">
        <w:r w:rsidDel="00000000" w:rsidR="00000000" w:rsidRPr="00000000">
          <w:rPr>
            <w:rtl w:val="0"/>
            <w:rPrChange w:author="Caleb Piranivan" w:id="194" w:date="2022-02-17T11:05:06Z">
              <w:rPr/>
            </w:rPrChange>
          </w:rPr>
          <w:delText xml:space="preserve">been</w:delText>
        </w:r>
      </w:del>
      <w:r w:rsidDel="00000000" w:rsidR="00000000" w:rsidRPr="00000000">
        <w:rPr>
          <w:rtl w:val="0"/>
        </w:rPr>
        <w:t xml:space="preserve"> blessed with a unique cycle of reincarnation, connecting your lives from one to the next. From this point on, upon your final death, your spirit will be reborn into a new body, conceived shortly after your death in the world youc call home. The newborn will retain all of your abilities, though they will have to re-learn how to use each ability one-by-one, and they will be born with an innate talent for the next element in the cycle (air-water-earth-fire-air) rather than the element you chose. They will also have the ability to call upon you, primarily as a spiritual adviser, but also as a source of power should they so require. However, they will have their own mind, which you cannot directly influence - your role in their life will be a mentor, and though their personality is guaranteed to not be one you disapprove of, in the end they will make their own choices. When they die, they will also take on the same role as you have, and will in turn be reincarnated, each life becoming a link in an endless chain far greater than the whole.</w:t>
        <w:br w:type="textWrapping"/>
      </w:r>
    </w:p>
    <w:bookmarkStart w:colFirst="0" w:colLast="0" w:name="kix.ki7xi13w2iim" w:id="14"/>
    <w:bookmarkEnd w:id="14"/>
    <w:p w:rsidR="00000000" w:rsidDel="00000000" w:rsidP="00000000" w:rsidRDefault="00000000" w:rsidRPr="00000000" w14:paraId="00000384">
      <w:pPr>
        <w:pStyle w:val="Heading1"/>
        <w:pageBreakBefore w:val="0"/>
        <w:numPr>
          <w:ilvl w:val="0"/>
          <w:numId w:val="1"/>
        </w:numPr>
        <w:spacing w:after="0" w:before="0" w:lineRule="auto"/>
        <w:ind w:left="720" w:hanging="360"/>
        <w:rPr>
          <w:sz w:val="22"/>
          <w:szCs w:val="22"/>
          <w:rPrChange w:author="Leonardo Dos Santos" w:id="60" w:date="2025-05-13T12:42:55Z">
            <w:rPr>
              <w:sz w:val="22"/>
              <w:szCs w:val="22"/>
            </w:rPr>
          </w:rPrChange>
        </w:rPr>
        <w:pPrChange w:author="Leonardo Dos Santos" w:id="0" w:date="2025-05-13T12:42:55Z">
          <w:pPr>
            <w:pStyle w:val="Heading1"/>
            <w:pageBreakBefore w:val="0"/>
            <w:numPr>
              <w:ilvl w:val="0"/>
              <w:numId w:val="4"/>
            </w:numPr>
            <w:spacing w:after="0" w:before="0" w:lineRule="auto"/>
            <w:ind w:left="720" w:hanging="360"/>
          </w:pPr>
        </w:pPrChange>
      </w:pPr>
      <w:bookmarkStart w:colFirst="0" w:colLast="0" w:name="_g4lh0lbcjov" w:id="15"/>
      <w:bookmarkEnd w:id="15"/>
      <w:r w:rsidDel="00000000" w:rsidR="00000000" w:rsidRPr="00000000">
        <w:rPr>
          <w:b w:val="1"/>
          <w:sz w:val="22"/>
          <w:szCs w:val="22"/>
          <w:rtl w:val="0"/>
        </w:rPr>
        <w:t xml:space="preserve">Shifting Domain (</w:t>
      </w:r>
      <w:ins w:author="Isaiah Perez" w:id="195" w:date="2021-10-20T00:14:45Z">
        <w:r w:rsidDel="00000000" w:rsidR="00000000" w:rsidRPr="00000000">
          <w:rPr>
            <w:b w:val="1"/>
            <w:sz w:val="22"/>
            <w:szCs w:val="22"/>
            <w:rtl w:val="0"/>
          </w:rPr>
          <w:t xml:space="preserve">81</w:t>
        </w:r>
      </w:ins>
      <w:del w:author="Isaiah Perez" w:id="195" w:date="2021-10-20T00:14:45Z">
        <w:r w:rsidDel="00000000" w:rsidR="00000000" w:rsidRPr="00000000">
          <w:rPr>
            <w:b w:val="1"/>
            <w:sz w:val="22"/>
            <w:szCs w:val="22"/>
            <w:rtl w:val="0"/>
          </w:rPr>
          <w:delText xml:space="preserve">77</w:delText>
        </w:r>
      </w:del>
      <w:r w:rsidDel="00000000" w:rsidR="00000000" w:rsidRPr="00000000">
        <w:rPr>
          <w:b w:val="1"/>
          <w:sz w:val="22"/>
          <w:szCs w:val="22"/>
          <w:rtl w:val="0"/>
        </w:rPr>
        <w:t xml:space="preserve"> Perks) [</w:t>
      </w:r>
      <w:hyperlink w:anchor="kix.pl4epvrjkswz">
        <w:r w:rsidDel="00000000" w:rsidR="00000000" w:rsidRPr="00000000">
          <w:rPr>
            <w:b w:val="1"/>
            <w:color w:val="1155cc"/>
            <w:sz w:val="22"/>
            <w:szCs w:val="22"/>
            <w:u w:val="single"/>
            <w:rtl w:val="0"/>
          </w:rPr>
          <w:t xml:space="preserve">TOP</w:t>
        </w:r>
      </w:hyperlink>
      <w:r w:rsidDel="00000000" w:rsidR="00000000" w:rsidRPr="00000000">
        <w:rPr>
          <w:b w:val="1"/>
          <w:sz w:val="22"/>
          <w:szCs w:val="22"/>
          <w:rtl w:val="0"/>
        </w:rPr>
        <w:t xml:space="preserve">]</w:t>
        <w:br w:type="textWrapping"/>
      </w:r>
    </w:p>
    <w:p w:rsidR="00000000" w:rsidDel="00000000" w:rsidP="00000000" w:rsidRDefault="00000000" w:rsidRPr="00000000" w14:paraId="00000385">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Sorry, I Think I Blinked A Little (Zatch Bell) (50)</w:t>
      </w:r>
      <w:r w:rsidDel="00000000" w:rsidR="00000000" w:rsidRPr="00000000">
        <w:rPr>
          <w:rtl w:val="0"/>
        </w:rPr>
        <w:t xml:space="preserve">: Getting across all the minute details of a complex transformation can be hard. You can make it so your own transformations into other forms make absolutely no sense to observers, whether by skipping over vital steps, or including steps that contradict the final form. This doesn’t change your transformation time, just makes them far more confusing to onlookers.</w:t>
      </w:r>
      <w:r w:rsidDel="00000000" w:rsidR="00000000" w:rsidRPr="00000000">
        <w:rPr>
          <w:b w:val="1"/>
          <w:rtl w:val="0"/>
        </w:rPr>
        <w:br w:type="textWrapping"/>
      </w:r>
    </w:p>
    <w:p w:rsidR="00000000" w:rsidDel="00000000" w:rsidP="00000000" w:rsidRDefault="00000000" w:rsidRPr="00000000" w14:paraId="00000386">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Quite The Looker (Generic RWBY Fanfiction Jump) (100)</w:t>
      </w:r>
      <w:r w:rsidDel="00000000" w:rsidR="00000000" w:rsidRPr="00000000">
        <w:rPr>
          <w:rtl w:val="0"/>
        </w:rPr>
        <w:t xml:space="preserve">: Don’t know if you’ve noticed. Kid, but the people ‘round here aren’t what you’d call ‘average’.  Just like the rest of this world, you look good, you’re at least a 7/10, and stay at that even after being dragged through the mud. </w:t>
      </w:r>
    </w:p>
    <w:p w:rsidR="00000000" w:rsidDel="00000000" w:rsidP="00000000" w:rsidRDefault="00000000" w:rsidRPr="00000000" w14:paraId="00000387">
      <w:pPr>
        <w:pageBreakBefore w:val="0"/>
        <w:ind w:left="1440" w:firstLine="0"/>
        <w:rPr/>
      </w:pPr>
      <w:r w:rsidDel="00000000" w:rsidR="00000000" w:rsidRPr="00000000">
        <w:rPr>
          <w:rtl w:val="0"/>
        </w:rPr>
      </w:r>
    </w:p>
    <w:p w:rsidR="00000000" w:rsidDel="00000000" w:rsidP="00000000" w:rsidRDefault="00000000" w:rsidRPr="00000000" w14:paraId="00000388">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A Little Extra (Generic RWBY Fanfiction Jump) (100)</w:t>
      </w:r>
      <w:r w:rsidDel="00000000" w:rsidR="00000000" w:rsidRPr="00000000">
        <w:rPr>
          <w:rtl w:val="0"/>
        </w:rPr>
        <w:t xml:space="preserve">: You’re a Faunus buddy, which means you have a few additional parts to ya, and a few benefits shared among all your kind.  First, all faunus are a tad bit better physically, a bit stronger, faster, etc.  They also all possess some degree of night vision, though not all types of faunus have the same level of it. Next, Pick an animal that is alive today; you gain a few traits of that animal, such as the tail or ears of a wolf.  These traits can give you slight advantages, such as the superior night vision of a cat, or a bloodhounds sense of smell.  You also gain some quirks and habits based on your choice, such as a cat faunus having a love of fish, or a squirrel faunus hoarding food as winter draws near.</w:t>
        <w:br w:type="textWrapping"/>
      </w:r>
    </w:p>
    <w:p w:rsidR="00000000" w:rsidDel="00000000" w:rsidP="00000000" w:rsidRDefault="00000000" w:rsidRPr="00000000" w14:paraId="00000389">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Born of a Legend (Generic RWBY Fanfiction Jump) (600 CP when rolling A Little Extra)</w:t>
      </w:r>
      <w:r w:rsidDel="00000000" w:rsidR="00000000" w:rsidRPr="00000000">
        <w:rPr>
          <w:rtl w:val="0"/>
        </w:rPr>
        <w:t xml:space="preserve">: Incredible, truly incredible.  You’re no longer just a normal faunus, instead you’re a faunus of a mythical creature, like a dragon or griffin, or a specific one like the Hydra or Nemean Lion.  Just by being of such an esteemed heritage grants you incredible physical attributes, more than enough to match up to the average Huntsman, even if you lacked Aura.  You also gain some useful ability based on your choice, such as a dragon faunus having skin nearly as strong</w:t>
      </w:r>
      <w:ins w:author="Alexander Evans" w:id="196" w:date="2021-05-21T17:17:51Z">
        <w:r w:rsidDel="00000000" w:rsidR="00000000" w:rsidRPr="00000000">
          <w:rPr>
            <w:rtl w:val="0"/>
          </w:rPr>
          <w:t xml:space="preserve"> as</w:t>
        </w:r>
      </w:ins>
      <w:r w:rsidDel="00000000" w:rsidR="00000000" w:rsidRPr="00000000">
        <w:rPr>
          <w:rtl w:val="0"/>
        </w:rPr>
        <w:t xml:space="preserve"> dragonhide, and even actual dragon scales in places, while a basilisk faunus might gain eyes that can paralyze at a glance, even killing the weak and feeble.  Finally, you inspire great respect and awe from other faunus, especially those who are close in nature to you, such as cat faunus being awe-struck by a faunus based on the Nemean Lion.</w:t>
        <w:br w:type="textWrapping"/>
      </w:r>
    </w:p>
    <w:p w:rsidR="00000000" w:rsidDel="00000000" w:rsidP="00000000" w:rsidRDefault="00000000" w:rsidRPr="00000000" w14:paraId="0000038A">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Myth Made Flesh (Generic RWBY Fanfiction Jump) (Free with Born of a Legend and Reincarnation)</w:t>
      </w:r>
      <w:r w:rsidDel="00000000" w:rsidR="00000000" w:rsidRPr="00000000">
        <w:rPr>
          <w:rtl w:val="0"/>
        </w:rPr>
        <w:t xml:space="preserve">: You aren’t merely a faunus anymore, Jumper.  You’re an actual example of your choice of mythical beast, with all the abilities that come with that.  The dragon faunus from earlier, now a literal dragon reborn in faunus form, has gained more abilities, and had it’s attributes strengthened.  It’s skin is not only as tough as dragonhide, but also partially resistant to supernatural forces, such as Aura and Magic, and it can manifest dragon scales as it pleases to further defend itself.  In general it can manifest any trait of its original form through its body, though in a weakened state.  If it feels the need however, it can shed it’s faunus shell and take it’s old form once more.  In this form, they get all the expected abilities of the form, all at full strength.  The only problem is that the form is extremely tiring to use at first, though it will get easier as time goes on.  Finally, as a literal myth reborn, you, instead of weakening, grow stronger with age, with no obvious limits.</w:t>
        <w:br w:type="textWrapping"/>
      </w:r>
    </w:p>
    <w:p w:rsidR="00000000" w:rsidDel="00000000" w:rsidP="00000000" w:rsidRDefault="00000000" w:rsidRPr="00000000" w14:paraId="0000038B">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Muscle Power (JoJo’s Bizarre Adventure - Phantom Blood) (100)</w:t>
      </w:r>
      <w:r w:rsidDel="00000000" w:rsidR="00000000" w:rsidRPr="00000000">
        <w:rPr>
          <w:rtl w:val="0"/>
        </w:rPr>
        <w:t xml:space="preserve">: Not everyone in Phantom Blood is super beefy, despite how many remember it. This perk grants you a mighty physique, whether this translates to a large body like Jonathans, or a slimmer but still shredded body like Straits. Beyond cosmetics, this perk boosts the effects of all strength perks by 5%.</w:t>
        <w:br w:type="textWrapping"/>
      </w:r>
    </w:p>
    <w:p w:rsidR="00000000" w:rsidDel="00000000" w:rsidP="00000000" w:rsidRDefault="00000000" w:rsidRPr="00000000" w14:paraId="0000038C">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Natural Instinct (Pokemon Mystery Dungeon) (100)</w:t>
      </w:r>
      <w:r w:rsidDel="00000000" w:rsidR="00000000" w:rsidRPr="00000000">
        <w:rPr>
          <w:rtl w:val="0"/>
        </w:rPr>
        <w:t xml:space="preserve">: Survival instincts in humans have been lost in favor of thinking and planning skills. By taking this, you get a set of pokemon instincts, increasing your awareness, intuition, and body’s muscle memory.</w:t>
        <w:br w:type="textWrapping"/>
      </w:r>
    </w:p>
    <w:p w:rsidR="00000000" w:rsidDel="00000000" w:rsidP="00000000" w:rsidRDefault="00000000" w:rsidRPr="00000000" w14:paraId="0000038D">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Cathar (Star Wars Knights of the Old Republic) (100)</w:t>
      </w:r>
      <w:r w:rsidDel="00000000" w:rsidR="00000000" w:rsidRPr="00000000">
        <w:rPr>
          <w:rtl w:val="0"/>
        </w:rPr>
        <w:t xml:space="preserve">: Currently a rare species in the galaxy, the cathar were almost completely wiped out by the mandalorians 13 years ago. They are carnivorous feline humanoids with fur and retractable claws. Cathar can appear more or less lion-like depending on their race and the amount of fur they have. Cathar possess rapid healing abilities. They can speak galactic basic plus their native language. Cathar are one of the many races in the galaxy that are often enslaved, females especially so.</w:t>
        <w:br w:type="textWrapping"/>
      </w:r>
    </w:p>
    <w:p w:rsidR="00000000" w:rsidDel="00000000" w:rsidP="00000000" w:rsidRDefault="00000000" w:rsidRPr="00000000" w14:paraId="0000038E">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Unique (Dragon Age) (100)</w:t>
      </w:r>
      <w:r w:rsidDel="00000000" w:rsidR="00000000" w:rsidRPr="00000000">
        <w:rPr>
          <w:rtl w:val="0"/>
        </w:rPr>
        <w:t xml:space="preserve">: For a lack of a better word. You have simply kept your mind where others have not. There is no good explanation as to why. It just is. Mind you, you're not the only one, but the less you compare yourself to some of the members of the Magisters Sidereal the better. Wardens who take this will find themselves no longer subject to the calling. All who take it will find themselves themself when in a hive mind.</w:t>
        <w:br w:type="textWrapping"/>
      </w:r>
    </w:p>
    <w:p w:rsidR="00000000" w:rsidDel="00000000" w:rsidP="00000000" w:rsidRDefault="00000000" w:rsidRPr="00000000" w14:paraId="0000038F">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Agent of the Darkspawn (Dragon Age) (Free)</w:t>
      </w:r>
      <w:r w:rsidDel="00000000" w:rsidR="00000000" w:rsidRPr="00000000">
        <w:rPr>
          <w:rtl w:val="0"/>
        </w:rPr>
        <w:t xml:space="preserve">: You're still you. Darkspawn will follow you as long as they think you're stronger than them. Those that don't will challenge you. 50% fertility rate. Children are even more not recommended. Whether by unfortunate circumstance or by some dark plot, you were exposed to a level of taint that would kill or turn others into ghouls. However, you're an anomaly, managing somehow to adapt to the taint and become some kind of hybrid. Other than some dark markings on your skin you look normal for your race. At the end of the day, you are corrupted. You will blight that which is around you, and those such as Grey Wardens will either assume you're a warden too far along, or... something else. Humans will simply be more rounded. Dwarves will become stronger, tougher, and more magically resistant. Elves will become more agile and gain the ability to turn invisible for a while. Qunari will become stronger, tougher, and gain the ability to heal limbs back in about an hour. All gain the ability to no longer need to eat, a minor healing factor, and the ability to see much better in the dark. You are capable of slaying the Archdemon in a similar manner as the Grey Wardens.</w:t>
        <w:br w:type="textWrapping"/>
      </w:r>
    </w:p>
    <w:p w:rsidR="00000000" w:rsidDel="00000000" w:rsidP="00000000" w:rsidRDefault="00000000" w:rsidRPr="00000000" w14:paraId="00000390">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Resplendent Form (God of War) (100)</w:t>
      </w:r>
      <w:r w:rsidDel="00000000" w:rsidR="00000000" w:rsidRPr="00000000">
        <w:rPr>
          <w:rtl w:val="0"/>
        </w:rPr>
        <w:t xml:space="preserve">: You are not like the others. No mere mortal or man or beast. You are something more, and your grand existence is a testament to this fact. Blemishes and imperfections of the skin are removed, with your skin taking on a color tone of your choosing. At the same time, your appearance is noticeably improved with any non-human parts of yourself improved as well; scales will shine or dull as you see fit, fur will take on a luxurious sheen, etc. Of course, it is only natural for a being of your stature to look as good as you do.</w:t>
        <w:br w:type="textWrapping"/>
      </w:r>
    </w:p>
    <w:p w:rsidR="00000000" w:rsidDel="00000000" w:rsidP="00000000" w:rsidRDefault="00000000" w:rsidRPr="00000000" w14:paraId="00000391">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Fairy (Once Upon A Time) (100)</w:t>
      </w:r>
      <w:r w:rsidDel="00000000" w:rsidR="00000000" w:rsidRPr="00000000">
        <w:rPr>
          <w:rtl w:val="0"/>
        </w:rPr>
        <w:t xml:space="preserve">: You don't believe in fairies? Nonsense! With this, you're now a tiny winged humanoid who glows in the dark. You can assume a normal human form at will, but can't fly in it. </w:t>
        <w:br w:type="textWrapping"/>
      </w:r>
    </w:p>
    <w:p w:rsidR="00000000" w:rsidDel="00000000" w:rsidP="00000000" w:rsidRDefault="00000000" w:rsidRPr="00000000" w14:paraId="00000392">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Aasimar (Pathfinder) (100)</w:t>
      </w:r>
      <w:r w:rsidDel="00000000" w:rsidR="00000000" w:rsidRPr="00000000">
        <w:rPr>
          <w:rtl w:val="0"/>
        </w:rPr>
        <w:t xml:space="preserve">: Aasimar describes humanoids that have a certain amount of Celestial blood in them, Angels, Archons, Azata, whatever. The blood manifests itself in unusual features, such as metallic hair or brilliant eyes, or something more unusual. They tend to live among human communities. They are pretty, have sharp senses and can see in darkness, good negotiators, and have a small resistance to electricity, acid, and cold. Some spells, particularly those which affect humanoids, don’t work very well on you.</w:t>
        <w:br w:type="textWrapping"/>
      </w:r>
    </w:p>
    <w:p w:rsidR="00000000" w:rsidDel="00000000" w:rsidP="00000000" w:rsidRDefault="00000000" w:rsidRPr="00000000" w14:paraId="00000393">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Shapechanger (Pathfinder) (100)</w:t>
      </w:r>
      <w:r w:rsidDel="00000000" w:rsidR="00000000" w:rsidRPr="00000000">
        <w:rPr>
          <w:rtl w:val="0"/>
        </w:rPr>
        <w:t xml:space="preserve">: All druids eventually learn to wear the shapes of wild beasts, able to become as though majestic creatures they guard and shepherd as servants of nature. You have taken this ability and learned to apply it not only to yourself, but to others as well. After all, if it is possible for you to change your form, why shouldn't it be possible for you to change the forms of others? You can temporarily transform another person into any animal you can become, with a touch. Though it should be noted that it is possible for the person in question to attempt to resist such a transformation.</w:t>
        <w:br w:type="textWrapping"/>
      </w:r>
    </w:p>
    <w:p w:rsidR="00000000" w:rsidDel="00000000" w:rsidP="00000000" w:rsidRDefault="00000000" w:rsidRPr="00000000" w14:paraId="00000394">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Animal Aspects (Pathfinder) (100)</w:t>
      </w:r>
      <w:r w:rsidDel="00000000" w:rsidR="00000000" w:rsidRPr="00000000">
        <w:rPr>
          <w:rtl w:val="0"/>
        </w:rPr>
        <w:t xml:space="preserve">: The very basic skills of the Shifter involve taking on the nature of the animals, mimicking them and to utilize their strengths. The connection lies in your soul, and beyond the normal benefits of taking on the bull’s strength or the monkey’s agility, you’ll be able to communicate freely with animals of the same type. They’ll be inclined to listen to you and heed your words, and will often assist you in whatever ways they are able.</w:t>
        <w:br w:type="textWrapping"/>
      </w:r>
    </w:p>
    <w:p w:rsidR="00000000" w:rsidDel="00000000" w:rsidP="00000000" w:rsidRDefault="00000000" w:rsidRPr="00000000" w14:paraId="00000395">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Primordial Aspect of the Void (Generic Dragon) (100)</w:t>
      </w:r>
      <w:r w:rsidDel="00000000" w:rsidR="00000000" w:rsidRPr="00000000">
        <w:rPr>
          <w:rtl w:val="0"/>
        </w:rPr>
        <w:t xml:space="preserve">: You’ve gained a primordial connection to the void, granting an affinity to void, entropy, space, nothingness, darkness, and mystery. Typically those connected to the void are mysterious, distant, and cold.</w:t>
        <w:br w:type="textWrapping"/>
      </w:r>
    </w:p>
    <w:p w:rsidR="00000000" w:rsidDel="00000000" w:rsidP="00000000" w:rsidRDefault="00000000" w:rsidRPr="00000000" w14:paraId="00000396">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Primordial Aspect of Time (Generic Dragon) (100)</w:t>
      </w:r>
      <w:r w:rsidDel="00000000" w:rsidR="00000000" w:rsidRPr="00000000">
        <w:rPr>
          <w:rtl w:val="0"/>
        </w:rPr>
        <w:t xml:space="preserve">: You’ve gained a primordial connection to time, granting an affinity to time, entropy, change, repetition, decay, and knowledge. Typically those connected to time are slow, steady, and contemplative.</w:t>
        <w:br w:type="textWrapping"/>
      </w:r>
    </w:p>
    <w:p w:rsidR="00000000" w:rsidDel="00000000" w:rsidP="00000000" w:rsidRDefault="00000000" w:rsidRPr="00000000" w14:paraId="00000397">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Primordial Aspect of Creation (Generic Dragon) (100)</w:t>
      </w:r>
      <w:r w:rsidDel="00000000" w:rsidR="00000000" w:rsidRPr="00000000">
        <w:rPr>
          <w:rtl w:val="0"/>
        </w:rPr>
        <w:t xml:space="preserve">: You’ve gained a primordial connection to creation, granting an affinity to creation, imagination, progress, dreams, chaos, and insanity. Typically those connected to creation are creative, imaginative, and given to dreaming.</w:t>
        <w:br w:type="textWrapping"/>
      </w:r>
    </w:p>
    <w:p w:rsidR="00000000" w:rsidDel="00000000" w:rsidP="00000000" w:rsidRDefault="00000000" w:rsidRPr="00000000" w14:paraId="00000398">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Primordial Aspect of Destruction (Generic Dragon) (100)</w:t>
      </w:r>
      <w:r w:rsidDel="00000000" w:rsidR="00000000" w:rsidRPr="00000000">
        <w:rPr>
          <w:rtl w:val="0"/>
        </w:rPr>
        <w:t xml:space="preserve">: You’ve gained a primordial connection to destruction, granting an affinity to destruction, entropy, chaos, war, nothingness, and progress. Typically those connected to</w:t>
      </w:r>
      <w:del w:author="TheZimon04" w:id="197" w:date="2023-06-09T09:49:38Z">
        <w:r w:rsidDel="00000000" w:rsidR="00000000" w:rsidRPr="00000000">
          <w:rPr>
            <w:rtl w:val="0"/>
          </w:rPr>
          <w:delText xml:space="preserve"> the</w:delText>
        </w:r>
      </w:del>
      <w:r w:rsidDel="00000000" w:rsidR="00000000" w:rsidRPr="00000000">
        <w:rPr>
          <w:rtl w:val="0"/>
        </w:rPr>
        <w:t xml:space="preserve"> </w:t>
      </w:r>
      <w:ins w:author="TheZimon04" w:id="198" w:date="2023-06-09T09:48:47Z">
        <w:r w:rsidDel="00000000" w:rsidR="00000000" w:rsidRPr="00000000">
          <w:rPr>
            <w:rtl w:val="0"/>
          </w:rPr>
          <w:t xml:space="preserve">destruction</w:t>
        </w:r>
      </w:ins>
      <w:del w:author="TheZimon04" w:id="198" w:date="2023-06-09T09:48:47Z">
        <w:r w:rsidDel="00000000" w:rsidR="00000000" w:rsidRPr="00000000">
          <w:rPr>
            <w:rtl w:val="0"/>
          </w:rPr>
          <w:delText xml:space="preserve">void</w:delText>
        </w:r>
      </w:del>
      <w:r w:rsidDel="00000000" w:rsidR="00000000" w:rsidRPr="00000000">
        <w:rPr>
          <w:rtl w:val="0"/>
        </w:rPr>
        <w:t xml:space="preserve"> are critical and easily bored.</w:t>
        <w:br w:type="textWrapping"/>
      </w:r>
    </w:p>
    <w:p w:rsidR="00000000" w:rsidDel="00000000" w:rsidP="00000000" w:rsidRDefault="00000000" w:rsidRPr="00000000" w14:paraId="00000399">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Slime Speak (Dragon Quest Builders) (100)</w:t>
      </w:r>
      <w:r w:rsidDel="00000000" w:rsidR="00000000" w:rsidRPr="00000000">
        <w:rPr>
          <w:rtl w:val="0"/>
        </w:rPr>
        <w:t xml:space="preserve">: </w:t>
      </w:r>
      <w:r w:rsidDel="00000000" w:rsidR="00000000" w:rsidRPr="00000000">
        <w:rPr>
          <w:rtl w:val="0"/>
        </w:rPr>
        <w:t xml:space="preserve">a slime has no lungs to breathe or ears to hear others speak yet does so regardless, they are also one of the rare species to speak english. So fittingly you will now always be able to speak clear english (or any other known language) so long as you have a mouth and can hear even if you have no ears.</w:t>
        <w:br w:type="textWrapping"/>
      </w:r>
    </w:p>
    <w:p w:rsidR="00000000" w:rsidDel="00000000" w:rsidP="00000000" w:rsidRDefault="00000000" w:rsidRPr="00000000" w14:paraId="0000039A">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Manton-Favored (Ward) (100)</w:t>
      </w:r>
      <w:r w:rsidDel="00000000" w:rsidR="00000000" w:rsidRPr="00000000">
        <w:rPr>
          <w:rtl w:val="0"/>
        </w:rPr>
        <w:t xml:space="preserve">: The effects of your power or another has left your body in a bizarre state where it can be treated as both living and not for some reason which means that powers both from here and elsewhere which can only affect either living/organic matter or non-living/organic matter cannot affect you where it isn't favorable to you. This includes many master/stranger powers.</w:t>
        <w:br w:type="textWrapping"/>
      </w:r>
    </w:p>
    <w:p w:rsidR="00000000" w:rsidDel="00000000" w:rsidP="00000000" w:rsidRDefault="00000000" w:rsidRPr="00000000" w14:paraId="0000039B">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Exotic Materials (EVO Search For Eden) (100)</w:t>
      </w:r>
      <w:r w:rsidDel="00000000" w:rsidR="00000000" w:rsidRPr="00000000">
        <w:rPr>
          <w:rtl w:val="0"/>
        </w:rPr>
        <w:t xml:space="preserve">: These crystals are certainly not something natural to this world, and yet they seem to agree with you, which is curious. Your biology typically reacts well to more exotic stimuli and conditions. The actually deadly are still a threat to you, but you're always at least slightly better off then someone otherwise the same would be. Evolving to adapt to these things is much easier, even potentially integrating such influences over time.</w:t>
        <w:br w:type="textWrapping"/>
      </w:r>
    </w:p>
    <w:p w:rsidR="00000000" w:rsidDel="00000000" w:rsidP="00000000" w:rsidRDefault="00000000" w:rsidRPr="00000000" w14:paraId="0000039C">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Metamorphmagus (A Happy Harry Potter Fanfiction) (100)</w:t>
      </w:r>
      <w:r w:rsidDel="00000000" w:rsidR="00000000" w:rsidRPr="00000000">
        <w:rPr>
          <w:rtl w:val="0"/>
        </w:rPr>
        <w:t xml:space="preserve">: You've somehow inherited a rare magical trait allowing you to look like anyone and even change small features into more animalistic ones such as your human nose into a pig's snout, or slit your eyes like a cat, make funny faces with pointy ears, and creep people out with sharp teeth and a forked tongue. Want tattoos but hate needles? Or piercings without seeing a professional? Just morph them directly on your skin, no pain necessary.</w:t>
      </w:r>
      <w:r w:rsidDel="00000000" w:rsidR="00000000" w:rsidRPr="00000000">
        <w:rPr>
          <w:rtl w:val="0"/>
        </w:rPr>
        <w:br w:type="textWrapping"/>
      </w:r>
    </w:p>
    <w:p w:rsidR="00000000" w:rsidDel="00000000" w:rsidP="00000000" w:rsidRDefault="00000000" w:rsidRPr="00000000" w14:paraId="0000039D">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Ozpin’s ‘Curse’ (Generic RWBY Fanfiction Jump) (200)</w:t>
      </w:r>
      <w:r w:rsidDel="00000000" w:rsidR="00000000" w:rsidRPr="00000000">
        <w:rPr>
          <w:rtl w:val="0"/>
        </w:rPr>
        <w:t xml:space="preserve">: You’ve been ‘cursed’ with the ability to turn into a predetermined animal of your choice. You don’t carry any of the physical characteristics of your body to that of the animal, though Aura stays.  You are able to switch between your forms with a second long transition.  Truly, what monster could do this to someone.</w:t>
        <w:br w:type="textWrapping"/>
      </w:r>
    </w:p>
    <w:p w:rsidR="00000000" w:rsidDel="00000000" w:rsidP="00000000" w:rsidRDefault="00000000" w:rsidRPr="00000000" w14:paraId="0000039E">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Corrupted DNA (Darkspore) (200)</w:t>
      </w:r>
      <w:r w:rsidDel="00000000" w:rsidR="00000000" w:rsidRPr="00000000">
        <w:rPr>
          <w:rtl w:val="0"/>
        </w:rPr>
        <w:t xml:space="preserve">: Your biological abilities cannot be analyzed without your assistance, and your attacks deal twice as much damage to opponents that match your genesis</w:t>
        <w:br w:type="textWrapping"/>
      </w:r>
    </w:p>
    <w:p w:rsidR="00000000" w:rsidDel="00000000" w:rsidP="00000000" w:rsidRDefault="00000000" w:rsidRPr="00000000" w14:paraId="0000039F">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Animagus (Harry Potter) (200)</w:t>
      </w:r>
      <w:r w:rsidDel="00000000" w:rsidR="00000000" w:rsidRPr="00000000">
        <w:rPr>
          <w:rtl w:val="0"/>
        </w:rPr>
        <w:t xml:space="preserve">: You are an Animagus, allowing you to change into an animal at will. You may choose any non-magic animal as your alternate form.</w:t>
        <w:br w:type="textWrapping"/>
      </w:r>
    </w:p>
    <w:p w:rsidR="00000000" w:rsidDel="00000000" w:rsidP="00000000" w:rsidRDefault="00000000" w:rsidRPr="00000000" w14:paraId="000003A0">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Evolution (Pokemon Mystery Dungeon) (200)</w:t>
      </w:r>
      <w:r w:rsidDel="00000000" w:rsidR="00000000" w:rsidRPr="00000000">
        <w:rPr>
          <w:rtl w:val="0"/>
        </w:rPr>
        <w:t xml:space="preserve">: You evolve to your next evolutionary stage without using normal methods.</w:t>
        <w:br w:type="textWrapping"/>
      </w:r>
    </w:p>
    <w:p w:rsidR="00000000" w:rsidDel="00000000" w:rsidP="00000000" w:rsidRDefault="00000000" w:rsidRPr="00000000" w14:paraId="000003A1">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Talking Animals (Scooby Doo) (200)</w:t>
      </w:r>
      <w:r w:rsidDel="00000000" w:rsidR="00000000" w:rsidRPr="00000000">
        <w:rPr>
          <w:rtl w:val="0"/>
        </w:rPr>
        <w:t xml:space="preserve">: You can speak clearly when in animalistic forms and can understand the speech of animals as well. Most animals aren’t intelligent enough to have much useful to say to you, but there will occasionally be creatures that surprise you.</w:t>
        <w:br w:type="textWrapping"/>
      </w:r>
    </w:p>
    <w:p w:rsidR="00000000" w:rsidDel="00000000" w:rsidP="00000000" w:rsidRDefault="00000000" w:rsidRPr="00000000" w14:paraId="000003A2">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Digi-Spirits (Digimon) (200)</w:t>
      </w:r>
      <w:r w:rsidDel="00000000" w:rsidR="00000000" w:rsidRPr="00000000">
        <w:rPr>
          <w:rtl w:val="0"/>
        </w:rPr>
        <w:t xml:space="preserve">: Relics which are entrusted with the power of the ten legendary warriors. These items allow the user to digivolve themselves. They come in two kinds: hybrid and beast. Each spirit type has a single species that they can use as a side-evolution. This includes both beast and hybrid.</w:t>
        <w:br w:type="textWrapping"/>
      </w:r>
    </w:p>
    <w:p w:rsidR="00000000" w:rsidDel="00000000" w:rsidP="00000000" w:rsidRDefault="00000000" w:rsidRPr="00000000" w14:paraId="000003A3">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Side Evolution (Digimon) (Free for Digi-Spirits)</w:t>
      </w:r>
      <w:r w:rsidDel="00000000" w:rsidR="00000000" w:rsidRPr="00000000">
        <w:rPr>
          <w:rtl w:val="0"/>
        </w:rPr>
        <w:t xml:space="preserve">: Feel like having two different digivolution chains? This allows for one digimon to have branching evolutions. Must take once for each branch, a branch tree can have another split off.</w:t>
        <w:br w:type="textWrapping"/>
        <w:br w:type="textWrapping"/>
        <w:t xml:space="preserve">- Flame: Greymon-species and Dramon digimon</w:t>
        <w:br w:type="textWrapping"/>
        <w:t xml:space="preserve">- Light: Beast digimon</w:t>
        <w:br w:type="textWrapping"/>
        <w:t xml:space="preserve">- Ice: Mammal and icy digimon</w:t>
        <w:br w:type="textWrapping"/>
        <w:t xml:space="preserve">- Wind: Bird, birdman, and fairy digimon</w:t>
        <w:br w:type="textWrapping"/>
        <w:t xml:space="preserve">- Thunder: Insect digimon</w:t>
        <w:br w:type="textWrapping"/>
        <w:t xml:space="preserve">- Earch: Rock, mineral and ore digimon</w:t>
        <w:br w:type="textWrapping"/>
        <w:t xml:space="preserve">- Wood: Plant and vegetation digimon</w:t>
        <w:br w:type="textWrapping"/>
        <w:t xml:space="preserve">- Water: Aquatic, aquatic beast man, aquatic mammal, sea animal, sea dragon, and sea man digimon</w:t>
        <w:br w:type="textWrapping"/>
        <w:t xml:space="preserve">- Steel: Mutant and demon man digimon</w:t>
        <w:br w:type="textWrapping"/>
        <w:t xml:space="preserve">- Darkness: Demon beast, mythical animal, and mythical dragon digimon</w:t>
        <w:br w:type="textWrapping"/>
      </w:r>
    </w:p>
    <w:p w:rsidR="00000000" w:rsidDel="00000000" w:rsidP="00000000" w:rsidRDefault="00000000" w:rsidRPr="00000000" w14:paraId="000003A4">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Polymorphing (Samurai Jack) (200)</w:t>
      </w:r>
      <w:r w:rsidDel="00000000" w:rsidR="00000000" w:rsidRPr="00000000">
        <w:rPr>
          <w:rtl w:val="0"/>
        </w:rPr>
        <w:t xml:space="preserve">: You can transform living things into a single specific animal of your choosing. Casting this spell on someone who’s already transformed will revert them back to their original form.</w:t>
        <w:br w:type="textWrapping"/>
      </w:r>
    </w:p>
    <w:p w:rsidR="00000000" w:rsidDel="00000000" w:rsidP="00000000" w:rsidRDefault="00000000" w:rsidRPr="00000000" w14:paraId="000003A5">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Combat Augments (Megaman Zero) (200)</w:t>
      </w:r>
      <w:r w:rsidDel="00000000" w:rsidR="00000000" w:rsidRPr="00000000">
        <w:rPr>
          <w:rtl w:val="0"/>
        </w:rPr>
        <w:t xml:space="preserve">: Well, almost. You might not have a buster like the heroes of old, though you have a dash system, armour plating, and much, much greater agility, mobility, and speed. You put Variants to shame, being capable of giving an elite Arcadian trooper a run for his money, but definitely not a Guardian without immense skill in battle. However, with that skill, wall-jumping over blasts and dashing under slashes all while shooting at your foe like the aforementioned heroes of old will just be a drop in the bucket for you. With a good weapon, who knows what you could do?</w:t>
        <w:br w:type="textWrapping"/>
      </w:r>
    </w:p>
    <w:p w:rsidR="00000000" w:rsidDel="00000000" w:rsidP="00000000" w:rsidRDefault="00000000" w:rsidRPr="00000000" w14:paraId="000003A6">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Innate Talent - Omnidextrous (Overlord) (200)</w:t>
      </w:r>
      <w:r w:rsidDel="00000000" w:rsidR="00000000" w:rsidRPr="00000000">
        <w:rPr>
          <w:rtl w:val="0"/>
        </w:rPr>
        <w:t xml:space="preserve">: You possess the innate talent to use all of your limbs as if they were your primary limb, effectively allowing you to fight or operate with your limbs to whatever degree you desire, and are physically capable of performing in, with no loss of control, skill, or strength. This effect additionally carries over to your mind, allowing you to effortlessly mental-multitask on as many different trains of thought as you desire. This doesn’t let you think faster, per-se, but you would be surprised at how useful it is to be able to focus on every individual thing going on in a battle at the same time.</w:t>
        <w:br w:type="textWrapping"/>
      </w:r>
    </w:p>
    <w:p w:rsidR="00000000" w:rsidDel="00000000" w:rsidP="00000000" w:rsidRDefault="00000000" w:rsidRPr="00000000" w14:paraId="000003A7">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Dragon-Half (Dragon Half) (200)</w:t>
      </w:r>
      <w:r w:rsidDel="00000000" w:rsidR="00000000" w:rsidRPr="00000000">
        <w:rPr>
          <w:rtl w:val="0"/>
        </w:rPr>
        <w:t xml:space="preserve">: You are the child of a humanoid and a dragon (Full blood dragons can shape-shift. It’s okay.) As a result you have horns, a tail, and a few patches of scales of the color of your choice. Dragon-Halfs are known for their physical might and powerful breath attacks. They take half damage from one type of energy. It is always the same energy type as their breath weapon if they have one. It may even be (if you purchased the Stupidly Powerful perk) that your parent was a mighty Kaiser Dragon, passing on to you even greater potential strength.</w:t>
        <w:br w:type="textWrapping"/>
      </w:r>
    </w:p>
    <w:p w:rsidR="00000000" w:rsidDel="00000000" w:rsidP="00000000" w:rsidRDefault="00000000" w:rsidRPr="00000000" w14:paraId="000003A8">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Fallen Angel (The Devil is a Part Timer) (200)</w:t>
      </w:r>
      <w:r w:rsidDel="00000000" w:rsidR="00000000" w:rsidRPr="00000000">
        <w:rPr>
          <w:rtl w:val="0"/>
        </w:rPr>
        <w:t xml:space="preserve">: You are instead of a Demon, a member of the immortal Angel species, specifically a Second generation Angel born after the destruction of the Angel’s homeworld and subsequent travel to Ente Isla. Your generations distinguishing features are your purple eyes and purple hair in comparison to the first generations red eyes and silver hair. For some reason or another you have decided to leave Heaven for the Demon World alongside Lucifer and have been declared Fallen. You now primarily subsist off of Demonic Magic instead of Holy Magic and your wings are now darkened.</w:t>
        <w:br w:type="textWrapping"/>
      </w:r>
    </w:p>
    <w:p w:rsidR="00000000" w:rsidDel="00000000" w:rsidP="00000000" w:rsidRDefault="00000000" w:rsidRPr="00000000" w14:paraId="000003A9">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Siren (Rosario + Vampire) (200)</w:t>
      </w:r>
      <w:r w:rsidDel="00000000" w:rsidR="00000000" w:rsidRPr="00000000">
        <w:rPr>
          <w:rtl w:val="0"/>
        </w:rPr>
        <w:t xml:space="preserve">: A mythical half-man half-bird creature from ancient Greece that lived by the sea. In their monster forms sirens appear as humans with large wings, some (possibly only males) appear to have rough double jointed legs like a bird. Sirens are known for their powerful voices that can enchant the minds of humans or be used as a powerful sonic attack that kill humans and lesser and mid-tier Youkai in a very short amount of time. Certain Sirens have shown techniques letting them harden their feathers to being as strong as steel and throwing those feathers as weapons.</w:t>
        <w:br w:type="textWrapping"/>
      </w:r>
    </w:p>
    <w:p w:rsidR="00000000" w:rsidDel="00000000" w:rsidP="00000000" w:rsidRDefault="00000000" w:rsidRPr="00000000" w14:paraId="000003AA">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Dragon Loli Mode (Generic Isekai) (200)</w:t>
      </w:r>
      <w:r w:rsidDel="00000000" w:rsidR="00000000" w:rsidRPr="00000000">
        <w:rPr>
          <w:rtl w:val="0"/>
        </w:rPr>
        <w:t xml:space="preserve">: </w:t>
      </w:r>
      <w:r w:rsidDel="00000000" w:rsidR="00000000" w:rsidRPr="00000000">
        <w:rPr>
          <w:highlight w:val="white"/>
          <w:rtl w:val="0"/>
        </w:rPr>
        <w:t xml:space="preserve">You know this cliche? The one where the protagonist defeats a strong monster and it turns into a loli? You can now reduce any monstrous or inhuman form you possess to a human-sized kemonomimi form. This doesn’t reduce the raw power you possess in this form, but you have reduced mass, which in turn impacts the potency of abilities relying on size or weight.</w:t>
        <w:br w:type="textWrapping"/>
      </w:r>
    </w:p>
    <w:p w:rsidR="00000000" w:rsidDel="00000000" w:rsidP="00000000" w:rsidRDefault="00000000" w:rsidRPr="00000000" w14:paraId="000003AB">
      <w:pPr>
        <w:pageBreakBefore w:val="0"/>
        <w:numPr>
          <w:ilvl w:val="1"/>
          <w:numId w:val="1"/>
        </w:numPr>
        <w:ind w:left="1440" w:hanging="360"/>
        <w:rPr>
          <w:ins w:author="Isaiah Perez" w:id="199" w:date="2021-10-19T23:49:35Z"/>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Mystic Beast (Generic Isekai) (200)</w:t>
      </w:r>
      <w:r w:rsidDel="00000000" w:rsidR="00000000" w:rsidRPr="00000000">
        <w:rPr>
          <w:rtl w:val="0"/>
        </w:rPr>
        <w:t xml:space="preserve">: Unlike common monsters and wildlife, your species is gifted with powerful magic, intelligence, and long life. You may be a species of dragon, or one of the species referred to as lords of beasts, which are typically elementally empowered predators, such as Wind Wolves or Lightning Tigers, for example. Note that you are still a baby, and Mystic Beasts have long childhoods.</w:t>
      </w:r>
      <w:r w:rsidDel="00000000" w:rsidR="00000000" w:rsidRPr="00000000">
        <w:rPr>
          <w:rtl w:val="0"/>
        </w:rPr>
        <w:br w:type="textWrapping"/>
      </w:r>
      <w:ins w:author="Isaiah Perez" w:id="199" w:date="2021-10-19T23:49:35Z">
        <w:r w:rsidDel="00000000" w:rsidR="00000000" w:rsidRPr="00000000">
          <w:rPr>
            <w:rtl w:val="0"/>
          </w:rPr>
        </w:r>
      </w:ins>
    </w:p>
    <w:p w:rsidR="00000000" w:rsidDel="00000000" w:rsidP="00000000" w:rsidRDefault="00000000" w:rsidRPr="00000000" w14:paraId="000003AC">
      <w:pPr>
        <w:pageBreakBefore w:val="0"/>
        <w:numPr>
          <w:ilvl w:val="1"/>
          <w:numId w:val="1"/>
        </w:numPr>
        <w:ind w:left="1440" w:hanging="360"/>
        <w:rPr>
          <w:ins w:author="Isaiah Perez" w:id="199" w:date="2021-10-19T23:49:35Z"/>
          <w:u w:val="none"/>
          <w:rPrChange w:author="Leonardo Dos Santos" w:id="60" w:date="2025-05-13T12:42:55Z">
            <w:rPr>
              <w:u w:val="none"/>
            </w:rPr>
          </w:rPrChange>
        </w:rPr>
        <w:pPrChange w:author="Leonardo Dos Santos" w:id="0" w:date="2025-05-13T12:42:55Z">
          <w:pPr>
            <w:pageBreakBefore w:val="0"/>
            <w:numPr>
              <w:ilvl w:val="1"/>
              <w:numId w:val="4"/>
            </w:numPr>
            <w:ind w:left="1440" w:hanging="360"/>
          </w:pPr>
        </w:pPrChange>
      </w:pPr>
      <w:ins w:author="Isaiah Perez" w:id="199" w:date="2021-10-19T23:49:35Z">
        <w:r w:rsidDel="00000000" w:rsidR="00000000" w:rsidRPr="00000000">
          <w:rPr>
            <w:b w:val="1"/>
            <w:rtl w:val="0"/>
            <w:rPrChange w:author="Isaiah Perez" w:id="200" w:date="2021-10-19T23:49:35Z">
              <w:rPr/>
            </w:rPrChange>
          </w:rPr>
          <w:t xml:space="preserve">Abnormality Power (Lobotomy Corporation) (200)</w:t>
        </w:r>
        <w:r w:rsidDel="00000000" w:rsidR="00000000" w:rsidRPr="00000000">
          <w:rPr>
            <w:rtl w:val="0"/>
            <w:rPrChange w:author="Isaiah Perez" w:id="200" w:date="2021-10-19T23:49:35Z">
              <w:rPr/>
            </w:rPrChange>
          </w:rPr>
          <w:t xml:space="preserve">: You gain an ability, a quirk or some otherwise paranormal trait of your choosing. Your “power” starts at a ZAYIN threat level (ie not really dangerous) and will only grow in power and magnitude by continued effort on your part. You may purchase this perk additional times to immediately bump it up to the next threat level.</w:t>
        </w:r>
      </w:ins>
    </w:p>
    <w:p w:rsidR="00000000" w:rsidDel="00000000" w:rsidP="00000000" w:rsidRDefault="00000000" w:rsidRPr="00000000" w14:paraId="000003AD">
      <w:pPr>
        <w:pageBreakBefore w:val="0"/>
        <w:ind w:left="1440" w:firstLine="0"/>
        <w:rPr>
          <w:ins w:author="Isaiah Perez" w:id="199" w:date="2021-10-19T23:49:35Z"/>
          <w:rPrChange w:author="Isaiah Perez" w:id="200" w:date="2021-10-19T23:49:35Z">
            <w:rPr/>
          </w:rPrChange>
        </w:rPr>
      </w:pPr>
      <w:ins w:author="Isaiah Perez" w:id="199" w:date="2021-10-19T23:49:35Z">
        <w:r w:rsidDel="00000000" w:rsidR="00000000" w:rsidRPr="00000000">
          <w:rPr>
            <w:rtl w:val="0"/>
          </w:rPr>
        </w:r>
      </w:ins>
    </w:p>
    <w:p w:rsidR="00000000" w:rsidDel="00000000" w:rsidP="00000000" w:rsidRDefault="00000000" w:rsidRPr="00000000" w14:paraId="000003AE">
      <w:pPr>
        <w:pageBreakBefore w:val="0"/>
        <w:numPr>
          <w:ilvl w:val="2"/>
          <w:numId w:val="1"/>
        </w:numPr>
        <w:ind w:left="2160" w:hanging="360"/>
        <w:rPr>
          <w:ins w:author="Isaiah Perez" w:id="199" w:date="2021-10-19T23:49:35Z"/>
          <w:u w:val="none"/>
          <w:rPrChange w:author="Leonardo Dos Santos" w:id="60" w:date="2025-05-13T12:42:55Z">
            <w:rPr>
              <w:u w:val="none"/>
            </w:rPr>
          </w:rPrChange>
        </w:rPr>
        <w:pPrChange w:author="Leonardo Dos Santos" w:id="0" w:date="2025-05-13T12:42:55Z">
          <w:pPr>
            <w:pageBreakBefore w:val="0"/>
            <w:numPr>
              <w:ilvl w:val="2"/>
              <w:numId w:val="4"/>
            </w:numPr>
            <w:ind w:left="2160" w:hanging="360"/>
          </w:pPr>
        </w:pPrChange>
      </w:pPr>
      <w:ins w:author="Isaiah Perez" w:id="199" w:date="2021-10-19T23:49:35Z">
        <w:r w:rsidDel="00000000" w:rsidR="00000000" w:rsidRPr="00000000">
          <w:rPr>
            <w:b w:val="1"/>
            <w:rtl w:val="0"/>
            <w:rPrChange w:author="Isaiah Perez" w:id="200" w:date="2021-10-19T23:49:35Z">
              <w:rPr/>
            </w:rPrChange>
          </w:rPr>
          <w:t xml:space="preserve">The Soul of an Abnormality (</w:t>
        </w:r>
        <w:r w:rsidDel="00000000" w:rsidR="00000000" w:rsidRPr="00000000">
          <w:rPr>
            <w:b w:val="1"/>
            <w:rtl w:val="0"/>
            <w:rPrChange w:author="Isaiah Perez" w:id="200" w:date="2021-10-19T23:49:35Z">
              <w:rPr/>
            </w:rPrChange>
          </w:rPr>
          <w:t xml:space="preserve">Lobotomy Corporation) </w:t>
        </w:r>
        <w:r w:rsidDel="00000000" w:rsidR="00000000" w:rsidRPr="00000000">
          <w:rPr>
            <w:b w:val="1"/>
            <w:rtl w:val="0"/>
            <w:rPrChange w:author="Isaiah Perez" w:id="200" w:date="2021-10-19T23:49:35Z">
              <w:rPr/>
            </w:rPrChange>
          </w:rPr>
          <w:t xml:space="preserve">(Free)</w:t>
        </w:r>
        <w:r w:rsidDel="00000000" w:rsidR="00000000" w:rsidRPr="00000000">
          <w:rPr>
            <w:rtl w:val="0"/>
            <w:rPrChange w:author="Isaiah Perez" w:id="200" w:date="2021-10-19T23:49:35Z">
              <w:rPr/>
            </w:rPrChange>
          </w:rPr>
          <w:t xml:space="preserve">: You generate energy that can be harnessed and stored into E-Boxes. Also, your baseline resistances and offensive power are boosted to be that of an average healthy person, or of the threat level ZAYIN. The energy generated is not immediately obvious unless someone is explicitly hunting for it. You may purchase this perk additional times to further boost your base resistances and power to the next threat level.</w:t>
        </w:r>
      </w:ins>
    </w:p>
    <w:p w:rsidR="00000000" w:rsidDel="00000000" w:rsidP="00000000" w:rsidRDefault="00000000" w:rsidRPr="00000000" w14:paraId="000003AF">
      <w:pPr>
        <w:pageBreakBefore w:val="0"/>
        <w:ind w:left="2160" w:firstLine="0"/>
        <w:rPr>
          <w:ins w:author="Isaiah Perez" w:id="199" w:date="2021-10-19T23:49:35Z"/>
          <w:rPrChange w:author="Isaiah Perez" w:id="200" w:date="2021-10-19T23:49:35Z">
            <w:rPr/>
          </w:rPrChange>
        </w:rPr>
      </w:pPr>
      <w:ins w:author="Isaiah Perez" w:id="199" w:date="2021-10-19T23:49:35Z">
        <w:r w:rsidDel="00000000" w:rsidR="00000000" w:rsidRPr="00000000">
          <w:rPr>
            <w:rtl w:val="0"/>
          </w:rPr>
        </w:r>
      </w:ins>
    </w:p>
    <w:p w:rsidR="00000000" w:rsidDel="00000000" w:rsidP="00000000" w:rsidRDefault="00000000" w:rsidRPr="00000000" w14:paraId="000003B0">
      <w:pPr>
        <w:pageBreakBefore w:val="0"/>
        <w:numPr>
          <w:ilvl w:val="2"/>
          <w:numId w:val="1"/>
        </w:numPr>
        <w:ind w:left="2160" w:hanging="360"/>
        <w:rPr>
          <w:ins w:author="Isaiah Perez" w:id="199" w:date="2021-10-19T23:49:35Z"/>
          <w:u w:val="none"/>
          <w:rPrChange w:author="Leonardo Dos Santos" w:id="60" w:date="2025-05-13T12:42:55Z">
            <w:rPr>
              <w:u w:val="none"/>
            </w:rPr>
          </w:rPrChange>
        </w:rPr>
        <w:pPrChange w:author="Leonardo Dos Santos" w:id="0" w:date="2025-05-13T12:42:55Z">
          <w:pPr>
            <w:pageBreakBefore w:val="0"/>
            <w:numPr>
              <w:ilvl w:val="2"/>
              <w:numId w:val="4"/>
            </w:numPr>
            <w:ind w:left="2160" w:hanging="360"/>
          </w:pPr>
        </w:pPrChange>
      </w:pPr>
      <w:ins w:author="Isaiah Perez" w:id="199" w:date="2021-10-19T23:49:35Z">
        <w:r w:rsidDel="00000000" w:rsidR="00000000" w:rsidRPr="00000000">
          <w:rPr>
            <w:b w:val="1"/>
            <w:rtl w:val="0"/>
            <w:rPrChange w:author="Isaiah Perez" w:id="200" w:date="2021-10-19T23:49:35Z">
              <w:rPr/>
            </w:rPrChange>
          </w:rPr>
          <w:t xml:space="preserve">Regeneration (Lobotomy Corporation) (Free)</w:t>
        </w:r>
        <w:r w:rsidDel="00000000" w:rsidR="00000000" w:rsidRPr="00000000">
          <w:rPr>
            <w:rtl w:val="0"/>
            <w:rPrChange w:author="Isaiah Perez" w:id="200" w:date="2021-10-19T23:49:35Z">
              <w:rPr/>
            </w:rPrChange>
          </w:rPr>
          <w:t xml:space="preserve">: You will find wounds quickly heal and limbs will regenerate at an inhuman pace. Given a few minutes, it is possible for you to shift from "bleeding to death" to "stumbling on your own two feet again". The pain doesn't stop, however, and it can be maddening as you feel your body unnaturally shift and warp as it pieces itself together.</w:t>
        </w:r>
      </w:ins>
    </w:p>
    <w:p w:rsidR="00000000" w:rsidDel="00000000" w:rsidP="00000000" w:rsidRDefault="00000000" w:rsidRPr="00000000" w14:paraId="000003B1">
      <w:pPr>
        <w:pageBreakBefore w:val="0"/>
        <w:ind w:left="2160" w:firstLine="0"/>
        <w:rPr>
          <w:ins w:author="Isaiah Perez" w:id="199" w:date="2021-10-19T23:49:35Z"/>
          <w:rPrChange w:author="Isaiah Perez" w:id="200" w:date="2021-10-19T23:49:35Z">
            <w:rPr/>
          </w:rPrChange>
        </w:rPr>
      </w:pPr>
      <w:ins w:author="Isaiah Perez" w:id="199" w:date="2021-10-19T23:49:35Z">
        <w:r w:rsidDel="00000000" w:rsidR="00000000" w:rsidRPr="00000000">
          <w:rPr>
            <w:rtl w:val="0"/>
          </w:rPr>
        </w:r>
      </w:ins>
    </w:p>
    <w:p w:rsidR="00000000" w:rsidDel="00000000" w:rsidP="00000000" w:rsidRDefault="00000000" w:rsidRPr="00000000" w14:paraId="000003B2">
      <w:pPr>
        <w:pageBreakBefore w:val="0"/>
        <w:numPr>
          <w:ilvl w:val="2"/>
          <w:numId w:val="1"/>
        </w:numPr>
        <w:ind w:left="2160" w:hanging="360"/>
        <w:rPr>
          <w:ins w:author="Isaiah Perez" w:id="199" w:date="2021-10-19T23:49:35Z"/>
          <w:u w:val="none"/>
          <w:rPrChange w:author="Leonardo Dos Santos" w:id="60" w:date="2025-05-13T12:42:55Z">
            <w:rPr>
              <w:u w:val="none"/>
            </w:rPr>
          </w:rPrChange>
        </w:rPr>
        <w:pPrChange w:author="Leonardo Dos Santos" w:id="0" w:date="2025-05-13T12:42:55Z">
          <w:pPr>
            <w:pageBreakBefore w:val="0"/>
            <w:numPr>
              <w:ilvl w:val="2"/>
              <w:numId w:val="4"/>
            </w:numPr>
            <w:ind w:left="2160" w:hanging="360"/>
          </w:pPr>
        </w:pPrChange>
      </w:pPr>
      <w:ins w:author="Isaiah Perez" w:id="199" w:date="2021-10-19T23:49:35Z">
        <w:r w:rsidDel="00000000" w:rsidR="00000000" w:rsidRPr="00000000">
          <w:rPr>
            <w:b w:val="1"/>
            <w:rtl w:val="0"/>
            <w:rPrChange w:author="Isaiah Perez" w:id="200" w:date="2021-10-19T23:49:35Z">
              <w:rPr/>
            </w:rPrChange>
          </w:rPr>
          <w:t xml:space="preserve">E.G.O. Gift (Lobotomy Corporation) (Free)</w:t>
        </w:r>
        <w:r w:rsidDel="00000000" w:rsidR="00000000" w:rsidRPr="00000000">
          <w:rPr>
            <w:rtl w:val="0"/>
            <w:rPrChange w:author="Isaiah Perez" w:id="200" w:date="2021-10-19T23:49:35Z">
              <w:rPr/>
            </w:rPrChange>
          </w:rPr>
          <w:t xml:space="preserve">: You may bestow a gift (an accessory of your choosing that can be worn) to employees that visit you, providing them a minor boost to an aspect of your choice.</w:t>
        </w:r>
      </w:ins>
    </w:p>
    <w:p w:rsidR="00000000" w:rsidDel="00000000" w:rsidP="00000000" w:rsidRDefault="00000000" w:rsidRPr="00000000" w14:paraId="000003B3">
      <w:pPr>
        <w:pageBreakBefore w:val="0"/>
        <w:ind w:left="2160" w:firstLine="0"/>
        <w:rPr>
          <w:ins w:author="Isaiah Perez" w:id="199" w:date="2021-10-19T23:49:35Z"/>
          <w:rPrChange w:author="Isaiah Perez" w:id="200" w:date="2021-10-19T23:49:35Z">
            <w:rPr/>
          </w:rPrChange>
        </w:rPr>
      </w:pPr>
      <w:ins w:author="Isaiah Perez" w:id="199" w:date="2021-10-19T23:49:35Z">
        <w:r w:rsidDel="00000000" w:rsidR="00000000" w:rsidRPr="00000000">
          <w:rPr>
            <w:rtl w:val="0"/>
          </w:rPr>
        </w:r>
      </w:ins>
    </w:p>
    <w:p w:rsidR="00000000" w:rsidDel="00000000" w:rsidP="00000000" w:rsidRDefault="00000000" w:rsidRPr="00000000" w14:paraId="000003B4">
      <w:pPr>
        <w:pageBreakBefore w:val="0"/>
        <w:numPr>
          <w:ilvl w:val="2"/>
          <w:numId w:val="1"/>
        </w:numPr>
        <w:ind w:left="2160" w:hanging="360"/>
        <w:rPr>
          <w:ins w:author="Isaiah Perez" w:id="199" w:date="2021-10-19T23:49:35Z"/>
          <w:u w:val="none"/>
          <w:rPrChange w:author="Leonardo Dos Santos" w:id="60" w:date="2025-05-13T12:42:55Z">
            <w:rPr>
              <w:u w:val="none"/>
            </w:rPr>
          </w:rPrChange>
        </w:rPr>
        <w:pPrChange w:author="Leonardo Dos Santos" w:id="0" w:date="2025-05-13T12:42:55Z">
          <w:pPr>
            <w:pageBreakBefore w:val="0"/>
            <w:numPr>
              <w:ilvl w:val="2"/>
              <w:numId w:val="4"/>
            </w:numPr>
            <w:ind w:left="2160" w:hanging="360"/>
          </w:pPr>
        </w:pPrChange>
      </w:pPr>
      <w:ins w:author="Isaiah Perez" w:id="199" w:date="2021-10-19T23:49:35Z">
        <w:r w:rsidDel="00000000" w:rsidR="00000000" w:rsidRPr="00000000">
          <w:rPr>
            <w:b w:val="1"/>
            <w:rtl w:val="0"/>
            <w:rPrChange w:author="Isaiah Perez" w:id="200" w:date="2021-10-19T23:49:35Z">
              <w:rPr/>
            </w:rPrChange>
          </w:rPr>
          <w:t xml:space="preserve">Incomprehensible Wonder (Lobotomy Corporation) (Free)</w:t>
        </w:r>
        <w:r w:rsidDel="00000000" w:rsidR="00000000" w:rsidRPr="00000000">
          <w:rPr>
            <w:rtl w:val="0"/>
            <w:rPrChange w:author="Isaiah Perez" w:id="200" w:date="2021-10-19T23:49:35Z">
              <w:rPr/>
            </w:rPrChange>
          </w:rPr>
          <w:t xml:space="preserve">: Your mere presence will automatically inspire fear in people who don’t know who you are (and even some who do). Expect panic attacks and being driven insane as standard reactions from the untrained and weak willed. May be toned down or turned off.</w:t>
        </w:r>
      </w:ins>
    </w:p>
    <w:p w:rsidR="00000000" w:rsidDel="00000000" w:rsidP="00000000" w:rsidRDefault="00000000" w:rsidRPr="00000000" w14:paraId="000003B5">
      <w:pPr>
        <w:pageBreakBefore w:val="0"/>
        <w:ind w:left="2160" w:firstLine="0"/>
        <w:rPr>
          <w:ins w:author="Isaiah Perez" w:id="199" w:date="2021-10-19T23:49:35Z"/>
          <w:rPrChange w:author="Isaiah Perez" w:id="200" w:date="2021-10-19T23:49:35Z">
            <w:rPr/>
          </w:rPrChange>
        </w:rPr>
      </w:pPr>
      <w:ins w:author="Isaiah Perez" w:id="199" w:date="2021-10-19T23:49:35Z">
        <w:r w:rsidDel="00000000" w:rsidR="00000000" w:rsidRPr="00000000">
          <w:rPr>
            <w:rtl w:val="0"/>
          </w:rPr>
        </w:r>
      </w:ins>
    </w:p>
    <w:p w:rsidR="00000000" w:rsidDel="00000000" w:rsidP="00000000" w:rsidRDefault="00000000" w:rsidRPr="00000000" w14:paraId="000003B6">
      <w:pPr>
        <w:pageBreakBefore w:val="0"/>
        <w:numPr>
          <w:ilvl w:val="2"/>
          <w:numId w:val="1"/>
        </w:numPr>
        <w:ind w:left="2160" w:hanging="360"/>
        <w:rPr>
          <w:ins w:author="Isaiah Perez" w:id="199" w:date="2021-10-19T23:49:35Z"/>
          <w:u w:val="none"/>
          <w:rPrChange w:author="Leonardo Dos Santos" w:id="60" w:date="2025-05-13T12:42:55Z">
            <w:rPr>
              <w:u w:val="none"/>
            </w:rPr>
          </w:rPrChange>
        </w:rPr>
        <w:pPrChange w:author="Leonardo Dos Santos" w:id="0" w:date="2025-05-13T12:42:55Z">
          <w:pPr>
            <w:pageBreakBefore w:val="0"/>
            <w:numPr>
              <w:ilvl w:val="2"/>
              <w:numId w:val="4"/>
            </w:numPr>
            <w:ind w:left="2160" w:hanging="360"/>
          </w:pPr>
        </w:pPrChange>
      </w:pPr>
      <w:ins w:author="Isaiah Perez" w:id="199" w:date="2021-10-19T23:49:35Z">
        <w:r w:rsidDel="00000000" w:rsidR="00000000" w:rsidRPr="00000000">
          <w:rPr>
            <w:b w:val="1"/>
            <w:rtl w:val="0"/>
            <w:rPrChange w:author="Isaiah Perez" w:id="200" w:date="2021-10-19T23:49:35Z">
              <w:rPr/>
            </w:rPrChange>
          </w:rPr>
          <w:t xml:space="preserve">E.G.O. Manufacturing (Lobotomy Corporation) (Free)</w:t>
        </w:r>
        <w:r w:rsidDel="00000000" w:rsidR="00000000" w:rsidRPr="00000000">
          <w:rPr>
            <w:rtl w:val="0"/>
            <w:rPrChange w:author="Isaiah Perez" w:id="200" w:date="2021-10-19T23:49:35Z">
              <w:rPr/>
            </w:rPrChange>
          </w:rPr>
          <w:t xml:space="preserve">: PE-Boxes gathered from your energy can be used to create weapons and armour based on your abilities. The more powerful the gear, the more PE-Boxes required for manufacturing. Also, while normally abnormalities provide one weapon type and one suit taking their most prominent features, you can decide their forms and abilities on a per item basis.</w:t>
        </w:r>
      </w:ins>
    </w:p>
    <w:p w:rsidR="00000000" w:rsidDel="00000000" w:rsidP="00000000" w:rsidRDefault="00000000" w:rsidRPr="00000000" w14:paraId="000003B7">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rtl w:val="0"/>
        </w:rPr>
      </w:r>
    </w:p>
    <w:p w:rsidR="00000000" w:rsidDel="00000000" w:rsidP="00000000" w:rsidRDefault="00000000" w:rsidRPr="00000000" w14:paraId="000003B8">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Moonlit Form (The Elder Scrolls V: Skyrim) (300)</w:t>
      </w:r>
      <w:r w:rsidDel="00000000" w:rsidR="00000000" w:rsidRPr="00000000">
        <w:rPr>
          <w:rtl w:val="0"/>
        </w:rPr>
        <w:t xml:space="preserve">: Are you perhaps a member of the Companions? Regardless as to whether you are, you’ve gained a unique condition that would gain quite a bit of attention if it was known. After drinking the blood of another you have become either a Werewolf or a Werebear, while in this form you become either a hulking humanoid wolf or bear with incredible physical power. You’re more than capable of tearing apart heavily armored soldiers and easily moving fast enough that veteran heroes are hard pressed to keep up. Your hide also provides a great deal of protection to make up for a loss in armor and your ability to jump, dodge, and use the environment to your advantage will make up for the rest. While you may be weaker than some of the other supernatural monsters in this world you’re hardly weak, and those that underestimate you or don’t ready themselves the proper weapons will fall before your claws.</w:t>
        <w:br w:type="textWrapping"/>
      </w:r>
    </w:p>
    <w:p w:rsidR="00000000" w:rsidDel="00000000" w:rsidP="00000000" w:rsidRDefault="00000000" w:rsidRPr="00000000" w14:paraId="000003B9">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Demiservant/Pseudoservant (Fate/Apocrypha) (300)</w:t>
      </w:r>
      <w:r w:rsidDel="00000000" w:rsidR="00000000" w:rsidRPr="00000000">
        <w:rPr>
          <w:rtl w:val="0"/>
        </w:rPr>
        <w:t xml:space="preserve">: Yep, fuse yourself with whichever Servant you summoned.</w:t>
        <w:br w:type="textWrapping"/>
      </w:r>
    </w:p>
    <w:p w:rsidR="00000000" w:rsidDel="00000000" w:rsidP="00000000" w:rsidRDefault="00000000" w:rsidRPr="00000000" w14:paraId="000003BA">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Dragon Bodied (Fate/Apocrypha) (Free with Dragon Blood)</w:t>
      </w:r>
      <w:r w:rsidDel="00000000" w:rsidR="00000000" w:rsidRPr="00000000">
        <w:rPr>
          <w:rtl w:val="0"/>
        </w:rPr>
        <w:t xml:space="preserve">: Apparently you took ‘always be the Dragon’ rather literally. Because now you can turn into one, with all the additional power, durability and size that entails. On the downside, this is the ability to ‘sacrifice human form to become a dragon’, which is exactly what would have happened for Siegfried if his entire body had been coated with Fafnir’s blood. It doesn’t have an off switch by itself, and while active it renders you vulnerable to dragon-specific capabilities. Maybe don’t take on St George while you’re like this, but he’s not in this story...right? On the plus side, with a bit of effort you can now enter the ‘Other Side of the World’, though considering that’s where all the other mythological creatures went you won’t exactly be a big fish in a small pond anymore. You can reset this ability and assume human form again at the end of each Jump. The world-shifting ability changes to being able to enter adjacent hidden worlds in other Jumps, rather than freely dimension-hopping.</w:t>
        <w:br w:type="textWrapping"/>
      </w:r>
    </w:p>
    <w:p w:rsidR="00000000" w:rsidDel="00000000" w:rsidP="00000000" w:rsidRDefault="00000000" w:rsidRPr="00000000" w14:paraId="000003BB">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Color of Royalty (Spyro) (300)</w:t>
      </w:r>
      <w:r w:rsidDel="00000000" w:rsidR="00000000" w:rsidRPr="00000000">
        <w:rPr>
          <w:rtl w:val="0"/>
        </w:rPr>
        <w:t xml:space="preserve">: You're now a purple dragon! Now you're among the more powerful and rare types of dragon. Not nearly as special snowflakey a certain other setting. This merely conveys that your magical power is much higher than the average dragon granting really high resistance to the passive corrupting influence of evil, and other abnormal effects. </w:t>
        <w:br w:type="textWrapping"/>
      </w:r>
    </w:p>
    <w:p w:rsidR="00000000" w:rsidDel="00000000" w:rsidP="00000000" w:rsidRDefault="00000000" w:rsidRPr="00000000" w14:paraId="000003BC">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Hive (Prototype) (300)</w:t>
      </w:r>
      <w:r w:rsidDel="00000000" w:rsidR="00000000" w:rsidRPr="00000000">
        <w:rPr>
          <w:rtl w:val="0"/>
        </w:rPr>
        <w:t xml:space="preserve">: August 8, 1968, Elizabeth Greene became a nexus for the Redlight Virus in Hope, Idaho as a result of Blackwatch scientists testing different viruses on the civilians. After her infection she spread the virus to the residents which mutated into abominations that defended ehr without rest, until they were destroyed and she was captured. You were infected with the Redlight virus the same way she was, only you were able to escape.</w:t>
        <w:br w:type="textWrapping"/>
      </w:r>
    </w:p>
    <w:p w:rsidR="00000000" w:rsidDel="00000000" w:rsidP="00000000" w:rsidRDefault="00000000" w:rsidRPr="00000000" w14:paraId="000003BD">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Insectoid Efficiency (Prototype) (Free)</w:t>
      </w:r>
      <w:r w:rsidDel="00000000" w:rsidR="00000000" w:rsidRPr="00000000">
        <w:rPr>
          <w:rtl w:val="0"/>
        </w:rPr>
        <w:t xml:space="preserve">: Infected tend to scramble, running around and spreading to the closest target like a cancer. While this tactic may be useful against a large horde of otherwise defenseless targets, if you are trying to infect more intelligent or advanced species you will need organization. With this perk your hive and everything controlled by it will set up a system similar to insects, where there are distinct roles for each unit that they will follow until you tell them otherwise. With each hive built the complexity of your unit strategies will increase as well.</w:t>
        <w:br w:type="textWrapping"/>
      </w:r>
    </w:p>
    <w:p w:rsidR="00000000" w:rsidDel="00000000" w:rsidP="00000000" w:rsidRDefault="00000000" w:rsidRPr="00000000" w14:paraId="000003BE">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True Hive Mind (Prototype) (Free)</w:t>
      </w:r>
      <w:r w:rsidDel="00000000" w:rsidR="00000000" w:rsidRPr="00000000">
        <w:rPr>
          <w:rtl w:val="0"/>
        </w:rPr>
        <w:t xml:space="preserve">: If you are trying to control a massive hive, it is going to take a lot of effort to control them, especially if you have your own body. With this perk you will be able to dissolve your body and transfer your ‘essence’ to your hive, where the only way to kill you is by destroying all of the hives you have under your control. But hives are completely sessile, so you will be unable to escape should someone invade your hives and destroy them. This also grants greater control to your hive, where you are able to execute attacks and strategies like they are chess pieces, and allows access to any of your powers, as long as they do not allow you to move the location of any hive. If you want your body back, it will take a full week to form, and a large amount of biomass to create it.</w:t>
        <w:br w:type="textWrapping"/>
      </w:r>
    </w:p>
    <w:p w:rsidR="00000000" w:rsidDel="00000000" w:rsidP="00000000" w:rsidRDefault="00000000" w:rsidRPr="00000000" w14:paraId="000003BF">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Node Creator (Prototype) (Free)</w:t>
      </w:r>
      <w:r w:rsidDel="00000000" w:rsidR="00000000" w:rsidRPr="00000000">
        <w:rPr>
          <w:rtl w:val="0"/>
        </w:rPr>
        <w:t xml:space="preserve">: You did not think you could create infected without a chamber for them to grow in, did you? This grants you the ability to create hives by consuming biomass, which can initially create infected one at a time.</w:t>
        <w:br w:type="textWrapping"/>
      </w:r>
    </w:p>
    <w:p w:rsidR="00000000" w:rsidDel="00000000" w:rsidP="00000000" w:rsidRDefault="00000000" w:rsidRPr="00000000" w14:paraId="000003C0">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Substance Release (Prototype) (Free)</w:t>
      </w:r>
      <w:r w:rsidDel="00000000" w:rsidR="00000000" w:rsidRPr="00000000">
        <w:rPr>
          <w:rtl w:val="0"/>
        </w:rPr>
        <w:t xml:space="preserve">: Once whatever guards you have placed have been taken out your hive or other structures are completely defenseless! However with this upgrade you can create nodes that can hinder or even harm non-infected that enter its radius. Possible effects that can be done are sleep and paralysis, but anything is possible!</w:t>
        <w:br w:type="textWrapping"/>
      </w:r>
    </w:p>
    <w:p w:rsidR="00000000" w:rsidDel="00000000" w:rsidP="00000000" w:rsidRDefault="00000000" w:rsidRPr="00000000" w14:paraId="000003C1">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Runner (Prototype) (300)</w:t>
      </w:r>
      <w:r w:rsidDel="00000000" w:rsidR="00000000" w:rsidRPr="00000000">
        <w:rPr>
          <w:rtl w:val="0"/>
        </w:rPr>
        <w:t xml:space="preserve">: Somehow, someway you have contracted the Blacklight virus that Mercer created. While you lack the hive abilities of the Redlight virus, your strength and regeneration are far superior to them.</w:t>
        <w:br w:type="textWrapping"/>
      </w:r>
    </w:p>
    <w:p w:rsidR="00000000" w:rsidDel="00000000" w:rsidP="00000000" w:rsidRDefault="00000000" w:rsidRPr="00000000" w14:paraId="000003C2">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Predator (Prototype) (Free)</w:t>
      </w:r>
      <w:r w:rsidDel="00000000" w:rsidR="00000000" w:rsidRPr="00000000">
        <w:rPr>
          <w:rtl w:val="0"/>
        </w:rPr>
        <w:t xml:space="preserve">: Humans have become dulled to their instincts; no longer can they compete with feral beasts in hunting, instead they compensate with technology to find their targets. But technology is fickle, and requires maintenance to use for extended periods of time. No longer will you be bound to such devices that block your senses, you have gained an animalistic accuracy with your senses to the point where you could out-compete a bloodhound for scents, and you have developed some extra senses that other animals have as well, like sonar and other commonly known senses.</w:t>
        <w:br w:type="textWrapping"/>
      </w:r>
    </w:p>
    <w:p w:rsidR="00000000" w:rsidDel="00000000" w:rsidP="00000000" w:rsidRDefault="00000000" w:rsidRPr="00000000" w14:paraId="000003C3">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The Taste of Memories (Prototype) (Free)</w:t>
      </w:r>
      <w:r w:rsidDel="00000000" w:rsidR="00000000" w:rsidRPr="00000000">
        <w:rPr>
          <w:rtl w:val="0"/>
        </w:rPr>
        <w:t xml:space="preserve">: Memories, what a beautiful thing. Despite them only being measured in millivolts they hold everything that someone has ever done or felt, and yet, they disappear without a trace when the signals stop. No longer will experience be lost through time, for consuming a small portion of someone’s brain after killing them allows you to access every memory they have ever had, and their knowledge as well.</w:t>
        <w:br w:type="textWrapping"/>
      </w:r>
    </w:p>
    <w:p w:rsidR="00000000" w:rsidDel="00000000" w:rsidP="00000000" w:rsidRDefault="00000000" w:rsidRPr="00000000" w14:paraId="000003C4">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What Makes Me Unique (Prototype) (Free)</w:t>
      </w:r>
      <w:r w:rsidDel="00000000" w:rsidR="00000000" w:rsidRPr="00000000">
        <w:rPr>
          <w:rtl w:val="0"/>
        </w:rPr>
        <w:t xml:space="preserve">: In case you did not know this already, if you are infected in this world you are no longer the implied human you were before coming here, instead you ARE the Blacklight or Redlight virus you were infected with. Most people might go insane or lose their sense of ‘self’ after consuming thousands of people, but you’re different. You will always be ‘you’ no matter what form you are in, and will always be lucid with your decisions. In addition to this, because you have embraced the fact that you are no longer human you can do so much more with your powers. Powers that are biological in origin are much more effective when used, and you are able to assimilate the powers of other forms of infection to suit your needs.</w:t>
        <w:br w:type="textWrapping"/>
      </w:r>
    </w:p>
    <w:p w:rsidR="00000000" w:rsidDel="00000000" w:rsidP="00000000" w:rsidRDefault="00000000" w:rsidRPr="00000000" w14:paraId="000003C5">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Quileute (Twilight) (300)</w:t>
      </w:r>
      <w:r w:rsidDel="00000000" w:rsidR="00000000" w:rsidRPr="00000000">
        <w:rPr>
          <w:rtl w:val="0"/>
        </w:rPr>
        <w:t xml:space="preserve">: Your people have a proud history and you are honoured to be one of the new generation of spirit warriors of the Quileute Tribe. You and the other pack members are very close, you know you can always rely on each other. You have the ability to assume a monstrous wolf form, but are subject to your alpha’s orders.</w:t>
        <w:br w:type="textWrapping"/>
      </w:r>
    </w:p>
    <w:p w:rsidR="00000000" w:rsidDel="00000000" w:rsidP="00000000" w:rsidRDefault="00000000" w:rsidRPr="00000000" w14:paraId="000003C6">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Half-Esper (Final Fantasy 6) (300)</w:t>
      </w:r>
      <w:r w:rsidDel="00000000" w:rsidR="00000000" w:rsidRPr="00000000">
        <w:rPr>
          <w:rtl w:val="0"/>
        </w:rPr>
        <w:t xml:space="preserve">: You’re a complete oddity, and one of the only two individuals in the entire world that share this genetic makeup. Only one of your parents was human, the other was instead an Esper, one of the mythical magical spirits who are said to live in another world. Some espers do in fact still live in the human world, and your parents may have met this way, but the majority live in their own plane, and it would take quite a bit of luck for your other parent to have found their way there. The espers may not have approved, but eventually you were born anyway. Because of your parentage, you were born with the innate ability to cast magic, something which is nothing more than a legend to most, but otherwise appear as a completely normal human.</w:t>
        <w:br w:type="textWrapping"/>
      </w:r>
    </w:p>
    <w:p w:rsidR="00000000" w:rsidDel="00000000" w:rsidP="00000000" w:rsidRDefault="00000000" w:rsidRPr="00000000" w14:paraId="000003C7">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Innate Magic (Final Fantasy 6) (Free)</w:t>
      </w:r>
      <w:r w:rsidDel="00000000" w:rsidR="00000000" w:rsidRPr="00000000">
        <w:rPr>
          <w:rtl w:val="0"/>
        </w:rPr>
        <w:t xml:space="preserve">: A truly unique state of being in the current world, you were born or infused with magic. In simpler terms you can learn magic here on your own over time, without needing to use magitek or to first learn the spells from magicite. Like an esper, those with innate magic learn several based around the few themes key to their nature. For example, they may possess a talent for lightning, curative, and gravity magic, or any other combination. You start out with knowing two or three simple magic spells at the lowest level of your theme, like blizzard or cure, and through training and personal growth you’ll slowly unlock your true powers and higher forms of the spells. At the highest levels, you’ll start to tap into rare and devastating non-elemental magics like Flare, Meteor, and Ultima, and the greatest elemental magics like Flood and Meltdown as examples, these kinds of ultimate spells possessing a property that allows them to rip through magic reflecting and absorbing abilities and harm the target anyway. On top of this, you have much greater magical talent and potential in all magic, natural or acquired, than those who simply learn their magic from magicite. This even extends to other magic systems, where you’ll find yourself learning magic far quicker than your peers and able to put much greater power behind it than they could.</w:t>
        <w:br w:type="textWrapping"/>
      </w:r>
    </w:p>
    <w:p w:rsidR="00000000" w:rsidDel="00000000" w:rsidP="00000000" w:rsidRDefault="00000000" w:rsidRPr="00000000" w14:paraId="000003C8">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Adaptive Body (God of War) (300)</w:t>
      </w:r>
      <w:r w:rsidDel="00000000" w:rsidR="00000000" w:rsidRPr="00000000">
        <w:rPr>
          <w:rtl w:val="0"/>
        </w:rPr>
        <w:t xml:space="preserve">: There are strange things being thrown around in this world. Lightning, fire, to say nothing of the various mythical monsters running around. Fortunately, your body is a bit... quirky. More specifically, you're primed to be able to absorb and utilize various energies that you may come across. Even better, if you absorb enough of it you could potentially incorporate it into your biology! It should go without saying, however, that if someone's trying to attack you with this energy or it's naturally harmful to you anyway that it would be... unwise to attempt anything.</w:t>
        <w:br w:type="textWrapping"/>
      </w:r>
    </w:p>
    <w:p w:rsidR="00000000" w:rsidDel="00000000" w:rsidP="00000000" w:rsidRDefault="00000000" w:rsidRPr="00000000" w14:paraId="000003C9">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Kitsune (Meddlesome Kitsune Senko-san) (300)</w:t>
      </w:r>
      <w:r w:rsidDel="00000000" w:rsidR="00000000" w:rsidRPr="00000000">
        <w:rPr>
          <w:rtl w:val="0"/>
        </w:rPr>
        <w:t xml:space="preserve">: With this you will start as one of the kitsune clan. Attractive beings with fluffy fox ears and tails, who are fond of a little fried tofu. Their current aim is to pamper various humans to rid them of the darkness in their heart. These fox spirits live for millenia, so it is not strange for them to be slightly out of touch with the modern world. You start off as a young kitsune, only recently having reached maturity, with a single tail. You have the ability to phase through walls, summon kitsunebi, which is a ghostly fox fire, and even use clairvoyance to read other people’s surface thoughts, though this will initially exhaust you until you can grow stronger. As you age you will slowly gain more tails, until you reach nine.</w:t>
        <w:br w:type="textWrapping"/>
      </w:r>
    </w:p>
    <w:p w:rsidR="00000000" w:rsidDel="00000000" w:rsidP="00000000" w:rsidRDefault="00000000" w:rsidRPr="00000000" w14:paraId="000003CA">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Chimeric (Pathfinder) (300)</w:t>
      </w:r>
      <w:r w:rsidDel="00000000" w:rsidR="00000000" w:rsidRPr="00000000">
        <w:rPr>
          <w:rtl w:val="0"/>
        </w:rPr>
        <w:t xml:space="preserve">: The strength of a bear or the flight of the birds. Certainly useful, but sometimes it just isn’t enough. Sometimes, you’ll need to be two animals at once. You’re able to seamlessly meld different parts of animals into a coherent and functional form. Ordinarily, this’d be difficult (and in many cases, useless.), but for someone like you, such changes come naturally. As you continue to grow in strength, you’ll be able to tack on additional changes, creating many unique, hybridized forms to suit your needs.</w:t>
        <w:br w:type="textWrapping"/>
      </w:r>
    </w:p>
    <w:p w:rsidR="00000000" w:rsidDel="00000000" w:rsidP="00000000" w:rsidRDefault="00000000" w:rsidRPr="00000000" w14:paraId="000003CB">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Canadian Heritage (Dan Vs.) (300)</w:t>
      </w:r>
      <w:r w:rsidDel="00000000" w:rsidR="00000000" w:rsidRPr="00000000">
        <w:rPr>
          <w:rtl w:val="0"/>
        </w:rPr>
        <w:t xml:space="preserve">: When someone you care for deeply is in mortal danger, your ancient ursine lineage takes over, transforming you into a powerful man/grizzly abomination so that you may rise to their defense.</w:t>
      </w:r>
      <w:r w:rsidDel="00000000" w:rsidR="00000000" w:rsidRPr="00000000">
        <w:rPr>
          <w:rtl w:val="0"/>
        </w:rPr>
        <w:br w:type="textWrapping"/>
      </w:r>
    </w:p>
    <w:p w:rsidR="00000000" w:rsidDel="00000000" w:rsidP="00000000" w:rsidRDefault="00000000" w:rsidRPr="00000000" w14:paraId="000003CC">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Vampire Lord (The Elder Scrolls V: Skyrim) (400)</w:t>
      </w:r>
      <w:r w:rsidDel="00000000" w:rsidR="00000000" w:rsidRPr="00000000">
        <w:rPr>
          <w:rtl w:val="0"/>
        </w:rPr>
        <w:t xml:space="preserve">: Now what did you do to acquire this I wonder, nothing too terrible hopefully. Even should you have not sacrificed thousands to the Lord of Rape you’ll find that you’ve become so very much greater and terrible without his help. You have achieved the status of being a Vampire Lord, a direct creation of Molag Bal and one of his most powerful and terrifying. In your base “Human” form you tower over regular Vampires in power and might, where your lesser kin may be able to move faster than the eyes of veteran heroes and effortlessly cut apart professional soldiers you make them look slow, easily tearing through armored titans and heroes with your speed and blades. Your other physical attributes are also increased to the point that you could tear through a dragon’s scales with some effort and take blows that no mortal could. Of course, that’s not all, you’ve been given a powerful form of blood magic to make use of that’s capable of forming shields that block shots from most anything but divine weapons such as Auriel’s bow and other sorts of spells of that caliber given time. Furthermore, and most important, is your ability to take a new form more befitting your power, transforming into a batlike humanoid with pale grey skin, long claws, and leathery wings; wielding power to match your fearsome visage. While in this form all your attributes ,whether they be magic, strength, speed, or endurance, are all greatly enhanced two or three times over and you become a force of nature, for even a powerful Dragonborn would need to be wary lest you strike them down. You don’t start out on the level of the likes of Harkon or even Serana but given time you’ll be more than capable of clashing with them. It should also be mentioned but due to the actions of Merida the light of the sun will cause you harm so long as its gaze rests on your bare flesh, though a hood or closed suit of armor would nullify this. Post-Jump the light of the sun causes no harm due to Meridia’s influence being gone, though holy energy in other jumps will still affect you should you lack protections.</w:t>
        <w:br w:type="textWrapping"/>
      </w:r>
    </w:p>
    <w:p w:rsidR="00000000" w:rsidDel="00000000" w:rsidP="00000000" w:rsidRDefault="00000000" w:rsidRPr="00000000" w14:paraId="000003CD">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Homunculus (Full Metal Alchemist) (400)</w:t>
      </w:r>
      <w:r w:rsidDel="00000000" w:rsidR="00000000" w:rsidRPr="00000000">
        <w:rPr>
          <w:rtl w:val="0"/>
        </w:rPr>
        <w:t xml:space="preserve">: You’re no longer a human, instead you’re a purely alchemical creation with the heart of a Philosopher’s Stone. While normally this wouldn’t make much sense due to Father (the creator of the Homunculi) already having squeezed out the last of his aspects into Homunculi, you can approach this in one of two ways. First, you could be the experimental creation of Hohenheim, the result of an early addition to his plan to help combat Father after learning of his creations. However, due to his alternate method of not injecting your stone into a transmuted body, you were thought to have not succeeded and the seeds of what was your Philosopher’s Stone was left in your starting location, suddenly awakening and forming a body years later. Secondly, you could be the creation of Father who, after losing Greed, decided he needed another Homunculus to do his bidding. In this case you are on a test mission of sorts in your starting location, which could be anything from simply overseeing things to investigating possible candidates. Regardless, being a Homunculus comes with many benefits, the most obvious of which being your immortality, super strength, durability, instant regeneration, and specialized alchemical ability based on manipulating your body which can be chosen later.</w:t>
        <w:br w:type="textWrapping"/>
      </w:r>
    </w:p>
    <w:p w:rsidR="00000000" w:rsidDel="00000000" w:rsidP="00000000" w:rsidRDefault="00000000" w:rsidRPr="00000000" w14:paraId="000003CE">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Sins of the Father (Full Metal Alchemist) (Free)</w:t>
      </w:r>
      <w:r w:rsidDel="00000000" w:rsidR="00000000" w:rsidRPr="00000000">
        <w:rPr>
          <w:rtl w:val="0"/>
        </w:rPr>
        <w:t xml:space="preserve">: Your nature as a Homunculus means you get one special ability based off of Alchemy that would usually be unique to the original 7. With this, you can pick any of the original 7 abilities of the Homunculi.</w:t>
        <w:br w:type="textWrapping"/>
      </w:r>
    </w:p>
    <w:p w:rsidR="00000000" w:rsidDel="00000000" w:rsidP="00000000" w:rsidRDefault="00000000" w:rsidRPr="00000000" w14:paraId="000003CF">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Digimon Code Keys (Digimon) (400)</w:t>
      </w:r>
      <w:r w:rsidDel="00000000" w:rsidR="00000000" w:rsidRPr="00000000">
        <w:rPr>
          <w:rtl w:val="0"/>
        </w:rPr>
        <w:t xml:space="preserve">: The code keys are mystical cards similar to digi-spirits used to transform a human exhibiting a deadly sin into the demon lord matching the crest depicted on the card. Legend has it that if one holds all seven keys a great beast will appear.</w:t>
        <w:br w:type="textWrapping"/>
      </w:r>
    </w:p>
    <w:p w:rsidR="00000000" w:rsidDel="00000000" w:rsidP="00000000" w:rsidRDefault="00000000" w:rsidRPr="00000000" w14:paraId="000003D0">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Shapeshifting (Samurai Jack) (400)</w:t>
      </w:r>
      <w:r w:rsidDel="00000000" w:rsidR="00000000" w:rsidRPr="00000000">
        <w:rPr>
          <w:rtl w:val="0"/>
        </w:rPr>
        <w:t xml:space="preserve">: You possess the ability to change into any creature or humanoid you can imagine, however, you do not receive any of the supernatural powers or abilities of what you change into and your alternate forms are clearly distinguishable from their actual counterparts. You’ll retain a noticeable color scheme across all your forms and you will be unable to emulate exact details unless you spend a significant amount of time designing a new form in your mind.</w:t>
        <w:br w:type="textWrapping"/>
      </w:r>
    </w:p>
    <w:p w:rsidR="00000000" w:rsidDel="00000000" w:rsidP="00000000" w:rsidRDefault="00000000" w:rsidRPr="00000000" w14:paraId="000003D1">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Glamour (A Song of Ice and Fire) (400)</w:t>
      </w:r>
      <w:r w:rsidDel="00000000" w:rsidR="00000000" w:rsidRPr="00000000">
        <w:rPr>
          <w:rtl w:val="0"/>
        </w:rPr>
        <w:t xml:space="preserve">: You can change your face to resemble other people and copy their mannerisms. This is extremely convincing if you have an object of the person you are impersonating.</w:t>
        <w:br w:type="textWrapping"/>
      </w:r>
    </w:p>
    <w:p w:rsidR="00000000" w:rsidDel="00000000" w:rsidP="00000000" w:rsidRDefault="00000000" w:rsidRPr="00000000" w14:paraId="000003D2">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Glory (My Little Pony: Friendship is Magic) (400)</w:t>
      </w:r>
      <w:r w:rsidDel="00000000" w:rsidR="00000000" w:rsidRPr="00000000">
        <w:rPr>
          <w:rtl w:val="0"/>
        </w:rPr>
        <w:t xml:space="preserve">: Your very appearance is magnificent, you emanate an aura of beauty and royalty. You look like a god in mortal form. Your hair flows in an ethereal breeze, your voice is grand and all aura effects you may possess are strengthened significantly.</w:t>
        <w:br w:type="textWrapping"/>
      </w:r>
    </w:p>
    <w:p w:rsidR="00000000" w:rsidDel="00000000" w:rsidP="00000000" w:rsidRDefault="00000000" w:rsidRPr="00000000" w14:paraId="000003D3">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Inhuman (Lovecraft) (400)</w:t>
      </w:r>
      <w:r w:rsidDel="00000000" w:rsidR="00000000" w:rsidRPr="00000000">
        <w:rPr>
          <w:rtl w:val="0"/>
        </w:rPr>
        <w:t xml:space="preserve">: You are an inhuman creature of some kind, and have natural abilities or powers beyond the understanding of humanity. You can speak whatever native language your race can speak, and instinctively understand your new body. Otherwise you gain none of the mental characteristics of the creatures, only their physical forms. Do not think that joining the legions of monsters will keep you safe.</w:t>
        <w:br w:type="textWrapping"/>
      </w:r>
    </w:p>
    <w:p w:rsidR="00000000" w:rsidDel="00000000" w:rsidP="00000000" w:rsidRDefault="00000000" w:rsidRPr="00000000" w14:paraId="000003D4">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Dragonkin (Dragon’s Dogma: Dark Arisen) (400)</w:t>
      </w:r>
      <w:r w:rsidDel="00000000" w:rsidR="00000000" w:rsidRPr="00000000">
        <w:rPr>
          <w:rtl w:val="0"/>
        </w:rPr>
        <w:t xml:space="preserve">: A being of considerable power and majesty. Grigori is the only known proper dragon summoned by the Seneschal. You're either a fire breathing Drake, a powerful spellcasting frost Wyrm, or agile lightning Wyvern. All have scaled hides that can turn swords, arrows, and even magick to a point like they're not even there. You're a special lesser dragon. One of three total others seen of each type. You can speak and write the common language, Wyrmspeak (spoken as Latin, but written differently), and are all around more powerful than by all rights your race should be. </w:t>
        <w:br w:type="textWrapping"/>
        <w:br w:type="textWrapping"/>
        <w:t xml:space="preserve">The specifics of your existence is conjecture, and like a "Pawn" might have either been around seconds or a potentially unknowable amount of time. There is no mention of eggs anywhere, and for appearance sake you'll just keep your gender. Your size and appearance is comparable to the respective kinds seen. Your heart is something of a weakness to you being less armored, but when compared to a human it won't be functionally so at all. You will have something of a weakness to your opposing element, but are so strong that this will appear not to be the case. All dragonkin can seize control over the will of Pawns one after another for a brief period using them to their own end, can let out a roar that kills all Pawns within range but leaves them capable of being resurrected, and are capable of Dragonforging things in their wyrmfire but Drakes are more capable of doing this in practice. Others must do so with their heart fire, and as such will not manage it so easily or frequently.</w:t>
        <w:br w:type="textWrapping"/>
      </w:r>
    </w:p>
    <w:p w:rsidR="00000000" w:rsidDel="00000000" w:rsidP="00000000" w:rsidRDefault="00000000" w:rsidRPr="00000000" w14:paraId="000003D5">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Dark Binding (Hellsing) (400)</w:t>
      </w:r>
      <w:r w:rsidDel="00000000" w:rsidR="00000000" w:rsidRPr="00000000">
        <w:rPr>
          <w:rtl w:val="0"/>
        </w:rPr>
        <w:t xml:space="preserve">: With each and every kill, you may consume the souls of your victims and trap them within your own, making yourself stronger with each additional soul. However, though souls belonging to the wicked may not affect you, those from the innocent may eventually corrupt you. With practice and experimentation, you may even learn to utilize binded souls for a myriad of different purposes.</w:t>
        <w:br w:type="textWrapping"/>
      </w:r>
    </w:p>
    <w:p w:rsidR="00000000" w:rsidDel="00000000" w:rsidP="00000000" w:rsidRDefault="00000000" w:rsidRPr="00000000" w14:paraId="000003D6">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Half-Spirit (That Time I Got Reincarnated As A Slime) (400)</w:t>
      </w:r>
      <w:r w:rsidDel="00000000" w:rsidR="00000000" w:rsidRPr="00000000">
        <w:rPr>
          <w:rtl w:val="0"/>
        </w:rPr>
        <w:t xml:space="preserve">: -You are a half-spirit existence that can go between physical and spiritual forms. Your Spiritual form lets you ignore any and all physical attacks unless they can attack spirits. Instead of this, you may instead choose to become a fully spiritual form like the Demons, normal Dragons and Spirits, if you choose this you would start with a body. Whenever you may die, once per jump you would instead go to the spirit realm and wait to be summoned. If you’re not summoned back before the jump ends, your chain ends</w:t>
        <w:br w:type="textWrapping"/>
      </w:r>
    </w:p>
    <w:p w:rsidR="00000000" w:rsidDel="00000000" w:rsidP="00000000" w:rsidRDefault="00000000" w:rsidRPr="00000000" w14:paraId="000003D7">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A Furry Little Problem (Once Upon A Time) (400)</w:t>
      </w:r>
      <w:r w:rsidDel="00000000" w:rsidR="00000000" w:rsidRPr="00000000">
        <w:rPr>
          <w:rtl w:val="0"/>
        </w:rPr>
        <w:t xml:space="preserve">: Seems you have a bit of a wild side. You've been "cursed" to transform into a giant magical wolf whenever the moon shines in the night sky. Normally, this would cause some problems, but you've already learned to control your wolf form. In addition to being incredibly fast, strong, and nearly impossible to kill with anything other than an instantly fatal wound or silver while in wolf form, your human form has wolflike senses and peak-human physical abilities. You can also communicate telepathically with other wolves and werewolves while in wolf form. Comes with an enchanted piece of clothing that prevents you from transforming while worn.</w:t>
        <w:br w:type="textWrapping"/>
      </w:r>
    </w:p>
    <w:p w:rsidR="00000000" w:rsidDel="00000000" w:rsidP="00000000" w:rsidRDefault="00000000" w:rsidRPr="00000000" w14:paraId="000003D8">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Chimera’s Fire (Dragon Quest Builders) (400)</w:t>
      </w:r>
      <w:r w:rsidDel="00000000" w:rsidR="00000000" w:rsidRPr="00000000">
        <w:rPr>
          <w:rtl w:val="0"/>
        </w:rPr>
        <w:t xml:space="preserve">: </w:t>
      </w:r>
      <w:r w:rsidDel="00000000" w:rsidR="00000000" w:rsidRPr="00000000">
        <w:rPr>
          <w:rtl w:val="0"/>
        </w:rPr>
        <w:t xml:space="preserve">a chimera is a legless serpentine bird that has the power to breathe fire. Now like the chimera (and dragons) you have a pair of wings giving you the ability to fly and can breathe high intensity fire either in the form of explosive fireballs or a long stream of flames. The fires you can breathe </w:t>
      </w:r>
      <w:r w:rsidDel="00000000" w:rsidR="00000000" w:rsidRPr="00000000">
        <w:rPr>
          <w:rtl w:val="0"/>
        </w:rPr>
        <w:t xml:space="preserve">is always</w:t>
      </w:r>
      <w:r w:rsidDel="00000000" w:rsidR="00000000" w:rsidRPr="00000000">
        <w:rPr>
          <w:rtl w:val="0"/>
        </w:rPr>
        <w:t xml:space="preserve"> significantly stronger than you are yourself hitting with a concussive force nearly 5 times your own strength in addition to burning anything it hits.</w:t>
      </w:r>
      <w:r w:rsidDel="00000000" w:rsidR="00000000" w:rsidRPr="00000000">
        <w:rPr>
          <w:rtl w:val="0"/>
        </w:rPr>
        <w:br w:type="textWrapping"/>
      </w:r>
    </w:p>
    <w:p w:rsidR="00000000" w:rsidDel="00000000" w:rsidP="00000000" w:rsidRDefault="00000000" w:rsidRPr="00000000" w14:paraId="000003D9">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My Existence Is My Power (Kamen rider Zi-Oh) (400)</w:t>
      </w:r>
      <w:r w:rsidDel="00000000" w:rsidR="00000000" w:rsidRPr="00000000">
        <w:rPr>
          <w:rtl w:val="0"/>
        </w:rPr>
        <w:t xml:space="preserve">: Your powers aren’t something that can just be taken away or erased by the wave of someone’s hand or a few lines in a script. You ARE your powers, for your nature as a Destroyer is built into your very existence. You’re still here, so clearly your power must be too. If your superpowers or abilities are somehow stolen or nullified, you’ll find them working just fine when you tap into them once again. The worst you might feel is a bit of fatigue or disorientation, but your might remains the same as it was before...and likely to the unpleasant surprise of whatever thief tried to make off with it.</w:t>
        <w:br w:type="textWrapping"/>
      </w:r>
    </w:p>
    <w:p w:rsidR="00000000" w:rsidDel="00000000" w:rsidP="00000000" w:rsidRDefault="00000000" w:rsidRPr="00000000" w14:paraId="000003DA">
      <w:pPr>
        <w:pageBreakBefore w:val="0"/>
        <w:numPr>
          <w:ilvl w:val="1"/>
          <w:numId w:val="1"/>
        </w:numPr>
        <w:ind w:left="1440" w:hanging="360"/>
        <w:rPr>
          <w:ins w:author="Isaiah Perez" w:id="201" w:date="2021-10-19T23:56:20Z"/>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Multi-Animagus (A Happy Harry Potter Fanfiction) (400)</w:t>
      </w:r>
      <w:r w:rsidDel="00000000" w:rsidR="00000000" w:rsidRPr="00000000">
        <w:rPr>
          <w:rtl w:val="0"/>
        </w:rPr>
        <w:t xml:space="preserve">: Something strange happens when you perform the Animagus ritual, whether a rare gene mutation, a lunar/solar eclipse, struck by lightning at the end, or a large meteor shower. Whatever the case, you've somehow unlocked the rarest form of this ability. Now all creature forms, both magical and not, are available for your transforming pleasure, what's more you understand the forms intuitively and have perfect control of them, although you may find that your senses are heightened while human, including those outside of the physical five. You might even gain a new one or two depending on the creature and how often you stay transformed.</w:t>
      </w:r>
      <w:ins w:author="Isaiah Perez" w:id="201" w:date="2021-10-19T23:56:20Z">
        <w:r w:rsidDel="00000000" w:rsidR="00000000" w:rsidRPr="00000000">
          <w:rPr>
            <w:rtl w:val="0"/>
          </w:rPr>
        </w:r>
      </w:ins>
    </w:p>
    <w:p w:rsidR="00000000" w:rsidDel="00000000" w:rsidP="00000000" w:rsidRDefault="00000000" w:rsidRPr="00000000" w14:paraId="000003DB">
      <w:pPr>
        <w:pageBreakBefore w:val="0"/>
        <w:ind w:left="1440" w:firstLine="0"/>
        <w:rPr>
          <w:ins w:author="Isaiah Perez" w:id="201" w:date="2021-10-19T23:56:20Z"/>
        </w:rPr>
      </w:pPr>
      <w:ins w:author="Isaiah Perez" w:id="201" w:date="2021-10-19T23:56:20Z">
        <w:r w:rsidDel="00000000" w:rsidR="00000000" w:rsidRPr="00000000">
          <w:rPr>
            <w:rtl w:val="0"/>
          </w:rPr>
        </w:r>
      </w:ins>
    </w:p>
    <w:p w:rsidR="00000000" w:rsidDel="00000000" w:rsidP="00000000" w:rsidRDefault="00000000" w:rsidRPr="00000000" w14:paraId="000003DC">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ins w:author="Isaiah Perez" w:id="201" w:date="2021-10-19T23:56:20Z">
        <w:r w:rsidDel="00000000" w:rsidR="00000000" w:rsidRPr="00000000">
          <w:rPr>
            <w:b w:val="1"/>
            <w:rtl w:val="0"/>
            <w:rPrChange w:author="Isaiah Perez" w:id="202" w:date="2021-10-19T23:56:20Z">
              <w:rPr/>
            </w:rPrChange>
          </w:rPr>
          <w:t xml:space="preserve">Multiple Forms (Lobotomy Corporation) (400)</w:t>
        </w:r>
        <w:r w:rsidDel="00000000" w:rsidR="00000000" w:rsidRPr="00000000">
          <w:rPr>
            <w:rtl w:val="0"/>
            <w:rPrChange w:author="Isaiah Perez" w:id="202" w:date="2021-10-19T23:56:20Z">
              <w:rPr/>
            </w:rPrChange>
          </w:rPr>
          <w:t xml:space="preserve">: You have multiple forms. Any and all can be human or monstrous. At first what forms you take are tied to your emotional state, but given enough practice, you can adapt to change forms willingly with little effort.</w:t>
        </w:r>
      </w:ins>
      <w:r w:rsidDel="00000000" w:rsidR="00000000" w:rsidRPr="00000000">
        <w:rPr>
          <w:rtl w:val="0"/>
        </w:rPr>
        <w:br w:type="textWrapping"/>
      </w:r>
    </w:p>
    <w:p w:rsidR="00000000" w:rsidDel="00000000" w:rsidP="00000000" w:rsidRDefault="00000000" w:rsidRPr="00000000" w14:paraId="000003DD">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Dovahkiin (The Elder Scrolls V: Skyrim) (500)</w:t>
      </w:r>
      <w:r w:rsidDel="00000000" w:rsidR="00000000" w:rsidRPr="00000000">
        <w:rPr>
          <w:rtl w:val="0"/>
        </w:rPr>
        <w:t xml:space="preserve">: Perhaps the Last Dragonborn isn’t really the last anymore, perhaps Akatosh has decided to be generous, or maybe your benefactor just snapped their fingers regardless one way or another you’re now a Dragonborn. As a Dragonborn you gain an innate understanding of the Thu’um and similar languages with the ability to learn them by pure instinct like a dragon, allowing you in time to create new shouts. Alongside this whenever you slay a dragon you may choose to devour it’s soul, gaining all the knowledge it possessed in life, in essence you’re taking everything it was into yourself. These souls empower you whenever devoured and give you a considerable boost to your mystical and physical abilities. The other man or woman will still be around should you not take the scenario below. As one final boon, being that your nature is so intertwined with prophecy you’ll find that fate will assist you at times, and make the impossible quite possible should you work at it, such as a mere human warrior being able to bring down the Dragon god of Destruction.</w:t>
        <w:br w:type="textWrapping"/>
      </w:r>
    </w:p>
    <w:p w:rsidR="00000000" w:rsidDel="00000000" w:rsidP="00000000" w:rsidRDefault="00000000" w:rsidRPr="00000000" w14:paraId="000003DE">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Jinchuuriki (Generic Naruto Fanfiction) (500)</w:t>
      </w:r>
      <w:r w:rsidDel="00000000" w:rsidR="00000000" w:rsidRPr="00000000">
        <w:rPr>
          <w:rtl w:val="0"/>
        </w:rPr>
        <w:t xml:space="preserve">: You are a Jinchūriki, a human sacrifice made for the sake of your family, village or nation. A being, ancient and eternal, of virtually unfathomable power was sealed within you, when you were but a child. </w:t>
        <w:br w:type="textWrapping"/>
        <w:br w:type="textWrapping"/>
        <w:t xml:space="preserve">While this tends to be a rough deal, it does have its advantages. First, you have regeneration, capable of healing anything short of lost limbs in minutes if not seconds. Secondly, your senses are boosted to a massive extent, granting you heightened senses of smell, hearing, and even sight. Apart from that you have access to all of the beast’s vast power providing you not only with a massively, ridiculously, boosted chakra capacity and very nearly inexhaustible chakra regeneration, but the same for any other energies you may use. Indeed, all powers are the same to the beast, as it converts any and all energies to any other with little effort. </w:t>
        <w:br w:type="textWrapping"/>
        <w:br w:type="textWrapping"/>
        <w:t xml:space="preserve">In addition, unlike many Jinchūriki you have reached a perfect harmony with the entity sealed within you. They don’t blame you for their predicament and have developed a very amicable relationship with you, the details of which are up to you to decide. Not only can you freely use its chakra cloak, chakra tails, bijuu bomb, etc, but you also have all of the wisdom of an age-old being at your disposal along with its experience in the world, it having witnessed various techniques and things most people cannot even imagine. </w:t>
        <w:br w:type="textWrapping"/>
      </w:r>
    </w:p>
    <w:p w:rsidR="00000000" w:rsidDel="00000000" w:rsidP="00000000" w:rsidRDefault="00000000" w:rsidRPr="00000000" w14:paraId="000003DF">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Dragon Blood (Fate/Apocrypha) (600)</w:t>
      </w:r>
      <w:r w:rsidDel="00000000" w:rsidR="00000000" w:rsidRPr="00000000">
        <w:rPr>
          <w:rtl w:val="0"/>
        </w:rPr>
        <w:t xml:space="preserve">: It is strong in you, for whatever reason. Maybe this manifests as having an internal mana reactor capable of producing large amounts of magical energy in bursts, maybe you’ve got skin so tough in all but one spot it would take a potent offensive ability to bypass it.</w:t>
        <w:br w:type="textWrapping"/>
      </w:r>
    </w:p>
    <w:p w:rsidR="00000000" w:rsidDel="00000000" w:rsidP="00000000" w:rsidRDefault="00000000" w:rsidRPr="00000000" w14:paraId="000003E0">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Dragon Bodied (Fate/Apocrypha) (Free with Demiservant/Pseudoservant)</w:t>
      </w:r>
      <w:r w:rsidDel="00000000" w:rsidR="00000000" w:rsidRPr="00000000">
        <w:rPr>
          <w:rtl w:val="0"/>
        </w:rPr>
        <w:t xml:space="preserve">: Apparently you took ‘always be the Dragon’ rather literally. Because now you can turn into one, with all the additional power, durability and size that entails. On the downside, this is the ability to ‘sacrifice human form to become a dragon’, which is exactly what would have happened for Siegfried if his entire body had been coated with Fafnir’s blood. It doesn’t have an off switch by itself, and while active it renders you vulnerable to dragon-specific capabilities. Maybe don’t take on St George while you’re like this, but he’s not in this story...right? On the plus side, with a bit of effort you can now enter the ‘Other Side of the World’, though considering that’s where all the other mythological creatures went you won’t exactly be a big fish in a small pond anymore. You can reset this ability and assume human form again at the end of each Jump. The world-shifting ability changes to being able to enter adjacent hidden worlds in other Jumps, rather than freely dimension-hopping.</w:t>
        <w:br w:type="textWrapping"/>
      </w:r>
    </w:p>
    <w:p w:rsidR="00000000" w:rsidDel="00000000" w:rsidP="00000000" w:rsidRDefault="00000000" w:rsidRPr="00000000" w14:paraId="000003E1">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Elemental Affinity (Samurai Jack) (600)</w:t>
      </w:r>
      <w:r w:rsidDel="00000000" w:rsidR="00000000" w:rsidRPr="00000000">
        <w:rPr>
          <w:rtl w:val="0"/>
        </w:rPr>
        <w:t xml:space="preserve">: You can shift into an alternate form made out of a single natural element.</w:t>
        <w:br w:type="textWrapping"/>
      </w:r>
    </w:p>
    <w:p w:rsidR="00000000" w:rsidDel="00000000" w:rsidP="00000000" w:rsidRDefault="00000000" w:rsidRPr="00000000" w14:paraId="000003E2">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Warg (A Song of Ice and Fire) (</w:t>
      </w:r>
      <w:commentRangeStart w:id="3"/>
      <w:r w:rsidDel="00000000" w:rsidR="00000000" w:rsidRPr="00000000">
        <w:rPr>
          <w:b w:val="1"/>
          <w:rtl w:val="0"/>
        </w:rPr>
        <w:t xml:space="preserve">600</w:t>
      </w:r>
      <w:commentRangeEnd w:id="3"/>
      <w:r w:rsidDel="00000000" w:rsidR="00000000" w:rsidRPr="00000000">
        <w:commentReference w:id="3"/>
      </w:r>
      <w:r w:rsidDel="00000000" w:rsidR="00000000" w:rsidRPr="00000000">
        <w:rPr>
          <w:b w:val="1"/>
          <w:rtl w:val="0"/>
        </w:rPr>
        <w:t xml:space="preserve">)</w:t>
      </w:r>
      <w:r w:rsidDel="00000000" w:rsidR="00000000" w:rsidRPr="00000000">
        <w:rPr>
          <w:rtl w:val="0"/>
        </w:rPr>
        <w:t xml:space="preserve">: You can slip into the skin of animals. This allows you to effectively possess them. Animals will serve you loyally once you have bonded with them.</w:t>
        <w:br w:type="textWrapping"/>
      </w:r>
    </w:p>
    <w:p w:rsidR="00000000" w:rsidDel="00000000" w:rsidP="00000000" w:rsidRDefault="00000000" w:rsidRPr="00000000" w14:paraId="000003E3">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Ancient Awakened Emissary Omega (Dragon Age) (600)</w:t>
      </w:r>
      <w:r w:rsidDel="00000000" w:rsidR="00000000" w:rsidRPr="00000000">
        <w:rPr>
          <w:rtl w:val="0"/>
        </w:rPr>
        <w:t xml:space="preserve">: There are a couple of ways for a darkspawn to be stronger than others of their kind. They could get older, drink the blood of a Grey Warden in a similar fashion that the Grey Wardens drink their blood, could be born intelligent and thus be capable of blight magic, and kill other strong darkspawn to hone themself. All of these things are in your favor. Due to the awakening you went through you look completely like your race, no longer blight things, and are all around more rounded. The other three tags also all around increasing your roundedness. To give you an idea of how magically capable you are now, only one emissary omega has ever been seen, and it nearly killed the Hero of Ferelden and his companions with a single spell. Granted, it could only do that once. You're probably near twice as or even more magically capable than that. You'll be as smart as a few people put together, your physical traits depending but at least several times stronger than any other of that type of darkspawn in most respects, and there isn't a single darkspawn short of the Archdemon that won't listen to you. Don't expect them to go against the taint or Archdemon though.</w:t>
        <w:br w:type="textWrapping"/>
      </w:r>
    </w:p>
    <w:p w:rsidR="00000000" w:rsidDel="00000000" w:rsidP="00000000" w:rsidRDefault="00000000" w:rsidRPr="00000000" w14:paraId="000003E4">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First Class (Final Fantasy 7 Remake) (600)</w:t>
      </w:r>
      <w:r w:rsidDel="00000000" w:rsidR="00000000" w:rsidRPr="00000000">
        <w:rPr>
          <w:rtl w:val="0"/>
        </w:rPr>
        <w:t xml:space="preserve">: All SOLDIERs are bathed in mako, but you took to it like a fish to water. Your compatibility with your augmentations was matched only by your skill on the battlefield, rapidly propelling you to the top of your class. Before long, you earned your spot in the elite-of-the-elite, and were given the rank of SOLDIER, First Class. Like the fabled red mages, you are a master with both weapons and magic. Using everything from giant swords to materia, you routinely face down Gaia’s toughest monsters and take on Shinra’s most important assignments. Even an “average” First Class SOLDIER is a one-person army, and your skills will only grow with time. Put in a decade of work, and you might just be a match for Sephiroth. Fight with the best, Jumper.</w:t>
        <w:br w:type="textWrapping"/>
      </w:r>
    </w:p>
    <w:p w:rsidR="00000000" w:rsidDel="00000000" w:rsidP="00000000" w:rsidRDefault="00000000" w:rsidRPr="00000000" w14:paraId="000003E5">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G-Type (Final Fantasy 7 Remake) (Free with Limit Break)</w:t>
      </w:r>
      <w:r w:rsidDel="00000000" w:rsidR="00000000" w:rsidRPr="00000000">
        <w:rPr>
          <w:rtl w:val="0"/>
        </w:rPr>
        <w:t xml:space="preserve">: Your Jenova-cells are unstable, and can both absorb traits and pass them along to others. Thankfully, you won’t suffer the degradation that usually comes with these genes. You can absorb biological traits and incorporate them into your form. You can also pass your own traits onto others, either imbuing them with fractions of your power or creating entire copies of yourself. This transfer is temporary, but you can choose if the target creature simply loses the gifted traits or suffers lethal degradation when the power is spent. Your ability to absorb and adapt extends beyond innate biological features. Like the Blue Mages of old, you can learn from the spells cast by your enemies, adding them to your own repertoire. You still must survive the effects, and complex spells may require multiple exposures, but eventually you’ll turn your enemy’s tools against them.</w:t>
        <w:br w:type="textWrapping"/>
      </w:r>
    </w:p>
    <w:p w:rsidR="00000000" w:rsidDel="00000000" w:rsidP="00000000" w:rsidRDefault="00000000" w:rsidRPr="00000000" w14:paraId="000003E6">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Immortal Tribe (Mushoku Tensei) (600)</w:t>
      </w:r>
      <w:r w:rsidDel="00000000" w:rsidR="00000000" w:rsidRPr="00000000">
        <w:rPr>
          <w:rtl w:val="0"/>
        </w:rPr>
        <w:t xml:space="preserve">: Arguably the strongest of the magic races. The Immortal Tribe can potentially live forever and can take and regenerate through tremendous amounts of damage before dying. You have pitch black skin and between two and six arms.</w:t>
        <w:br w:type="textWrapping"/>
      </w:r>
    </w:p>
    <w:p w:rsidR="00000000" w:rsidDel="00000000" w:rsidP="00000000" w:rsidRDefault="00000000" w:rsidRPr="00000000" w14:paraId="000003E7">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True Dragon (That Time I Got Reincarnated As A Slime) (600)</w:t>
      </w:r>
      <w:r w:rsidDel="00000000" w:rsidR="00000000" w:rsidRPr="00000000">
        <w:rPr>
          <w:rtl w:val="0"/>
        </w:rPr>
        <w:t xml:space="preserve">: The worlds current strongest existences, not counting the future Demigod and Great Demon Lord. You become a member of the dysfunctional family of True Dragons. Current members include the White Ice Velzado, Scorch Dragon Velgrynd, Storm Dragon Veldora and Milim Nava and now, You. You are now an immortal godlike being made of pure energy and formed by sentient beings’ prayers. You may choose an aspect of reality to represent and embody. Whenever you die, unless your soul is destroyed you are reborn into a weaker normal Dragon body. </w:t>
        <w:br w:type="textWrapping"/>
      </w:r>
    </w:p>
    <w:p w:rsidR="00000000" w:rsidDel="00000000" w:rsidP="00000000" w:rsidRDefault="00000000" w:rsidRPr="00000000" w14:paraId="000003E8">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Demon Lord (That Time I Got Reincarnated As A Slime) (600)</w:t>
      </w:r>
      <w:r w:rsidDel="00000000" w:rsidR="00000000" w:rsidRPr="00000000">
        <w:rPr>
          <w:rtl w:val="0"/>
        </w:rPr>
        <w:t xml:space="preserve">: -In the beginning there were 3. One who would pursue the Ultimate Skill, One who would live as one pleased and One who would judge the world. Because their objectives were different, they could recognize each other. After that 2 more joined, and now there are 6 including you. </w:t>
        <w:br w:type="textWrapping"/>
        <w:br w:type="textWrapping"/>
        <w:t xml:space="preserve">To become a True Demon Lord one must first possess a "Demon Lord's Seed". The Demon Lord's Seed is something along the lines of skill but not really a skill. Its only purpose is to allow the user to evolve into a Demon Lord and nothing more. If one has the Seed, then the next task would be to collect 10,000 souls. The souls do not have to be directly collected by the one partaking in the ascension, but rather as long as the deaths are conducted by their intention the souls will be collected. If two opposing parties are involved in the same soul collection period, the party who has more direct access or contribution to it will receive the souls. </w:t>
        <w:br w:type="textWrapping"/>
        <w:br w:type="textWrapping"/>
        <w:t xml:space="preserve">The Harvest Festival occurs once all the requirements are met and the one to ascend agrees to begin the evolution. Once it is about to begin, the Voice of the World will announce it and it will start immediately. </w:t>
        <w:br w:type="textWrapping"/>
        <w:br w:type="textWrapping"/>
        <w:t xml:space="preserve">Some will lose consciousness or enter a hibernation state, while others will be able to maintain their composure. Others will struggle to control their new powers. During the Harvest Festival, the one ascending undergoes a transformation in which they can physically and racially evolve, and gain a tremendous amount of magical power, notably ten times as much as their previous magical power. Additional abilities and Ultimate Skills can be obtained during the transformation. There is also the possibility of a significant change in personality. </w:t>
        <w:br w:type="textWrapping"/>
        <w:br w:type="textWrapping"/>
        <w:t xml:space="preserve">Additionally, the subordinates of the one who ascends will also receive "gifts" of power or ability. After consuming 10000 human souls and going through the Harvest Festival, you have emerged as a True Demon Lord. You are immensely stronger than before and you have become a Half-Spiritual existence and a skill of your choosing has evolved to its next level. </w:t>
        <w:br w:type="textWrapping"/>
        <w:br w:type="textWrapping"/>
        <w:t xml:space="preserve">You may eventually evolve into a Great Demon Lord, an existence on par with True Dragons.</w:t>
        <w:br w:type="textWrapping"/>
      </w:r>
    </w:p>
    <w:p w:rsidR="00000000" w:rsidDel="00000000" w:rsidP="00000000" w:rsidRDefault="00000000" w:rsidRPr="00000000" w14:paraId="000003E9">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Ultimate Skill (That Time I Got Reincarnated As A Slime) (Free)</w:t>
      </w:r>
      <w:r w:rsidDel="00000000" w:rsidR="00000000" w:rsidRPr="00000000">
        <w:rPr>
          <w:rtl w:val="0"/>
        </w:rPr>
        <w:t xml:space="preserve">: You have been blessed and lucky enough to obtain an Ultimate Skill through some means. Rejoice, for you’ve joined the ranks of this world’s strongest although you’re nowhere near the actual top. You may choose to either buy a Canon Ultimate Skill or create one for your own. If you buy multiple skills you may combine them into a single skill. Your created skill can only have up to 3 abilities, excepting those combined and they must stay consistent. Their power must be kept close to canon skill levels.</w:t>
        <w:br w:type="textWrapping"/>
      </w:r>
    </w:p>
    <w:p w:rsidR="00000000" w:rsidDel="00000000" w:rsidP="00000000" w:rsidRDefault="00000000" w:rsidRPr="00000000" w14:paraId="000003EA">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Elemental Body (Pathfinder) (600)</w:t>
      </w:r>
      <w:r w:rsidDel="00000000" w:rsidR="00000000" w:rsidRPr="00000000">
        <w:rPr>
          <w:rtl w:val="0"/>
        </w:rPr>
        <w:t xml:space="preserve">: At the apex of your mastery of the elements, you may freely transform yourself into an elemental, composed of one or more of your mastered forces. The elements now bow to your will, and will defend you automatically. Additionally, you may consume elements in the environment in order to heal your injuries and restore your stamina, though it may require a significant amount to achieve noticeable effects.</w:t>
        <w:br w:type="textWrapping"/>
      </w:r>
    </w:p>
    <w:p w:rsidR="00000000" w:rsidDel="00000000" w:rsidP="00000000" w:rsidRDefault="00000000" w:rsidRPr="00000000" w14:paraId="000003EB">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Wide-Blooded (Pathfinder) (600)</w:t>
      </w:r>
      <w:r w:rsidDel="00000000" w:rsidR="00000000" w:rsidRPr="00000000">
        <w:rPr>
          <w:rtl w:val="0"/>
        </w:rPr>
        <w:t xml:space="preserve">: Every sorcerer is naturally suffused with deep magic energy. For most, this is traced back to a supernatural ancestor that bred into their lineage at some point in the past, but for others it may be as simple as having been born of a line of talented wizards or even the air of a great destiny hanging about them. Whatever the case may be, every sorcerer owes their power to this strange magic that suffused their being, known as a Bloodline. Your bloodline can influence you in a number of ways, from simply having a greater proclivity to certain spells to greater or lesser innate magical abilities and a warped physical appearance.</w:t>
        <w:br w:type="textWrapping"/>
        <w:br w:type="textWrapping"/>
        <w:t xml:space="preserve">You yourself are even more saturated with not one source of magical blood, but two. While this is rare, it is not entirely unheard of, but you are different. Where the bloods would conflict and be diluted within others, in you they are willing to play nicely and you gain the full benefits of both Bloodlines. A strange one you are, but then such is the nature of a sorcerer regardless.</w:t>
        <w:br w:type="textWrapping"/>
      </w:r>
    </w:p>
    <w:p w:rsidR="00000000" w:rsidDel="00000000" w:rsidP="00000000" w:rsidRDefault="00000000" w:rsidRPr="00000000" w14:paraId="000003EC">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commentRangeStart w:id="4"/>
      <w:commentRangeStart w:id="5"/>
      <w:r w:rsidDel="00000000" w:rsidR="00000000" w:rsidRPr="00000000">
        <w:rPr>
          <w:b w:val="1"/>
          <w:rtl w:val="0"/>
        </w:rPr>
        <w:t xml:space="preserve">Deep-Blooded (Pathfinder) (Free)</w:t>
      </w:r>
      <w:r w:rsidDel="00000000" w:rsidR="00000000" w:rsidRPr="00000000">
        <w:rPr>
          <w:rtl w:val="0"/>
        </w:rPr>
        <w:t xml:space="preserve">:</w:t>
      </w:r>
      <w:ins w:author="TheZimon04" w:id="203" w:date="2023-07-07T10:44:44Z">
        <w:commentRangeEnd w:id="4"/>
        <w:r w:rsidDel="00000000" w:rsidR="00000000" w:rsidRPr="00000000">
          <w:commentReference w:id="4"/>
        </w:r>
        <w:commentRangeEnd w:id="5"/>
        <w:r w:rsidDel="00000000" w:rsidR="00000000" w:rsidRPr="00000000">
          <w:commentReference w:id="5"/>
        </w:r>
        <w:r w:rsidDel="00000000" w:rsidR="00000000" w:rsidRPr="00000000">
          <w:rPr>
            <w:rtl w:val="0"/>
          </w:rPr>
          <w:t xml:space="preserve"> All sorcerers draw their power from their potent magical natures, drawing on the traces of arcane in their blood and focusing it as their power increases. </w:t>
          <w:br w:type="textWrapping"/>
          <w:br w:type="textWrapping"/>
          <w:t xml:space="preserve">Some take this farther than others, Dragon Disciples are sorcerers who draw out their dragon blood, slowly transforming themselves and growing ever closer to their draconic ancestors. But this has its limits, as these disciples eventually reach a ceiling, an equilibrium in their nature between both races. However for you, as the trend seems to be, this is not the case. </w:t>
          <w:br w:type="textWrapping"/>
          <w:br w:type="textWrapping"/>
          <w:t xml:space="preserve">When you possess the blood of an ancestor that is potent enough for you to possess some trace or echo of their abilities, those abilities will grow over time and perhaps even branch into entirely new ones over time. In time, you can grow to become as if a member of this ancestor's race yourself. The time required for this will vary greatly depending on both the strength of the being in your lineage and how diluted the blood is, but the more you exercise the abilities, the faster it will be.</w:t>
        </w:r>
      </w:ins>
      <w:del w:author="TheZimon04" w:id="203" w:date="2023-07-07T10:44:44Z">
        <w:r w:rsidDel="00000000" w:rsidR="00000000" w:rsidRPr="00000000">
          <w:rPr>
            <w:rtl w:val="0"/>
          </w:rPr>
          <w:delText xml:space="preserve"> Every sorcerer is naturally suffused with deep magic energy. For most, this is traced back to a supernatural ancestor that bred into their lineage at some point in the past, but for others it may be as simple as having been born of a line of talented wizards or even the air of a great destiny hanging about them. Whatever the case may be, every sorcerer owes their power to this strange magic that suffused their being, known as a Bloodline. Your bloodline can influence you in a number of ways, from simply having a greater proclivity to certain spells to greater or lesser innate magical abilities and a warped physical appearance.</w:delText>
          <w:br w:type="textWrapping"/>
          <w:br w:type="textWrapping"/>
          <w:delText xml:space="preserve">You yourself are even more saturated with not one source of magical blood, but two. While this is rare, it is not entirely unheard of, but you are different. Where the bloods would conflict and be diluted within others, in you they are willing to play nicely and you gain the full benefits of both Bloodlines. A strange one you are, but then such is the nature of a sorcerer regardless.</w:delText>
        </w:r>
      </w:del>
      <w:ins w:author="TheZimon04" w:id="203" w:date="2023-07-07T10:44:44Z">
        <w:r w:rsidDel="00000000" w:rsidR="00000000" w:rsidRPr="00000000">
          <w:rPr>
            <w:rtl w:val="0"/>
          </w:rPr>
          <w:t xml:space="preserve"> </w:t>
        </w:r>
      </w:ins>
      <w:r w:rsidDel="00000000" w:rsidR="00000000" w:rsidRPr="00000000">
        <w:rPr>
          <w:rtl w:val="0"/>
        </w:rPr>
        <w:br w:type="textWrapping"/>
      </w:r>
    </w:p>
    <w:p w:rsidR="00000000" w:rsidDel="00000000" w:rsidP="00000000" w:rsidRDefault="00000000" w:rsidRPr="00000000" w14:paraId="000003ED">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Zombie Mob (Dragon Quest Builders) (600)</w:t>
      </w:r>
      <w:r w:rsidDel="00000000" w:rsidR="00000000" w:rsidRPr="00000000">
        <w:rPr>
          <w:rtl w:val="0"/>
        </w:rPr>
        <w:t xml:space="preserve">: </w:t>
      </w:r>
      <w:r w:rsidDel="00000000" w:rsidR="00000000" w:rsidRPr="00000000">
        <w:rPr>
          <w:rtl w:val="0"/>
        </w:rPr>
        <w:t xml:space="preserve">sometimes in this world if a man or beast is killed with unfinished business or by disease they can come back. Once per jump if killed you will "respawn" a week later in the same place you were killed, your skin would be sickly and pale your hair a deep purple and your eyes glowing a vivid red. When raised you will be several times stronger physically then you were when alive (despite technically being alive if brought back by this perk you will count as physically dead for the purposes of anything that checks for that such as the save game perk).</w:t>
        <w:br w:type="textWrapping"/>
      </w:r>
    </w:p>
    <w:p w:rsidR="00000000" w:rsidDel="00000000" w:rsidP="00000000" w:rsidRDefault="00000000" w:rsidRPr="00000000" w14:paraId="000003EE">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Evolutionary Divergence (EVO Search For Eden) (600)</w:t>
      </w:r>
      <w:r w:rsidDel="00000000" w:rsidR="00000000" w:rsidRPr="00000000">
        <w:rPr>
          <w:rtl w:val="0"/>
        </w:rPr>
        <w:t xml:space="preserve">: Natural life has diverged along many different evolutionary lines, and you've acquired the same trick, at least in your own way. Instead of having just one form, you technically have five that you can switch between at will. EVO is gained by these forms equally, meaning you get to evolve all five at an equal rate with no additional effort, although you cannot share their pools between them in any way. At any point you may copy one of your forms over to fill any of the other slots, letting you start to diverge them from that point onwards normally.</w:t>
        <w:br w:type="textWrapping"/>
      </w:r>
    </w:p>
    <w:p w:rsidR="00000000" w:rsidDel="00000000" w:rsidP="00000000" w:rsidRDefault="00000000" w:rsidRPr="00000000" w14:paraId="000003EF">
      <w:pPr>
        <w:pageBreakBefore w:val="0"/>
        <w:numPr>
          <w:ilvl w:val="2"/>
          <w:numId w:val="1"/>
        </w:numPr>
        <w:ind w:left="2160" w:hanging="360"/>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Evolutionary Potential (EVO Search For Eden) (Free)</w:t>
      </w:r>
      <w:r w:rsidDel="00000000" w:rsidR="00000000" w:rsidRPr="00000000">
        <w:rPr>
          <w:rtl w:val="0"/>
        </w:rPr>
        <w:t xml:space="preserve">: You now have the ability to gather and store an energy that can only be properly described as evolutionary potential or EVO for short. This will slowly accumulate as you go about the natural process of survival. Impressive acts such as surviving a natural disaster or mortal combat will grant you larger amounts, and eating food will give you some based on the relative value of it. Namely, the higher up on the food chain (meaning it processes larger amounts of biological energy) it is, the more you'll gain per pound. You do technically have a cap on how much you can store relative to your form, but it's large enough that at full capacity you could go through a large number of relatively extreme changes before bottoming out. Actually reaching that maximum is another story.</w:t>
        <w:br w:type="textWrapping"/>
      </w:r>
    </w:p>
    <w:p w:rsidR="00000000" w:rsidDel="00000000" w:rsidP="00000000" w:rsidRDefault="00000000" w:rsidRPr="00000000" w14:paraId="000003F0">
      <w:pPr>
        <w:pageBreakBefore w:val="0"/>
        <w:numPr>
          <w:ilvl w:val="2"/>
          <w:numId w:val="1"/>
        </w:numPr>
        <w:ind w:left="2160" w:hanging="360"/>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Mysterious Time Stream Evolves You (EVO Search For Eden) (Free)</w:t>
      </w:r>
      <w:r w:rsidDel="00000000" w:rsidR="00000000" w:rsidRPr="00000000">
        <w:rPr>
          <w:rtl w:val="0"/>
        </w:rPr>
        <w:t xml:space="preserve">: I shouldn't have to explain why the natural process of evolution isn't really going to work for you. Thankfully you get to cheat. By expending EVO you can evolve yourself, with the cost depending on the scale and complexity of the change, along with how much it diverges from the current state of yourself and nature, as adaptation is specifically influenced by its environment. It's easier to become a large reptilian beast when the dinosaurs roam the earth for example. This only requires intent on your part, with nature handling the rest. Note that evolving leaves you with a new body in its prime, meaning you should haven’t to worry about old age. Evolving only requires several minutes to let the changes take place. Never more than five, and should you really push yourself you might be able to manage it in two, although it's advisable to take your time with the process</w:t>
      </w:r>
      <w:ins w:author="Deleted user" w:id="204" w:date="2021-02-20T20:42:44Z">
        <w:r w:rsidDel="00000000" w:rsidR="00000000" w:rsidRPr="00000000">
          <w:rPr>
            <w:rtl w:val="0"/>
          </w:rPr>
          <w:t xml:space="preserve">i</w:t>
        </w:r>
      </w:ins>
      <w:r w:rsidDel="00000000" w:rsidR="00000000" w:rsidRPr="00000000">
        <w:rPr>
          <w:rtl w:val="0"/>
        </w:rPr>
        <w:t xml:space="preserve"> as the end results will be much better if done with patience.</w:t>
        <w:br w:type="textWrapping"/>
      </w:r>
    </w:p>
    <w:p w:rsidR="00000000" w:rsidDel="00000000" w:rsidP="00000000" w:rsidRDefault="00000000" w:rsidRPr="00000000" w14:paraId="000003F1">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Instinct (EVO Search For Eden) (Free)</w:t>
      </w:r>
      <w:r w:rsidDel="00000000" w:rsidR="00000000" w:rsidRPr="00000000">
        <w:rPr>
          <w:rtl w:val="0"/>
        </w:rPr>
        <w:t xml:space="preserve">: For the duration of this jump odds are you're going to be changing forms on a regular basis, and you probably aren't to be exactly familiar with them. From now on regardless of the form you take you have a full and complete set of instincts that let you control and use your form with competency. This ranges all the way from basic body control to knowing that the thing you see right there is something your body would love to eat. At all times you have a complete awareness of your instincts, as clear as a voice in your head would be, instead of them just being subconscious impulses. You're also aware of why they are telling you what they do.</w:t>
        <w:br w:type="textWrapping"/>
      </w:r>
    </w:p>
    <w:p w:rsidR="00000000" w:rsidDel="00000000" w:rsidP="00000000" w:rsidRDefault="00000000" w:rsidRPr="00000000" w14:paraId="000003F2">
      <w:pPr>
        <w:pageBreakBefore w:val="0"/>
        <w:numPr>
          <w:ilvl w:val="2"/>
          <w:numId w:val="1"/>
        </w:numPr>
        <w:ind w:left="2160" w:hanging="360"/>
        <w:rPr>
          <w:u w:val="none"/>
          <w:rPrChange w:author="Leonardo Dos Santos" w:id="60" w:date="2025-05-13T12:42:55Z">
            <w:rPr>
              <w:u w:val="none"/>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Born To Adapt (EVO Search For Eden) (Free)</w:t>
      </w:r>
      <w:r w:rsidDel="00000000" w:rsidR="00000000" w:rsidRPr="00000000">
        <w:rPr>
          <w:rtl w:val="0"/>
        </w:rPr>
        <w:t xml:space="preserve">: To survive is to adapt, and you've internalized this truth. Whenever you'd gain EVO instead of the normal amount you gain around twice as much. This will mean that you'll almost always have a decent stock of EVO to evolve in response to new conditions, even if it still isn't enough to be frivolous. Change is inevitable, and you'll never need to worry about being left behind.</w:t>
        <w:br w:type="textWrapping"/>
      </w:r>
    </w:p>
    <w:p w:rsidR="00000000" w:rsidDel="00000000" w:rsidP="00000000" w:rsidRDefault="00000000" w:rsidRPr="00000000" w14:paraId="000003F3">
      <w:pPr>
        <w:pageBreakBefore w:val="0"/>
        <w:numPr>
          <w:ilvl w:val="1"/>
          <w:numId w:val="1"/>
        </w:numPr>
        <w:ind w:left="1440" w:hanging="360"/>
        <w:rPr>
          <w:u w:val="none"/>
          <w:rPrChange w:author="Leonardo Dos Santos" w:id="60" w:date="2025-05-13T12:42:55Z">
            <w:rPr>
              <w:u w:val="none"/>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Locale Evolution (EVO Search For Eden) (600)</w:t>
      </w:r>
      <w:r w:rsidDel="00000000" w:rsidR="00000000" w:rsidRPr="00000000">
        <w:rPr>
          <w:rtl w:val="0"/>
        </w:rPr>
        <w:t xml:space="preserve">: Instead of just directing EVO towards yourself, you can direct it towards your surroundings. The results are nowhere near as impressive, but this can allow you to slowly shift and guide the surrounding biosphere along your preferred lines. Do note that while potent over time, the cost and effort will grow exponentially as the size of the target area increases. Nevertheless, excellent for personalizing your surroundings for the home field advantage.</w:t>
        <w:br w:type="textWrapping"/>
      </w:r>
    </w:p>
    <w:p w:rsidR="00000000" w:rsidDel="00000000" w:rsidP="00000000" w:rsidRDefault="00000000" w:rsidRPr="00000000" w14:paraId="000003F4">
      <w:pPr>
        <w:pageBreakBefore w:val="0"/>
        <w:numPr>
          <w:ilvl w:val="2"/>
          <w:numId w:val="1"/>
        </w:numPr>
        <w:ind w:left="2160" w:hanging="360"/>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Evolutionary Potential (EVO Search For Eden) (Free)</w:t>
      </w:r>
      <w:r w:rsidDel="00000000" w:rsidR="00000000" w:rsidRPr="00000000">
        <w:rPr>
          <w:rtl w:val="0"/>
        </w:rPr>
        <w:t xml:space="preserve">: You now have the ability to gather and store an energy that can only be properly described as evolutionary potential or EVO for short. This will slowly accumulate as you go about the natural process of survival. Impressive acts such as surviving a natural disaster or mortal combat will grant you larger amounts, and eating food will give you some based on the relative value of it. Namely, the higher up on the food chain (meaning it processes larger amounts of biological energy) it is, the more you'll gain per pound. You do technically have a cap on how much you can store relative to your form, but it's large enough that at full capacity you could go through a large number of relatively extreme changes before bottoming out. Actually reaching that maximum is another story.</w:t>
        <w:br w:type="textWrapping"/>
      </w:r>
    </w:p>
    <w:p w:rsidR="00000000" w:rsidDel="00000000" w:rsidP="00000000" w:rsidRDefault="00000000" w:rsidRPr="00000000" w14:paraId="000003F5">
      <w:pPr>
        <w:pageBreakBefore w:val="0"/>
        <w:numPr>
          <w:ilvl w:val="2"/>
          <w:numId w:val="1"/>
        </w:numPr>
        <w:ind w:left="2160" w:hanging="360"/>
        <w:rPr>
          <w:u w:val="none"/>
          <w:rPrChange w:author="Leonardo Dos Santos" w:id="60" w:date="2025-05-13T12:42:55Z">
            <w:rPr>
              <w:u w:val="none"/>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Mysterious Time Stream Evolves You (EVO Search For Eden) (Free)</w:t>
      </w:r>
      <w:r w:rsidDel="00000000" w:rsidR="00000000" w:rsidRPr="00000000">
        <w:rPr>
          <w:rtl w:val="0"/>
        </w:rPr>
        <w:t xml:space="preserve">: I shouldn't have to explain why the natural process of evolution isn't really going to work for you. Thankfully you get to cheat. By expending EVO you can evolve yourself, with the cost depending on the scale and complexity of the change, along with how much it diverges from the current state of yourself and nature, as adaptation is specifically influenced by its environment. It's easier to become a large reptilian beast when the dinosaurs roam the earth for example. This only requires intent on your part, with nature handling the rest. Note that evolving leaves you with a new body in its prime, meaning you should haven’t to worry about old age. Evolving only requires several minutes to let the changes take place. Never more than five, and should you really push yourself you might be able to manage it in two, although it's advisable to take your time with the process as the end results will be much better if done with patience.</w:t>
        <w:br w:type="textWrapping"/>
      </w:r>
      <w:r w:rsidDel="00000000" w:rsidR="00000000" w:rsidRPr="00000000">
        <w:rPr>
          <w:rtl w:val="0"/>
        </w:rPr>
      </w:r>
    </w:p>
    <w:p w:rsidR="00000000" w:rsidDel="00000000" w:rsidP="00000000" w:rsidRDefault="00000000" w:rsidRPr="00000000" w14:paraId="000003F6">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Leviathan (Mass Effect) (800)</w:t>
      </w:r>
      <w:r w:rsidDel="00000000" w:rsidR="00000000" w:rsidRPr="00000000">
        <w:rPr>
          <w:rtl w:val="0"/>
        </w:rPr>
        <w:t xml:space="preserve">: Look to the stars, Jumper, and rejoice. For thou now dwells amongst them. You are taking this choice and with it comes many boons. You are massive, up to two kilometers in length or more, physically powerful and durable enough to survive the deepest oceans, you gain biotics strong enough to rip ships from orbit, telepathy strong enough to enslave the minds and bodies of all within your reach, and even have access to technology so advanced you surpass even your own creations. With certain cybernetic enhancements, you may breathe any atmosphere you wish, achieve flight and limited space flight under your own power, communicate across the vastness of space instantly, and further increase your own impossible biotic might. And, even then, biomechanical and purely organic enhancements are also within your grasp.</w:t>
        <w:br w:type="textWrapping"/>
      </w:r>
    </w:p>
    <w:p w:rsidR="00000000" w:rsidDel="00000000" w:rsidP="00000000" w:rsidRDefault="00000000" w:rsidRPr="00000000" w14:paraId="000003F7">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Original Hybrid (Vampire Diaries) (800)</w:t>
      </w:r>
      <w:r w:rsidDel="00000000" w:rsidR="00000000" w:rsidRPr="00000000">
        <w:rPr>
          <w:rtl w:val="0"/>
        </w:rPr>
        <w:t xml:space="preserve">: Ah, the Original Family. The first vampires in history, and the second set of immortals ever created. Theirs is a tale of love and hatred, betrayal and blood. And now it is your story as well. You are a sibling to Elijah, Niklaus, Rebekah, Kol, Finn and Freya, another one to have been turned immortal by Esther’s spell. Blood ties bind you to them, as well as to your mother. Curiously enough, they do not bind you to your ‘father’. You see, you only have one ‘true’ sibling here, and that would be one Niklaus Mikaelson. As he was one of her betrayals to Mikael, you are another. Your true father was none other than Ansel, a great Alpha of the Werewolves. As such, not only do you now possess all the powers possessed by any other Original Vampire, but you are indeed something greater than even them. You have strength and speed second almost to none, being able to treat Ancient or even Original Vampires as unruly children, let alone normal ones.</w:t>
        <w:br w:type="textWrapping"/>
        <w:br w:type="textWrapping"/>
        <w:t xml:space="preserve">You can create others of your kind from Werewolves by feeding them your blood and killing them, and then feeding them the blood of a Petrova Doppelganger to complete the transition. After this jump, you can create them out of plain humans, as you would a Vampire. You can still create vampires, it just requires you to decide one way or the other when feeding them your blood.</w:t>
        <w:br w:type="textWrapping"/>
      </w:r>
    </w:p>
    <w:p w:rsidR="00000000" w:rsidDel="00000000" w:rsidP="00000000" w:rsidRDefault="00000000" w:rsidRPr="00000000" w14:paraId="000003F8">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Invasive Species (EVO Search For Eden) (800)</w:t>
      </w:r>
      <w:r w:rsidDel="00000000" w:rsidR="00000000" w:rsidRPr="00000000">
        <w:rPr>
          <w:rtl w:val="0"/>
        </w:rPr>
        <w:t xml:space="preserve">: Invasive species are such a terrible ecological hazard. Foreign elements introduced by careless parties who have no concern for the delicate ecological balance, left to run amok unchecked due to a lack of natural counters among their new environment. Thank heavens you have nothing to do with that sort of thing, right Jumper? You no longer find it harder to evolve in ways that don’t fit the current biosphere, and in addition you possess an odd mental library or sense for the traits of the lifeforms that you’ve encountered before. Evolving to emulate these encountered traits is incredibly easy, letting you evolve the traits and abilities of other creatures before continuing onward down your own evolutionary journey. While this can be used to gain the extraordinary abilities inherent to other species, note that it doesn’t change the fact that the EVO cost still scales based on the effort and complexity, and as such god-like species will be far beyond you even with this perk. While there might not really ever be something that could be truly called the ultimate lifeform, I imagine you’ll get pretty close given enough time.</w:t>
        <w:br w:type="textWrapping"/>
      </w:r>
    </w:p>
    <w:p w:rsidR="00000000" w:rsidDel="00000000" w:rsidP="00000000" w:rsidRDefault="00000000" w:rsidRPr="00000000" w14:paraId="000003F9">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Evolutionary Potential (EVO Search For Eden) (Free)</w:t>
      </w:r>
      <w:r w:rsidDel="00000000" w:rsidR="00000000" w:rsidRPr="00000000">
        <w:rPr>
          <w:rtl w:val="0"/>
        </w:rPr>
        <w:t xml:space="preserve">: You now have the ability to gather and store an energy that can only be properly described as evolutionary potential or EVO for short. This will slowly accumulate as you go about the natural process of survival. Impressive acts such as surviving a natural disaster or mortal combat will grant you larger amounts, and eating food will give you some based on the relative value of it. Namely, the higher up on the food chain (meaning it processes larger amounts of biological energy) it is, the more you'll gain per pound. You do technically have a cap on how much you can store relative to your form, but it's large enough that at full capacity you could go through a large number of relatively extreme changes before bottoming out. Actually reaching that maximum is another story.</w:t>
        <w:br w:type="textWrapping"/>
      </w:r>
    </w:p>
    <w:p w:rsidR="00000000" w:rsidDel="00000000" w:rsidP="00000000" w:rsidRDefault="00000000" w:rsidRPr="00000000" w14:paraId="000003FA">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Mysterious Time Stream Evolves You (EVO Search For Eden) (Free)</w:t>
      </w:r>
      <w:r w:rsidDel="00000000" w:rsidR="00000000" w:rsidRPr="00000000">
        <w:rPr>
          <w:rtl w:val="0"/>
        </w:rPr>
        <w:t xml:space="preserve">: I shouldn't have to explain why the natural process of evolution isn't really going to work for you. Thankfully you get to cheat. By expending EVO you can evolve yourself, with the cost depending on the scale and complexity of the change, along with how much it diverges from the current state of yourself and nature, as adaptation is specifically influenced by its environment. It's easier to become a large reptilian beast when the dinosaurs roam the earth for example. This only requires intent on your part, with nature handling the rest. Note that evolving leaves you with a new body in its prime, meaning you should haven’t to worry about old age. Evolving only requires several minutes to let the changes take place. Never more than five, and should you really push yourself you might be able to manage it in two, although it's advisable to take your time with the process as the end results will be much better if done with patience.</w:t>
        <w:br w:type="textWrapping"/>
      </w:r>
    </w:p>
    <w:p w:rsidR="00000000" w:rsidDel="00000000" w:rsidP="00000000" w:rsidRDefault="00000000" w:rsidRPr="00000000" w14:paraId="000003FB">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Instinct (EVO Search For Eden) (Free)</w:t>
      </w:r>
      <w:r w:rsidDel="00000000" w:rsidR="00000000" w:rsidRPr="00000000">
        <w:rPr>
          <w:rtl w:val="0"/>
        </w:rPr>
        <w:t xml:space="preserve">: For the duration of this jump odds are you're going to be changing forms on a regular basis, and you probably aren't to be exactly familiar with them. From now on regardless of the form you take you have a full and complete set of instincts that let you control and use your form with competency. This ranges all the way from basic body control to knowing that the thing you see right there is something your body would love to eat. At all times you have a complete awareness of your instincts, as clear as a voice in your head would be, instead of them just being subconscious impulses. You're also aware of why they are telling you what they do.</w:t>
      </w:r>
      <w:r w:rsidDel="00000000" w:rsidR="00000000" w:rsidRPr="00000000">
        <w:rPr>
          <w:rtl w:val="0"/>
        </w:rPr>
        <w:br w:type="textWrapping"/>
      </w:r>
    </w:p>
    <w:p w:rsidR="00000000" w:rsidDel="00000000" w:rsidP="00000000" w:rsidRDefault="00000000" w:rsidRPr="00000000" w14:paraId="000003FC">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Tribrid (Vampire Diaries) (1000)</w:t>
      </w:r>
      <w:r w:rsidDel="00000000" w:rsidR="00000000" w:rsidRPr="00000000">
        <w:rPr>
          <w:rtl w:val="0"/>
        </w:rPr>
        <w:t xml:space="preserve">: The curse and blessing of Hope Mikaelson, a union of species, a blending of powers... to be a Tribrid is to be the final conclusion of the mingling of supernatural genes. You are not just a vampire any more, or a werewolf. Someone in your close ancestry was a witch, and now you are one too, and of great power and skill. With the power of magic surging through your veins in addition to your massively enhanced physical abilities and your strengthened mental powers, you are one of the most powerful beings in the world. The only ones who come close to you are the likes of the Siphoner Vampires who can channel the magic of their own vampirism for practically infinite power, or Hope Mikaelson, if and when she’s old enough to use magic. And, of course, others like Silas and Amara. But you can see more on them below.</w:t>
        <w:br w:type="textWrapping"/>
      </w:r>
    </w:p>
    <w:p w:rsidR="00000000" w:rsidDel="00000000" w:rsidP="00000000" w:rsidRDefault="00000000" w:rsidRPr="00000000" w14:paraId="000003FD">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Titan Form (Ward) (1000)</w:t>
      </w:r>
      <w:r w:rsidDel="00000000" w:rsidR="00000000" w:rsidRPr="00000000">
        <w:rPr>
          <w:rtl w:val="0"/>
        </w:rPr>
        <w:t xml:space="preserve">: Much like the Titans that would later show up in the Ward timeline you can take on a gigantic inhuman form heavily influenced by the nature of your powers. In this form you firstly have the equivalent of a medium to high end brute power due to strength and durability even more than what logically comes with such sheer size(though not as much as even a small Endbringer unless you already have good brute powers) and minor regenerative ability. More importantly though when in this form your powers are greatly boosted, with high sechen ranges in every direction possible, meaning your powers operate at not only a noticeably greater scale and potency than usual but with versatility you'd normally consider outside their range in virtually every measure. Using this form in the Jump however or even having this capability will put a huge target on your back in the canon Ward timeline.</w:t>
      </w:r>
      <w:r w:rsidDel="00000000" w:rsidR="00000000" w:rsidRPr="00000000">
        <w:rPr>
          <w:rtl w:val="0"/>
        </w:rPr>
        <w:br w:type="textWrapping"/>
      </w:r>
    </w:p>
    <w:bookmarkStart w:colFirst="0" w:colLast="0" w:name="kix.zesdmivxk83v" w:id="16"/>
    <w:bookmarkEnd w:id="16"/>
    <w:p w:rsidR="00000000" w:rsidDel="00000000" w:rsidP="00000000" w:rsidRDefault="00000000" w:rsidRPr="00000000" w14:paraId="000003FE">
      <w:pPr>
        <w:pStyle w:val="Heading1"/>
        <w:pageBreakBefore w:val="0"/>
        <w:numPr>
          <w:ilvl w:val="0"/>
          <w:numId w:val="1"/>
        </w:numPr>
        <w:spacing w:after="0" w:before="0" w:lineRule="auto"/>
        <w:ind w:left="720" w:hanging="360"/>
        <w:rPr>
          <w:sz w:val="22"/>
          <w:szCs w:val="22"/>
          <w:rPrChange w:author="Leonardo Dos Santos" w:id="60" w:date="2025-05-13T12:42:55Z">
            <w:rPr>
              <w:sz w:val="22"/>
              <w:szCs w:val="22"/>
            </w:rPr>
          </w:rPrChange>
        </w:rPr>
        <w:pPrChange w:author="Leonardo Dos Santos" w:id="0" w:date="2025-05-13T12:42:55Z">
          <w:pPr>
            <w:pStyle w:val="Heading1"/>
            <w:pageBreakBefore w:val="0"/>
            <w:numPr>
              <w:ilvl w:val="0"/>
              <w:numId w:val="4"/>
            </w:numPr>
            <w:spacing w:after="0" w:before="0" w:lineRule="auto"/>
            <w:ind w:left="720" w:hanging="360"/>
          </w:pPr>
        </w:pPrChange>
      </w:pPr>
      <w:bookmarkStart w:colFirst="0" w:colLast="0" w:name="_gtmnb4z6s43l" w:id="17"/>
      <w:bookmarkEnd w:id="17"/>
      <w:r w:rsidDel="00000000" w:rsidR="00000000" w:rsidRPr="00000000">
        <w:rPr>
          <w:b w:val="1"/>
          <w:sz w:val="22"/>
          <w:szCs w:val="22"/>
          <w:rtl w:val="0"/>
        </w:rPr>
        <w:t xml:space="preserve">Intelligence Domain (</w:t>
      </w:r>
      <w:ins w:author="Dương VH" w:id="205" w:date="2021-10-04T14:30:42Z">
        <w:del w:author="Anonymous" w:id="206" w:date="2024-05-23T21:20:03Z">
          <w:r w:rsidDel="00000000" w:rsidR="00000000" w:rsidRPr="00000000">
            <w:rPr>
              <w:b w:val="1"/>
              <w:sz w:val="22"/>
              <w:szCs w:val="22"/>
              <w:rtl w:val="0"/>
            </w:rPr>
            <w:delText xml:space="preserve">52</w:delText>
          </w:r>
        </w:del>
      </w:ins>
      <w:del w:author="Anonymous" w:id="206" w:date="2024-05-23T21:20:03Z">
        <w:r w:rsidDel="00000000" w:rsidR="00000000" w:rsidRPr="00000000">
          <w:rPr>
            <w:b w:val="1"/>
            <w:sz w:val="22"/>
            <w:szCs w:val="22"/>
            <w:rtl w:val="0"/>
          </w:rPr>
          <w:delText xml:space="preserve">49</w:delText>
        </w:r>
      </w:del>
      <w:r w:rsidDel="00000000" w:rsidR="00000000" w:rsidRPr="00000000">
        <w:rPr>
          <w:b w:val="1"/>
          <w:sz w:val="22"/>
          <w:szCs w:val="22"/>
          <w:rtl w:val="0"/>
        </w:rPr>
        <w:t xml:space="preserve"> Perks) [</w:t>
      </w:r>
      <w:hyperlink w:anchor="kix.pl4epvrjkswz">
        <w:r w:rsidDel="00000000" w:rsidR="00000000" w:rsidRPr="00000000">
          <w:rPr>
            <w:b w:val="1"/>
            <w:color w:val="1155cc"/>
            <w:sz w:val="22"/>
            <w:szCs w:val="22"/>
            <w:u w:val="single"/>
            <w:rtl w:val="0"/>
          </w:rPr>
          <w:t xml:space="preserve">TOP</w:t>
        </w:r>
      </w:hyperlink>
      <w:r w:rsidDel="00000000" w:rsidR="00000000" w:rsidRPr="00000000">
        <w:rPr>
          <w:b w:val="1"/>
          <w:sz w:val="22"/>
          <w:szCs w:val="22"/>
          <w:rtl w:val="0"/>
        </w:rPr>
        <w:t xml:space="preserve">]</w:t>
        <w:br w:type="textWrapping"/>
      </w:r>
    </w:p>
    <w:p w:rsidR="00000000" w:rsidDel="00000000" w:rsidP="00000000" w:rsidRDefault="00000000" w:rsidRPr="00000000" w14:paraId="000003FF">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Fashion (Ward) (50)</w:t>
      </w:r>
      <w:r w:rsidDel="00000000" w:rsidR="00000000" w:rsidRPr="00000000">
        <w:rPr>
          <w:rtl w:val="0"/>
        </w:rPr>
        <w:t xml:space="preserve">: Looks are a lot more important than you think in a world like this, and now you know just how to formulate the appearance you want in order to convey the message you want the world to see when they look at you. You can also identify a surprising amount of information about others with great accuracy based on how they dress themselves.</w:t>
        <w:br w:type="textWrapping"/>
      </w:r>
    </w:p>
    <w:p w:rsidR="00000000" w:rsidDel="00000000" w:rsidP="00000000" w:rsidRDefault="00000000" w:rsidRPr="00000000" w14:paraId="00000400">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A Detective AND a Chimp (Justice League Dark) (100)</w:t>
      </w:r>
      <w:r w:rsidDel="00000000" w:rsidR="00000000" w:rsidRPr="00000000">
        <w:rPr>
          <w:rtl w:val="0"/>
        </w:rPr>
        <w:t xml:space="preserve">: You know, folks would probably call you the world’s greatest detective if you were human. But maybe you are human? What matters is that you’ve got the acumen to put Sherlock Holmes out of business. You notice some of anything and everything, can piece clues and evidence together, and get to the heart of any mystery in record time. Even Batman would respect you as a partner when it came to solving crime. You’re also incredibly curious and that curiosity has a magical way of working in your favor more times than not. When you go poking around, you always stumble on some bit of extra information that’s remarkably helpful for whatever investigation you’re in.</w:t>
        <w:br w:type="textWrapping"/>
      </w:r>
    </w:p>
    <w:p w:rsidR="00000000" w:rsidDel="00000000" w:rsidP="00000000" w:rsidRDefault="00000000" w:rsidRPr="00000000" w14:paraId="00000401">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A Simple Magic (Justice League Dark) (100)</w:t>
      </w:r>
      <w:r w:rsidDel="00000000" w:rsidR="00000000" w:rsidRPr="00000000">
        <w:rPr>
          <w:rtl w:val="0"/>
        </w:rPr>
        <w:t xml:space="preserve">: You’re a liar. Just an absolute, filthy liar. You’ve got a knack for lying in thought, word, and deed. Tall tales, feints, betrayals, espionage, bluffs, omissions, secrets, disguises, you’ve studied it all. You can keep track of all the stories you conjure up comfortably. And if you’ve got the spark for magic, you’ll be able to weave your lies into your spells, crafting powerful illusions and concealing terrible curses like it’s just another Tuesday. This won’t give you the tactical acumen to make sure you aren’t caught and I’m sure someone could find some way to force the truth out of you. Still, given how everything you do could be a lie in one form or another, it would take something divine to make you show your hand.</w:t>
        <w:br w:type="textWrapping"/>
      </w:r>
    </w:p>
    <w:p w:rsidR="00000000" w:rsidDel="00000000" w:rsidP="00000000" w:rsidRDefault="00000000" w:rsidRPr="00000000" w14:paraId="00000402">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I have an idea (Rune Factory) (100)</w:t>
      </w:r>
      <w:r w:rsidDel="00000000" w:rsidR="00000000" w:rsidRPr="00000000">
        <w:rPr>
          <w:rtl w:val="0"/>
        </w:rPr>
        <w:t xml:space="preserve">: So, the most important thing about blacksmithing isn’t making things, it’s about having an idea of what to make and how to make it. From now on, whenever you acquire a book that contains recipes, or items that could potentially be made, you will always know how to make it. If you have a sword or space gun that you found in a dungeon, you will now know what materials are required to make it, and the process to make it. This can be applied to other things like food and clothing, but you probably will get the most use out of this for making weapons and armor. If you learn more about weapons, armor or technology, you will be able to make better stuff based on your own knowledge, even combining contradicting or conflicting technology into something that combines the strengths of both while mitigating their weaknesses. This will not help you if you don’t know how to make things though, this just tells you what you need and the basics of what you should do, so if you are terrible at building things... Don’t blame me.</w:t>
        <w:br w:type="textWrapping"/>
      </w:r>
    </w:p>
    <w:p w:rsidR="00000000" w:rsidDel="00000000" w:rsidP="00000000" w:rsidRDefault="00000000" w:rsidRPr="00000000" w14:paraId="00000403">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Seeker of Knowledge (The Elder Scrolls V: Skyrim) (100)</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There's always something to be learned and obtained from the past, whether that is an interesting architecture style, an ancient tome of knowledge, or an artifact forgotten by the vagaries of time. You have an eye for detail and you're good at finding clues and patterns, enough so that you could piece together enough clues to get you started on finding whatever you seek with a little bit of research.</w:t>
        <w:br w:type="textWrapping"/>
      </w:r>
    </w:p>
    <w:p w:rsidR="00000000" w:rsidDel="00000000" w:rsidP="00000000" w:rsidRDefault="00000000" w:rsidRPr="00000000" w14:paraId="00000404">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Enhanced Memory (Star Wars Knights of the Old Republic) (100)</w:t>
      </w:r>
      <w:r w:rsidDel="00000000" w:rsidR="00000000" w:rsidRPr="00000000">
        <w:rPr>
          <w:rtl w:val="0"/>
        </w:rPr>
        <w:t xml:space="preserve">: You gain perfect photographic memory and instant mental recall.</w:t>
        <w:br w:type="textWrapping"/>
      </w:r>
    </w:p>
    <w:p w:rsidR="00000000" w:rsidDel="00000000" w:rsidP="00000000" w:rsidRDefault="00000000" w:rsidRPr="00000000" w14:paraId="00000405">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Late Nights and Dusty Tomes (Dragon Age Inquisition) (100)</w:t>
      </w:r>
      <w:r w:rsidDel="00000000" w:rsidR="00000000" w:rsidRPr="00000000">
        <w:rPr>
          <w:rtl w:val="0"/>
        </w:rPr>
        <w:t xml:space="preserve">: Magical research is your forte. Given enough time and the proper resources there is little to nothing you can’t uncover, discover, or learn.</w:t>
        <w:br w:type="textWrapping"/>
      </w:r>
    </w:p>
    <w:p w:rsidR="00000000" w:rsidDel="00000000" w:rsidP="00000000" w:rsidRDefault="00000000" w:rsidRPr="00000000" w14:paraId="00000406">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Beautiful Mind (Dragon Age Inquisition) (100)</w:t>
      </w:r>
      <w:r w:rsidDel="00000000" w:rsidR="00000000" w:rsidRPr="00000000">
        <w:rPr>
          <w:rtl w:val="0"/>
        </w:rPr>
        <w:t xml:space="preserve">: Your genius level intellect allows you to understand nearly any topic and would qualify you to work at the highest levels of academia.</w:t>
        <w:br w:type="textWrapping"/>
      </w:r>
    </w:p>
    <w:p w:rsidR="00000000" w:rsidDel="00000000" w:rsidP="00000000" w:rsidRDefault="00000000" w:rsidRPr="00000000" w14:paraId="00000407">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Equipment Engineer (Megaman Zero) (100)</w:t>
      </w:r>
      <w:r w:rsidDel="00000000" w:rsidR="00000000" w:rsidRPr="00000000">
        <w:rPr>
          <w:rtl w:val="0"/>
        </w:rPr>
        <w:t xml:space="preserve">: You’re good at taking weapons or gear apart and repurposing them, modifying them, or giving them other functions. You could take a basic handgun apart, replace a few parts, slot in a power cell, and end up with a buster in a pistol chassis. You could fashion the broke remains of a saber into a chain, or with time, modify an existing one to have an alternate spear function. Makes for a nice hobby.</w:t>
        <w:br w:type="textWrapping"/>
      </w:r>
    </w:p>
    <w:p w:rsidR="00000000" w:rsidDel="00000000" w:rsidP="00000000" w:rsidRDefault="00000000" w:rsidRPr="00000000" w14:paraId="00000408">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Combat Analysis (Megaman Zero) (100)</w:t>
      </w:r>
      <w:r w:rsidDel="00000000" w:rsidR="00000000" w:rsidRPr="00000000">
        <w:rPr>
          <w:rtl w:val="0"/>
        </w:rPr>
        <w:t xml:space="preserve">: Your analytical and multitasking systems have been improved, mainly for combat applications. You can effectively fight while searching for weak points or shoot at targets while chasing someone and calling HQ for backup. In essence, you think faster, and you think more. Perfect for instances where you have to focus on more than just not getting killed.</w:t>
        <w:br w:type="textWrapping"/>
      </w:r>
    </w:p>
    <w:p w:rsidR="00000000" w:rsidDel="00000000" w:rsidP="00000000" w:rsidRDefault="00000000" w:rsidRPr="00000000" w14:paraId="00000409">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color w:val="1a1a1b"/>
          <w:highlight w:val="white"/>
          <w:rtl w:val="0"/>
        </w:rPr>
        <w:t xml:space="preserve">Warrior (Worm Entity) (100)</w:t>
      </w:r>
      <w:r w:rsidDel="00000000" w:rsidR="00000000" w:rsidRPr="00000000">
        <w:rPr>
          <w:color w:val="1a1a1b"/>
          <w:highlight w:val="white"/>
          <w:rtl w:val="0"/>
        </w:rPr>
        <w:t xml:space="preserve">: To be a warrior seems pretty simple, doesn’t it? Well surprise surprise, it isn’t. To be a warrior means to automatically canvas the area around you, to see everything not as objects but as weapons, to be as deadly with literally everything you can possibly be with. With this perk, you have gained the ability to weaponize every single one of your abilities and perks towards offensive purposes. You also have gained the ability to hard-wire each of your perks with a highetened combat drive far beyond others of your kind, who's modifications can be fought against. You can turn even the most die-hard pacifist into a rampant, sociopathic murderer.</w:t>
        <w:br w:type="textWrapping"/>
      </w:r>
    </w:p>
    <w:p w:rsidR="00000000" w:rsidDel="00000000" w:rsidP="00000000" w:rsidRDefault="00000000" w:rsidRPr="00000000" w14:paraId="0000040A">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Vault Hunter Competency (Borderlands 3) (100)</w:t>
      </w:r>
      <w:r w:rsidDel="00000000" w:rsidR="00000000" w:rsidRPr="00000000">
        <w:rPr>
          <w:rtl w:val="0"/>
        </w:rPr>
        <w:t xml:space="preserve">: If you are going to be a Vault Hunter, you better have the skills to match. And when your Vault Hunter compatriots are from such diverse backgrounds as ex-soldier, retired gladiator, assassin, and Brick, you should be able to reliably kill the average bandit in your way. You now have intimate familiarity with any firearm you pick up, able to aim, fire accurately, reload quickly, and otherwise adjust for any odd gimmicks, like having to use a squirt gun to cool off overheated COV guns. Plus, you have one area of Close Quarters Combat that you are pretty decent in, whether that's slashing with a sword, stabbing with a knife, or just punching things. Lastly, you are able to quickly familiarize yourself with the operating procedures of any small- to medium-sized 1-4 passenger vehicle. And once you are familiar enough with a specific vehicle type, you can hijack that vehicle even when it's in motion. You just have to catch up with it first.</w:t>
        <w:br w:type="textWrapping"/>
      </w:r>
    </w:p>
    <w:p w:rsidR="00000000" w:rsidDel="00000000" w:rsidP="00000000" w:rsidRDefault="00000000" w:rsidRPr="00000000" w14:paraId="0000040B">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Instinctive (Borderlands 3) (100)</w:t>
      </w:r>
      <w:r w:rsidDel="00000000" w:rsidR="00000000" w:rsidRPr="00000000">
        <w:rPr>
          <w:rtl w:val="0"/>
        </w:rPr>
        <w:t xml:space="preserve">: You have an instinct when it comes to using your powers, letting you learn how to use them faster and more reliably, as well as learn other ways to apply them.</w:t>
        <w:br w:type="textWrapping"/>
      </w:r>
    </w:p>
    <w:p w:rsidR="00000000" w:rsidDel="00000000" w:rsidP="00000000" w:rsidRDefault="00000000" w:rsidRPr="00000000" w14:paraId="0000040C">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Quick Learner (Spyro) (100)</w:t>
      </w:r>
      <w:r w:rsidDel="00000000" w:rsidR="00000000" w:rsidRPr="00000000">
        <w:rPr>
          <w:rtl w:val="0"/>
        </w:rPr>
        <w:t xml:space="preserve">: You may not be the smartest but you aren't stupid either. You have to have quick wits to make your career of being as annoying as possible to your elders. You pick up on things far quicker than dragons twice your age. Learning new things is a breeze for you. It's if these old sacks of scales would teach you something worthwhile is the main issue here.</w:t>
        <w:br w:type="textWrapping"/>
      </w:r>
    </w:p>
    <w:p w:rsidR="00000000" w:rsidDel="00000000" w:rsidP="00000000" w:rsidRDefault="00000000" w:rsidRPr="00000000" w14:paraId="0000040D">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Multitasker (Lovecraft) (100)</w:t>
      </w:r>
      <w:r w:rsidDel="00000000" w:rsidR="00000000" w:rsidRPr="00000000">
        <w:rPr>
          <w:rtl w:val="0"/>
        </w:rPr>
        <w:t xml:space="preserve">: You have the ability to complete multiple tasks simultaneously. Split your attention between up to a dozen different things at once without having any trouble at all. Note that this doesn’t actually make you smarter, just better able to concentrate on multiple topics at once.</w:t>
        <w:br w:type="textWrapping"/>
      </w:r>
    </w:p>
    <w:p w:rsidR="00000000" w:rsidDel="00000000" w:rsidP="00000000" w:rsidRDefault="00000000" w:rsidRPr="00000000" w14:paraId="0000040E">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Perfect Time (The Fountain) (100)</w:t>
      </w:r>
      <w:r w:rsidDel="00000000" w:rsidR="00000000" w:rsidRPr="00000000">
        <w:rPr>
          <w:rtl w:val="0"/>
        </w:rPr>
        <w:t xml:space="preserve">: You gain a perfect awareness of time, able to count seconds as they pass and, with practice, judge exactly how long it will take to do any given task. You can also use this sense with memories if you have a perfect memory.</w:t>
        <w:br w:type="textWrapping"/>
      </w:r>
    </w:p>
    <w:p w:rsidR="00000000" w:rsidDel="00000000" w:rsidP="00000000" w:rsidRDefault="00000000" w:rsidRPr="00000000" w14:paraId="0000040F">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Brain Booster (EVO Search For Eden) (100)</w:t>
      </w:r>
      <w:r w:rsidDel="00000000" w:rsidR="00000000" w:rsidRPr="00000000">
        <w:rPr>
          <w:rtl w:val="0"/>
        </w:rPr>
        <w:t xml:space="preserve">: The gift of intelligence is a precious thing, and a creature that receives it is capable of going much further then they otherwise could have. Your brain or similar systems are now much more efficient and capable then typical, able to work naturally in ways that would require a great deal of effort to develop for any others. This is a subtle if noticeable boost in your mental capabilities, and you'll find it easier to evolve in ways that augment your mental attributes.</w:t>
      </w:r>
      <w:r w:rsidDel="00000000" w:rsidR="00000000" w:rsidRPr="00000000">
        <w:rPr>
          <w:rtl w:val="0"/>
        </w:rPr>
        <w:br w:type="textWrapping"/>
      </w:r>
    </w:p>
    <w:p w:rsidR="00000000" w:rsidDel="00000000" w:rsidP="00000000" w:rsidRDefault="00000000" w:rsidRPr="00000000" w14:paraId="00000410">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Improving the design (Rune Factory) (200)</w:t>
      </w:r>
      <w:r w:rsidDel="00000000" w:rsidR="00000000" w:rsidRPr="00000000">
        <w:rPr>
          <w:rtl w:val="0"/>
        </w:rPr>
        <w:t xml:space="preserve">: So, now you’ve got an idea of what you want to make, too bad that not every design is perfect. That’s right, from now on you can see the major flaws in designs or completed projects. Swords, armor, tech, you name it, you can see what’s wrong with them. Maybe the sword is a little unbalanced, or that armor is susceptible to rusting, now you can see the flaw and either create versions that lack these flaws or improve the original to get rid of flaws. Not only that, you always know how to make something better, whether you have time and resources to do so is something else entirely. Also, unless you completely rework a design, you can’t level up a grenade to be a talking robot without changing the core concept. You can, with effort, skip the requirement of certain components too, so long as you have the most important ones. If you were to expand into cooking for instance, you can create tomato juice with only a tomato, and still create it with all the flavors you want it to have, and have it in a cup if you didn’t have one before. Don’t question it, just don’t.</w:t>
        <w:br w:type="textWrapping"/>
      </w:r>
    </w:p>
    <w:p w:rsidR="00000000" w:rsidDel="00000000" w:rsidP="00000000" w:rsidRDefault="00000000" w:rsidRPr="00000000" w14:paraId="00000411">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Guessing Games (Undertale) (200)</w:t>
      </w:r>
      <w:r w:rsidDel="00000000" w:rsidR="00000000" w:rsidRPr="00000000">
        <w:rPr>
          <w:rtl w:val="0"/>
        </w:rPr>
        <w:t xml:space="preserve">: You’re good at guessing. Real good. You’re very observant, and excellent at reading people--so much so that you can make an accurate guess as to what someone ate for breakfast that day by having an unrelated conversation with them. More importantly, though, this ability allows you to recognize time-travellers just by their reactions to things they’ve seen before or knew about already.</w:t>
        <w:br w:type="textWrapping"/>
      </w:r>
    </w:p>
    <w:p w:rsidR="00000000" w:rsidDel="00000000" w:rsidP="00000000" w:rsidRDefault="00000000" w:rsidRPr="00000000" w14:paraId="00000412">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Spare (Undertale) (200)</w:t>
      </w:r>
      <w:r w:rsidDel="00000000" w:rsidR="00000000" w:rsidRPr="00000000">
        <w:rPr>
          <w:rtl w:val="0"/>
        </w:rPr>
        <w:t xml:space="preserve">: Sometimes in this world, you must resort to fighting--but that does not mean you must resort to killing. You’re very good at holding back with your attacks. You can tell whenever your next attack is going to be the one that kills your opponent, and you have expert control that allows you to always stop the fatal blow right before it hits.</w:t>
        <w:br w:type="textWrapping"/>
      </w:r>
    </w:p>
    <w:p w:rsidR="00000000" w:rsidDel="00000000" w:rsidP="00000000" w:rsidRDefault="00000000" w:rsidRPr="00000000" w14:paraId="00000413">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Innate Talent - Golden Mind (Overlord) (200)</w:t>
      </w:r>
      <w:r w:rsidDel="00000000" w:rsidR="00000000" w:rsidRPr="00000000">
        <w:rPr>
          <w:rtl w:val="0"/>
        </w:rPr>
        <w:t xml:space="preserve">: You are, simply put, superhumanly brilliant. You don’t necessarily know anything with just this, and it’s entirely possible to have a genius mind and yet still be ignorant, but if you actually bother to go out and learn things, or have perks, classes, or skills that provide you with knowledge, you will quickly find that you can piece together information and clues from even the tiniest shreds. Your intellect is of gargantuan size, and there is a potential drawback in such. If you are not careful to ground yourself, or to find company that can keep up with you mentally, it is entirely possible you might find yourself divorced from the human condition as you simply lose touch with the people around you that can’t possibly hope to keep up with your golden brilliance. Can be mitigated with the correct perks or efforts.</w:t>
        <w:br w:type="textWrapping"/>
      </w:r>
    </w:p>
    <w:p w:rsidR="00000000" w:rsidDel="00000000" w:rsidP="00000000" w:rsidRDefault="00000000" w:rsidRPr="00000000" w14:paraId="00000414">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Innate Talent - Alchemist (Overlord) (200)</w:t>
      </w:r>
      <w:r w:rsidDel="00000000" w:rsidR="00000000" w:rsidRPr="00000000">
        <w:rPr>
          <w:rtl w:val="0"/>
        </w:rPr>
        <w:t xml:space="preserve">: You are capable of brewing potions with magical effects. You can easily create ‘true’ healing potions that provide instantaneous healing rather than healing-over-time, and can make potions for any ‘buffing’ spells you know that are in the ranked magic system such as flight, invisibility, increased magic resistance, physical boosts, and so on. Obviously you must actually know a spell in order to make a potion with that spells effect. Additionally to make use of this talent you must actually have the means to make the potions in the first place such as an alchemist's lab or, for slimes, your own body.</w:t>
        <w:br w:type="textWrapping"/>
      </w:r>
    </w:p>
    <w:p w:rsidR="00000000" w:rsidDel="00000000" w:rsidP="00000000" w:rsidRDefault="00000000" w:rsidRPr="00000000" w14:paraId="00000415">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What’s This Doohickey? (Campione) (200)</w:t>
      </w:r>
      <w:r w:rsidDel="00000000" w:rsidR="00000000" w:rsidRPr="00000000">
        <w:rPr>
          <w:rtl w:val="0"/>
        </w:rPr>
        <w:t xml:space="preserve">: Ah, supernatural powers. They don’t come with an instruction manual, be it the magic of mortals, the Authorities of Gods or something else entirely, one needs to get their exact limits and improve themselves by trial and error. Well not anymore, this little blessing works to take care of that. Now, you gain an innate knowledge of how to use any new powers you acquire, as well as their limitations and advantages. Doesn’t sound like much until you get a power-up in the middle of a battle and you realize you don’t know how to use it. Embarrassing.</w:t>
        <w:br w:type="textWrapping"/>
      </w:r>
    </w:p>
    <w:p w:rsidR="00000000" w:rsidDel="00000000" w:rsidP="00000000" w:rsidRDefault="00000000" w:rsidRPr="00000000" w14:paraId="00000416">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Nobody Else is Shocked? (Girlchan in Paradise) (200)</w:t>
      </w:r>
      <w:r w:rsidDel="00000000" w:rsidR="00000000" w:rsidRPr="00000000">
        <w:rPr>
          <w:rtl w:val="0"/>
        </w:rPr>
        <w:t xml:space="preserve">: You’re able to make logical leaps and put clues together much faster than most people, so you realize what’s going on a bit sooner than most people. Expect your gasps of shock to come a few sentences before your teammates gasp in shock.</w:t>
        <w:br w:type="textWrapping"/>
      </w:r>
    </w:p>
    <w:p w:rsidR="00000000" w:rsidDel="00000000" w:rsidP="00000000" w:rsidRDefault="00000000" w:rsidRPr="00000000" w14:paraId="00000417">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Tech Savvy (One Punch Man) (200)</w:t>
      </w:r>
      <w:r w:rsidDel="00000000" w:rsidR="00000000" w:rsidRPr="00000000">
        <w:rPr>
          <w:rtl w:val="0"/>
        </w:rPr>
        <w:t xml:space="preserve">: You know how to work computers and tech really well, making robots or androids is really no issue, though combining things with living tissue might be a bit of an issue for you.</w:t>
        <w:br w:type="textWrapping"/>
      </w:r>
    </w:p>
    <w:p w:rsidR="00000000" w:rsidDel="00000000" w:rsidP="00000000" w:rsidRDefault="00000000" w:rsidRPr="00000000" w14:paraId="00000418">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Genius (Rosario + Vampire) (200)</w:t>
      </w:r>
      <w:r w:rsidDel="00000000" w:rsidR="00000000" w:rsidRPr="00000000">
        <w:rPr>
          <w:rtl w:val="0"/>
        </w:rPr>
        <w:t xml:space="preserve">: Your Intelligence is increased to at minimum Genius levels. You learn difficult subjects much faster than your peers and are likely to score at the top of your class in any exam.</w:t>
        <w:br w:type="textWrapping"/>
      </w:r>
    </w:p>
    <w:p w:rsidR="00000000" w:rsidDel="00000000" w:rsidP="00000000" w:rsidRDefault="00000000" w:rsidRPr="00000000" w14:paraId="00000419">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Psychonaut (A Happy Harry Potter Fanfiction) (200)</w:t>
      </w:r>
      <w:r w:rsidDel="00000000" w:rsidR="00000000" w:rsidRPr="00000000">
        <w:rPr>
          <w:rtl w:val="0"/>
        </w:rPr>
        <w:t xml:space="preserve">: Your mind has always been more fortified than others and your magic has followed this pattern. Your mind is shut tighter than a clam, with a formidable occlumency shield to protect it, and within the structure of your thoughts is an organised and efficient psyche more well regulated than a modern military. You learn things at double the rate and can recall them faster, able to link ideas with breathtaking speed, have greater mental stamina as well as capacity, forming an inner sanctum inside your head is simple, and you know how to defend your thoughts from anyone who steps on your turf. With this achieving Legilimency will be a snap, it just takes a little practice, and when you do your skill in the mind arts doubles in potency. You're able to read surface thoughts, speak telepathically through eye contact, plant suggestions, and that's if you're just casual about it. Delving deeper lets you scan memories, put a damaged mind back together or restructure a healthy one, even blast an </w:t>
      </w:r>
      <w:ins w:author="Anonymous" w:id="207" w:date="2024-05-28T02:07:34Z">
        <w:r w:rsidDel="00000000" w:rsidR="00000000" w:rsidRPr="00000000">
          <w:rPr>
            <w:rtl w:val="0"/>
            <w:rPrChange w:author="Anonymous" w:id="208" w:date="2024-05-28T02:07:34Z">
              <w:rPr/>
            </w:rPrChange>
          </w:rPr>
          <w:t xml:space="preserve">opponent</w:t>
        </w:r>
      </w:ins>
      <w:del w:author="Anonymous" w:id="207" w:date="2024-05-28T02:07:34Z">
        <w:r w:rsidDel="00000000" w:rsidR="00000000" w:rsidRPr="00000000">
          <w:rPr>
            <w:rtl w:val="0"/>
            <w:rPrChange w:author="Anonymous" w:id="208" w:date="2024-05-28T02:07:34Z">
              <w:rPr/>
            </w:rPrChange>
          </w:rPr>
          <w:delText xml:space="preserve">oppon</w:delText>
        </w:r>
      </w:del>
      <w:ins w:author="arun tulluri" w:id="209" w:date="2021-09-03T09:27:54Z">
        <w:del w:author="Anonymous" w:id="207" w:date="2024-05-28T02:07:34Z">
          <w:r w:rsidDel="00000000" w:rsidR="00000000" w:rsidRPr="00000000">
            <w:rPr>
              <w:rtl w:val="0"/>
              <w:rPrChange w:author="Anonymous" w:id="208" w:date="2024-05-28T02:07:34Z">
                <w:rPr/>
              </w:rPrChange>
            </w:rPr>
            <w:delText xml:space="preserve"> ki</w:delText>
          </w:r>
        </w:del>
      </w:ins>
      <w:del w:author="Anonymous" w:id="207" w:date="2024-05-28T02:07:34Z">
        <w:r w:rsidDel="00000000" w:rsidR="00000000" w:rsidRPr="00000000">
          <w:rPr>
            <w:rtl w:val="0"/>
            <w:rPrChange w:author="Anonymous" w:id="208" w:date="2024-05-28T02:07:34Z">
              <w:rPr/>
            </w:rPrChange>
          </w:rPr>
          <w:delText xml:space="preserve">ent</w:delText>
        </w:r>
      </w:del>
      <w:r w:rsidDel="00000000" w:rsidR="00000000" w:rsidRPr="00000000">
        <w:rPr>
          <w:rtl w:val="0"/>
        </w:rPr>
        <w:t xml:space="preserve"> back with psychic power. Just make sure you check for face tentacles, you don't want to get in the habit of eating brains do you?</w:t>
      </w:r>
      <w:r w:rsidDel="00000000" w:rsidR="00000000" w:rsidRPr="00000000">
        <w:rPr>
          <w:rtl w:val="0"/>
        </w:rPr>
        <w:br w:type="textWrapping"/>
      </w:r>
    </w:p>
    <w:p w:rsidR="00000000" w:rsidDel="00000000" w:rsidP="00000000" w:rsidRDefault="00000000" w:rsidRPr="00000000" w14:paraId="0000041A">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Mechanic (Pokemon) (300)</w:t>
      </w:r>
      <w:r w:rsidDel="00000000" w:rsidR="00000000" w:rsidRPr="00000000">
        <w:rPr>
          <w:rtl w:val="0"/>
        </w:rPr>
        <w:t xml:space="preserve">: You become much more adept with a toolbox. You can fix or improve most machines.</w:t>
        <w:br w:type="textWrapping"/>
      </w:r>
    </w:p>
    <w:p w:rsidR="00000000" w:rsidDel="00000000" w:rsidP="00000000" w:rsidRDefault="00000000" w:rsidRPr="00000000" w14:paraId="0000041B">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Technician (Pokemon) (300)</w:t>
      </w:r>
      <w:r w:rsidDel="00000000" w:rsidR="00000000" w:rsidRPr="00000000">
        <w:rPr>
          <w:rtl w:val="0"/>
        </w:rPr>
        <w:t xml:space="preserve">: You are very handy with most forms of electronics, from the PC to the Pokeball.</w:t>
        <w:br w:type="textWrapping"/>
      </w:r>
    </w:p>
    <w:p w:rsidR="00000000" w:rsidDel="00000000" w:rsidP="00000000" w:rsidRDefault="00000000" w:rsidRPr="00000000" w14:paraId="0000041C">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True Sight (A Certain Scientific Railgun) (300)</w:t>
      </w:r>
      <w:r w:rsidDel="00000000" w:rsidR="00000000" w:rsidRPr="00000000">
        <w:rPr>
          <w:rtl w:val="0"/>
        </w:rPr>
        <w:t xml:space="preserve">: They say that to beat an esper you first calmly analyze the opponent, then find a way to defeat them. Your analytical skills are increased to the point that you can see through someone’s actions in the present to find their weak point, whether it be in a fight or in something like a football match or a cook-off. You can discern their weaknesses and exploit that to defeat them more easily than you would have otherwise. Bear in mind that this isn’t the same as precognition, as this provides knowledge you can easily explain to others. An implementable defense is no longer impenetrable as long as you’re around.</w:t>
        <w:br w:type="textWrapping"/>
      </w:r>
    </w:p>
    <w:p w:rsidR="00000000" w:rsidDel="00000000" w:rsidP="00000000" w:rsidRDefault="00000000" w:rsidRPr="00000000" w14:paraId="0000041D">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Justified Paranoia (Star Wars The Clone Wars) (300)</w:t>
      </w:r>
      <w:r w:rsidDel="00000000" w:rsidR="00000000" w:rsidRPr="00000000">
        <w:rPr>
          <w:rtl w:val="0"/>
        </w:rPr>
        <w:t xml:space="preserve">: Your self preservation instinct gets a major upgrade. From now on you’ll be able to better predict when and where someone will suddenly attack, poison, assassinate, or otherwise kill you. You’ll also be able to easily formulate plans to counter these surprise attacks.</w:t>
        <w:br w:type="textWrapping"/>
      </w:r>
    </w:p>
    <w:p w:rsidR="00000000" w:rsidDel="00000000" w:rsidP="00000000" w:rsidRDefault="00000000" w:rsidRPr="00000000" w14:paraId="0000041E">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Blasterslinger (Star Wars the Clone Wars) (300)</w:t>
      </w:r>
      <w:r w:rsidDel="00000000" w:rsidR="00000000" w:rsidRPr="00000000">
        <w:rPr>
          <w:rtl w:val="0"/>
        </w:rPr>
        <w:t xml:space="preserve">: You gain an affinity for unconventional weapons and impractical methods of weapon wielding. You easily fire guns akimbo, wield two double-bladed swords at once, and fire typically inaccurate weapons with extreme precision.</w:t>
        <w:br w:type="textWrapping"/>
      </w:r>
    </w:p>
    <w:p w:rsidR="00000000" w:rsidDel="00000000" w:rsidP="00000000" w:rsidRDefault="00000000" w:rsidRPr="00000000" w14:paraId="0000041F">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Fast Learner (Twilight) (300)</w:t>
      </w:r>
      <w:r w:rsidDel="00000000" w:rsidR="00000000" w:rsidRPr="00000000">
        <w:rPr>
          <w:rtl w:val="0"/>
        </w:rPr>
        <w:t xml:space="preserve">: You can pick up on skills significantly faster than others and quickly adapt to new situations, even if you possess no other skills or experience.</w:t>
        <w:br w:type="textWrapping"/>
      </w:r>
    </w:p>
    <w:p w:rsidR="00000000" w:rsidDel="00000000" w:rsidP="00000000" w:rsidRDefault="00000000" w:rsidRPr="00000000" w14:paraId="00000420">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The Jack (Pathfinder) (300)</w:t>
      </w:r>
      <w:r w:rsidDel="00000000" w:rsidR="00000000" w:rsidRPr="00000000">
        <w:rPr>
          <w:rtl w:val="0"/>
        </w:rPr>
        <w:t xml:space="preserve">: Vigilante’s, over the course of their careers, pick up many small, useful skills to assist their disguises. You may quickly pick up the basics in any given trade or skill set, taking a mere fraction of the time to learn (how long depends greatly on current knowledge, related skill sets and complexity) You’ll have an inherent grasp for the basics, but learning anything more will require a significant time investment.</w:t>
        <w:br w:type="textWrapping"/>
      </w:r>
    </w:p>
    <w:p w:rsidR="00000000" w:rsidDel="00000000" w:rsidP="00000000" w:rsidRDefault="00000000" w:rsidRPr="00000000" w14:paraId="00000421">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Blood of Gold (Full Metal Alchemist) (400)</w:t>
      </w:r>
      <w:r w:rsidDel="00000000" w:rsidR="00000000" w:rsidRPr="00000000">
        <w:rPr>
          <w:rtl w:val="0"/>
        </w:rPr>
        <w:t xml:space="preserve">: You’re one of the few people that have a talent for Alchemy that can almost be described as simply genius. Like the Elric Brothers, you are the kind of alchemical prodigy that learns and understands Alchemy like it’s second Nature. You draw perfect transmutation circles, learn alchemical knowledge adults need months for as a child, and could even teach yourself basic alchemy through nothing but books and studying. You also gain a similar talent to other scientific fields of study.</w:t>
        <w:br w:type="textWrapping"/>
      </w:r>
    </w:p>
    <w:p w:rsidR="00000000" w:rsidDel="00000000" w:rsidP="00000000" w:rsidRDefault="00000000" w:rsidRPr="00000000" w14:paraId="00000422">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Brilliant Spark (Pokemon Anime) (400)</w:t>
      </w:r>
      <w:r w:rsidDel="00000000" w:rsidR="00000000" w:rsidRPr="00000000">
        <w:rPr>
          <w:rtl w:val="0"/>
        </w:rPr>
        <w:t xml:space="preserve">: There’s no sugar coating it my friend, you’re a capital G genius, and a prime example of what humanity gained when they ceased to be pokemon. Your mind is a wonder capable of rivaling computer systems, your IQ is off the charts. Now while that’s all well and good, the true reason you’re called a genius is your mastery over one category of engineering of your choice. Within that field you’re easily a match for most professionals in this world, capable of creating things that leave the scientists of your old world in awe. However, with research and experimentation you can truly reach the bleeding edge of technology within this world and beyond, creating giant robots, teleporters, reviving the dead, self-aware AIs, and other such wonders that would be more at home in a comic book.</w:t>
        <w:br w:type="textWrapping"/>
      </w:r>
    </w:p>
    <w:p w:rsidR="00000000" w:rsidDel="00000000" w:rsidP="00000000" w:rsidRDefault="00000000" w:rsidRPr="00000000" w14:paraId="00000423">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Scavenger (Megaman Zero) (400)</w:t>
      </w:r>
      <w:r w:rsidDel="00000000" w:rsidR="00000000" w:rsidRPr="00000000">
        <w:rPr>
          <w:rtl w:val="0"/>
        </w:rPr>
        <w:t xml:space="preserve">: You have a knack for integrating junk into your systems or gear and for using the to make field repairs. After all, self-repair systems only go so far. You’re good at finding compatible parts and at jerry-rigging them for the above purposes. That buster could replace the rifle in your arm, while that torso could be scavenged from to repair your own. Though these parts might not work fully if faulty, and you can’t integrate parts too different from or incompatible with whatever you’re integrating it into, this allows for free upgrades and repairs, as well as self-sufficiency. Perfect for long solo assignments or just survival. Waste not, want not.</w:t>
        <w:br w:type="textWrapping"/>
      </w:r>
    </w:p>
    <w:p w:rsidR="00000000" w:rsidDel="00000000" w:rsidP="00000000" w:rsidRDefault="00000000" w:rsidRPr="00000000" w14:paraId="00000424">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Born Scientist (Megaman Zero) (400)</w:t>
      </w:r>
      <w:r w:rsidDel="00000000" w:rsidR="00000000" w:rsidRPr="00000000">
        <w:rPr>
          <w:rtl w:val="0"/>
        </w:rPr>
        <w:t xml:space="preserve">: You were genetically modified to be (or are) more than on par with a member of Neo Arcadia’s Research and Development branch. Even though that might not be what you do now, you possess an extremely high intellect, couple with the side-effect of maturing faster. As a result, you have (or had) the capability to become a veritable child prodigy. Though this doesn’t grant you any actual knowledge, it grants a lot of ability. Picking up things as complex as Reploid creation becomes child’s play to you. Quite literally. No, really. I’d be surprised if you weren’t playing with IC chips as a kid when most others were playing with toy trains.</w:t>
        <w:br w:type="textWrapping"/>
      </w:r>
    </w:p>
    <w:p w:rsidR="00000000" w:rsidDel="00000000" w:rsidP="00000000" w:rsidRDefault="00000000" w:rsidRPr="00000000" w14:paraId="00000425">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Quantum Understanding (Ender’s Game) (400)</w:t>
      </w:r>
      <w:r w:rsidDel="00000000" w:rsidR="00000000" w:rsidRPr="00000000">
        <w:rPr>
          <w:rtl w:val="0"/>
        </w:rPr>
        <w:t xml:space="preserve">: You can rapidly come to understand (with no outside instruction) how any system you can study works, no matter how complicated. A political system, a computer system, an interoffice mailing system... doesn't matter. If you can examine it firsthand, you will rapidly begin to understand the basics and eventually even the subtleties will be revealed to you. This is merely an understanding of the rules or principles by which such a system functions, allowing you to interfere with or get the best results out of it. It does not grant you any particular skill in utilizing or repairing the system in question.</w:t>
        <w:br w:type="textWrapping"/>
      </w:r>
    </w:p>
    <w:p w:rsidR="00000000" w:rsidDel="00000000" w:rsidP="00000000" w:rsidRDefault="00000000" w:rsidRPr="00000000" w14:paraId="00000426">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Mad Skills (How Not To Summon a Demon Lord) (400)</w:t>
      </w:r>
      <w:r w:rsidDel="00000000" w:rsidR="00000000" w:rsidRPr="00000000">
        <w:rPr>
          <w:rtl w:val="0"/>
        </w:rPr>
        <w:t xml:space="preserve">: You may or may not have reached the lofty heights of Diablo’s power just yet but you share in the analytical abilities that helped Sakamoto Takuma conquer hundreds of players and become known as the strongest player in Cross Reverie. Your mind moves at lightning speed in combat or other stressful situations, allowing you to strategize and observe your situation calmly and effectively even in the middle of a swordfight. Your reflexes are also heightened to a superhuman level, enough to take advantage of this capacity. With this perk you can spot an opening in your enemy’s guard that lasts a fraction of a second and react quickly enough to capitalize on it. This is the true power of a shut-in who spends all day on the internet!</w:t>
        <w:br w:type="textWrapping"/>
      </w:r>
    </w:p>
    <w:p w:rsidR="00000000" w:rsidDel="00000000" w:rsidP="00000000" w:rsidRDefault="00000000" w:rsidRPr="00000000" w14:paraId="00000427">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Artisan (Generic Dragon) (400)</w:t>
      </w:r>
      <w:r w:rsidDel="00000000" w:rsidR="00000000" w:rsidRPr="00000000">
        <w:rPr>
          <w:rtl w:val="0"/>
        </w:rPr>
        <w:t xml:space="preserve">: You are extremely good at crafting. Things you create are always as close to perfect as can be physically accomplished with your tools and materials, and your lasting magical effects are top tier. You never have to choose between form and function; even when making rugged, everyday goods, every bit of your work's functions are beautiful, and every bit of its beauty is functional. You're also amazingly accurate; you can do freehand what should take extremely precise equipment to accomplish, with dimensional tolerances in the range of tenths of a millimeter and surfaces that are within a few percent of geometrically ideal. Even the simplest of tools improve your abilities immensely, to the point that a compass and straight-edge are enough to draw patterns onto silicon wafers to rival modern techniques of circuit printing.</w:t>
        <w:br w:type="textWrapping"/>
      </w:r>
    </w:p>
    <w:p w:rsidR="00000000" w:rsidDel="00000000" w:rsidP="00000000" w:rsidRDefault="00000000" w:rsidRPr="00000000" w14:paraId="00000428">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Technical Genius (Generic Dragon) (400)</w:t>
      </w:r>
      <w:r w:rsidDel="00000000" w:rsidR="00000000" w:rsidRPr="00000000">
        <w:rPr>
          <w:rtl w:val="0"/>
        </w:rPr>
        <w:t xml:space="preserve">: You have an incredible, even instinctive grasp of technology and engineering, whether scientific or magical. You can reverse engineer anything you can disassemble, and can piece together some understanding from the most badly damaged samples. You're also able to innovate, improve, and combine technologies, even from wildly different technological backgrounds. Lastly, you're able to combine compatible items as though one was imported to the other, separate items that have been combined or imported (including into yourself via Mechanical Monster), and even transfer unique properties from one item to another.</w:t>
        <w:br w:type="textWrapping"/>
      </w:r>
    </w:p>
    <w:p w:rsidR="00000000" w:rsidDel="00000000" w:rsidP="00000000" w:rsidRDefault="00000000" w:rsidRPr="00000000" w14:paraId="00000429">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Genius Researcher (I Saved Too Many Girls And Caused The Apocalypse) (400)</w:t>
      </w:r>
      <w:r w:rsidDel="00000000" w:rsidR="00000000" w:rsidRPr="00000000">
        <w:rPr>
          <w:rtl w:val="0"/>
        </w:rPr>
        <w:t xml:space="preserve">: The gates of knowledge have been open to you since the first time you laid your eyes in the world and it only grew closer to you since then. There’s no exaggeration when saying that technology advanced 100 years with your contributions alone; from A.I. with will on their own, chips that can mind control people, robotic limbs or weapons that can evade all the current security systems. There’s no telling how much you can develop with the right motivation and resources.</w:t>
      </w:r>
      <w:r w:rsidDel="00000000" w:rsidR="00000000" w:rsidRPr="00000000">
        <w:rPr>
          <w:rtl w:val="0"/>
        </w:rPr>
        <w:br w:type="textWrapping"/>
      </w:r>
    </w:p>
    <w:p w:rsidR="00000000" w:rsidDel="00000000" w:rsidP="00000000" w:rsidRDefault="00000000" w:rsidRPr="00000000" w14:paraId="0000042A">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The Wise King (Re:Monster) (600)</w:t>
      </w:r>
      <w:r w:rsidDel="00000000" w:rsidR="00000000" w:rsidRPr="00000000">
        <w:rPr>
          <w:rtl w:val="0"/>
        </w:rPr>
        <w:t xml:space="preserve">: Humans don’t rely solely on might, but also on wisdom and cunning, for it is the learning and schooling of humanity that allows them to thrive in a world where monsters are so much stronger than they are, building on the foundation laid by those that came before and raising it ever higher. You now share in this trait. Anything you learn becomes the foundation for additional learning, turning what you’ve experienced into learning moments with ease, and making your work into moments of growth. You learn faster. Naturally twice as fast as you otherwise would. But more than this, anything you learn accelerates your learning in other fields. Mastering a skill will provide an increase to the rate of your learning by an additional 100%. Lower levels of mastery still provide an increase, but it is proportionately lesser as a result.</w:t>
        <w:br w:type="textWrapping"/>
      </w:r>
    </w:p>
    <w:p w:rsidR="00000000" w:rsidDel="00000000" w:rsidP="00000000" w:rsidRDefault="00000000" w:rsidRPr="00000000" w14:paraId="0000042B">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Improved Wise King (Re:Monster) (Free with Protagonist)</w:t>
      </w:r>
      <w:r w:rsidDel="00000000" w:rsidR="00000000" w:rsidRPr="00000000">
        <w:rPr>
          <w:rtl w:val="0"/>
        </w:rPr>
        <w:t xml:space="preserve">: you can push beyond mastery, increasing your skills further and providing even greater benefits to your learning speed. And while you will need to figure out how to go past the common level of mastery, you will always have at least some vague idea on how to do so.</w:t>
        <w:br w:type="textWrapping"/>
      </w:r>
    </w:p>
    <w:p w:rsidR="00000000" w:rsidDel="00000000" w:rsidP="00000000" w:rsidRDefault="00000000" w:rsidRPr="00000000" w14:paraId="0000042C">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Savant (Pokemon) (600)</w:t>
      </w:r>
      <w:r w:rsidDel="00000000" w:rsidR="00000000" w:rsidRPr="00000000">
        <w:rPr>
          <w:rtl w:val="0"/>
        </w:rPr>
        <w:t xml:space="preserve">: Your mind is enhanced, granting you perfect memory, calculator-like mental math, and better spatial awareness. Your aim with a firearm is better than Annie Oakley and Simo Hayha combined.</w:t>
        <w:br w:type="textWrapping"/>
      </w:r>
    </w:p>
    <w:p w:rsidR="00000000" w:rsidDel="00000000" w:rsidP="00000000" w:rsidRDefault="00000000" w:rsidRPr="00000000" w14:paraId="0000042D">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Reverse Engineering (Borderlands 3) (600)</w:t>
      </w:r>
      <w:r w:rsidDel="00000000" w:rsidR="00000000" w:rsidRPr="00000000">
        <w:rPr>
          <w:rtl w:val="0"/>
        </w:rPr>
        <w:t xml:space="preserve">: Humanity has gone much further than slinging rocks and pointy sticks. Digistruct technology, elemental weaponry, shields, and so on. A good chunk of that wouldn’t have been possible without the discovery of the technologies of the Eridians. Now, you too are extremely capable when it comes to analyzing, customizing, innovating on and replicating technology, especially when you have a sample to work with. To get you started, you’ll also have a wide range of knowledge of how digistruct technology, shields, and other widely used devices function. You’ll be able to do whatever you want with human technologies, or quickly learn how to do so. Lastly, even truly alien technology can be learnt by you, you’ll just have to run the risk of destructively analyzing a sample.</w:t>
        <w:br w:type="textWrapping"/>
      </w:r>
    </w:p>
    <w:p w:rsidR="00000000" w:rsidDel="00000000" w:rsidP="00000000" w:rsidRDefault="00000000" w:rsidRPr="00000000" w14:paraId="0000042E">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Hyperspecialization (Generic Gamer) (600)</w:t>
      </w:r>
      <w:r w:rsidDel="00000000" w:rsidR="00000000" w:rsidRPr="00000000">
        <w:rPr>
          <w:rtl w:val="0"/>
        </w:rPr>
        <w:t xml:space="preserve">: There’s focusing in a few specific areas, and then there’s this. Select a single skill, ability, power, Perk, whatever. At base, two things happen. A: the chosen ability progresses as if you’re training with it all the time, even when you’re doing nothing; if you were to actively train with it, the rate of growth would be effectively doubled. B: the rate of growth and development for the chosen ability is multiplied by a hundred. Now, keep in mind that that’s just at base — both of these boosts increase gradually but exponentially the longer you focus on a single ability. Give it a few days, and the rate of growth will be multiplied by two hundred; a month, and by a thousand. You can change what ability you’re focusing on at any time, at the cost of resetting the boosts.</w:t>
        <w:br w:type="textWrapping"/>
      </w:r>
    </w:p>
    <w:p w:rsidR="00000000" w:rsidDel="00000000" w:rsidP="00000000" w:rsidRDefault="00000000" w:rsidRPr="00000000" w14:paraId="0000042F">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The God-Catching Alchemy Meister (God Catching Alchemy Meister) (600)</w:t>
      </w:r>
      <w:r w:rsidDel="00000000" w:rsidR="00000000" w:rsidRPr="00000000">
        <w:rPr>
          <w:rtl w:val="0"/>
        </w:rPr>
        <w:t xml:space="preserve">: When someone asks a kid what an alchemist is, they think of a great creator that takes leaves and lumps of iron, making them into elixirs and legendary weapons. Indeed, when someone asks a kid what an alchemist is, they think of you. Because your skill, insight and experience are enough to challenge the most esteemed alchemists in this land and come out victorious. Your creations ooze creativity, shown as they need far less materials than normal and your skill is enough to do them in less time and have far superior products compared to any other alchemist here. From accessories that make the user immune to some element, trinkets that allow for teleportation or the more direct weapons that can cause an instant death in the victims. Furthermore, your talent hasn’t weaned at all, and you still see room for improvement in your works. You’re one that could take the precious title of ‘Meister’, if not aim ever higher.</w:t>
        <w:br w:type="textWrapping"/>
      </w:r>
    </w:p>
    <w:p w:rsidR="00000000" w:rsidDel="00000000" w:rsidP="00000000" w:rsidRDefault="00000000" w:rsidRPr="00000000" w14:paraId="00000430">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Master of All (Generic Gamer) (600)</w:t>
      </w:r>
      <w:r w:rsidDel="00000000" w:rsidR="00000000" w:rsidRPr="00000000">
        <w:rPr>
          <w:rtl w:val="0"/>
        </w:rPr>
        <w:t xml:space="preserve">: Specialists focus on depth at the expense of breadth; generalists focus on breadth at the expense of depth. But what if you could focus on a single ability and have it benefit all of them? When you train one skill, ability, or power, that training and development applies not just to it, but to all of the skills, abilities, and powers you possess.</w:t>
        <w:br w:type="textWrapping"/>
      </w:r>
    </w:p>
    <w:p w:rsidR="00000000" w:rsidDel="00000000" w:rsidP="00000000" w:rsidRDefault="00000000" w:rsidRPr="00000000" w14:paraId="00000431">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Index (A Certain Magical Index) (600)</w:t>
      </w:r>
      <w:r w:rsidDel="00000000" w:rsidR="00000000" w:rsidRPr="00000000">
        <w:rPr>
          <w:rtl w:val="0"/>
        </w:rPr>
        <w:t xml:space="preserve">: What people might start calling you very soon. You have a memory on par with that of a Certain Magical Index. In other words, you have a perfect memory, total recall, and extremely efficient memory indexing. Your analytical skills are also increased to boot, helping you use your knowledge a lot better. In addition, you have a vastly increased resistance to mental poisoning, and nigh-complete immunity to the form of mental poisoning a grimoire uses. A grimoire, or even 103,000 of them, won’t poison your mind any more, though reading that many grimoires will still be bad for your sanity unless you spread your reading out. However, you’d still be hard pressed to defend an assault from, say, a monster from the </w:t>
      </w:r>
      <w:ins w:author="Artur Mozols" w:id="210" w:date="2021-06-03T17:37:55Z">
        <w:r w:rsidDel="00000000" w:rsidR="00000000" w:rsidRPr="00000000">
          <w:rPr>
            <w:rtl w:val="0"/>
            <w:rPrChange w:author="Artur Mozols" w:id="211" w:date="2021-06-03T17:37:55Z">
              <w:rPr/>
            </w:rPrChange>
          </w:rPr>
          <w:t xml:space="preserve">Cthulhu</w:t>
        </w:r>
      </w:ins>
      <w:del w:author="Artur Mozols" w:id="210" w:date="2021-06-03T17:37:55Z">
        <w:r w:rsidDel="00000000" w:rsidR="00000000" w:rsidRPr="00000000">
          <w:rPr>
            <w:rtl w:val="0"/>
            <w:rPrChange w:author="Artur Mozols" w:id="211" w:date="2021-06-03T17:37:55Z">
              <w:rPr/>
            </w:rPrChange>
          </w:rPr>
          <w:delText xml:space="preserve">Cthulu</w:delText>
        </w:r>
      </w:del>
      <w:r w:rsidDel="00000000" w:rsidR="00000000" w:rsidRPr="00000000">
        <w:rPr>
          <w:rtl w:val="0"/>
        </w:rPr>
        <w:t xml:space="preserve"> Mythos or a Greater Daemon of Slaanesh, and even a perfect memory can be deceived. Still, it might be time to go on a quest as you “gotta [read] ‘em all”!</w:t>
        <w:br w:type="textWrapping"/>
      </w:r>
    </w:p>
    <w:p w:rsidR="00000000" w:rsidDel="00000000" w:rsidP="00000000" w:rsidRDefault="00000000" w:rsidRPr="00000000" w14:paraId="00000432">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Scriptomancy (A Happy Harry Potter Fanfiction) (600)</w:t>
      </w:r>
      <w:r w:rsidDel="00000000" w:rsidR="00000000" w:rsidRPr="00000000">
        <w:rPr>
          <w:rtl w:val="0"/>
        </w:rPr>
        <w:t xml:space="preserve">: Runes and Arithmancy are your bread and butter, magical symbols, numbers, and languages just click with you like an empty slot in your mind being filled. Drawing out complex arrays is something you do for fun, combining different scripts is just a Saturday hobby, solving large arithmetic problems can be done in your sleep, and creating your own magical language as easy as it takes to write your first letter. As a result, you have a great capacity for learning foreign and especially dead languages quickly within a week or two depending on their complexity and how many available samples of those languages exist. I shouldn't have to tell you that runes are the foundation of all enchantment, right? And arithmancy the base of all rituals? Which means you're also very good at breaking rune based curses and protections as well as forming, shortening, and disrupting rituals based on their arithmetical properties. You'll either make the Gringotts goblins cry or wring their hands in glee.</w:t>
      </w:r>
      <w:r w:rsidDel="00000000" w:rsidR="00000000" w:rsidRPr="00000000">
        <w:rPr>
          <w:rtl w:val="0"/>
        </w:rPr>
        <w:br w:type="textWrapping"/>
      </w:r>
    </w:p>
    <w:p w:rsidR="00000000" w:rsidDel="00000000" w:rsidP="00000000" w:rsidRDefault="00000000" w:rsidRPr="00000000" w14:paraId="00000433">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Let the bodies hit the floor (Mass Effect) (800)</w:t>
      </w:r>
      <w:r w:rsidDel="00000000" w:rsidR="00000000" w:rsidRPr="00000000">
        <w:rPr>
          <w:rtl w:val="0"/>
        </w:rPr>
        <w:t xml:space="preserve">: Running and gunning is no joke. Now you do it like you’re a meth addict scrambling after the last hit in the pipe because you just realized how horrible of a human being you are.</w:t>
        <w:br w:type="textWrapping"/>
        <w:br w:type="textWrapping"/>
        <w:t xml:space="preserve">You could kill thirty people in ten seconds. With a semiautomatic handgun. Even more impressive, you have the twitch reflexes to score headshots, reload, reaim, and finish the group off using a gun with a fifteen round magazine. Quite frankly, no one is a quicker shot (badum tiss) than you and no one is going to understand what happened when you wipe them out. The only downside is that everyone else seems to take so long to finish whatever it is they’re doing.</w:t>
        <w:br w:type="textWrapping"/>
        <w:br w:type="textWrapping"/>
        <w:t xml:space="preserve">In theory, this perk applies to all facets of life. But do try to remember half the pleasure of a good book is in savoring it.</w:t>
        <w:br w:type="textWrapping"/>
      </w:r>
    </w:p>
    <w:bookmarkStart w:colFirst="0" w:colLast="0" w:name="kix.f8r8xq51ogpt" w:id="18"/>
    <w:bookmarkEnd w:id="18"/>
    <w:p w:rsidR="00000000" w:rsidDel="00000000" w:rsidP="00000000" w:rsidRDefault="00000000" w:rsidRPr="00000000" w14:paraId="00000434">
      <w:pPr>
        <w:pStyle w:val="Heading1"/>
        <w:pageBreakBefore w:val="0"/>
        <w:numPr>
          <w:ilvl w:val="0"/>
          <w:numId w:val="1"/>
        </w:numPr>
        <w:spacing w:after="0" w:before="0" w:lineRule="auto"/>
        <w:ind w:left="720" w:hanging="360"/>
        <w:rPr>
          <w:sz w:val="22"/>
          <w:szCs w:val="22"/>
          <w:rPrChange w:author="Leonardo Dos Santos" w:id="60" w:date="2025-05-13T12:42:55Z">
            <w:rPr>
              <w:sz w:val="22"/>
              <w:szCs w:val="22"/>
            </w:rPr>
          </w:rPrChange>
        </w:rPr>
        <w:pPrChange w:author="Leonardo Dos Santos" w:id="0" w:date="2025-05-13T12:42:55Z">
          <w:pPr>
            <w:pStyle w:val="Heading1"/>
            <w:pageBreakBefore w:val="0"/>
            <w:numPr>
              <w:ilvl w:val="0"/>
              <w:numId w:val="4"/>
            </w:numPr>
            <w:spacing w:after="0" w:before="0" w:lineRule="auto"/>
            <w:ind w:left="720" w:hanging="360"/>
          </w:pPr>
        </w:pPrChange>
      </w:pPr>
      <w:bookmarkStart w:colFirst="0" w:colLast="0" w:name="_hv20pg6nu4m" w:id="19"/>
      <w:bookmarkEnd w:id="19"/>
      <w:r w:rsidDel="00000000" w:rsidR="00000000" w:rsidRPr="00000000">
        <w:rPr>
          <w:b w:val="1"/>
          <w:sz w:val="22"/>
          <w:szCs w:val="22"/>
          <w:rtl w:val="0"/>
        </w:rPr>
        <w:t xml:space="preserve">Knowledge Domain (</w:t>
      </w:r>
      <w:ins w:author="Dương VH" w:id="212" w:date="2021-10-29T01:54:17Z">
        <w:r w:rsidDel="00000000" w:rsidR="00000000" w:rsidRPr="00000000">
          <w:rPr>
            <w:b w:val="1"/>
            <w:sz w:val="22"/>
            <w:szCs w:val="22"/>
            <w:rtl w:val="0"/>
          </w:rPr>
          <w:t xml:space="preserve">100</w:t>
        </w:r>
      </w:ins>
      <w:del w:author="Dương VH" w:id="212" w:date="2021-10-29T01:54:17Z">
        <w:r w:rsidDel="00000000" w:rsidR="00000000" w:rsidRPr="00000000">
          <w:rPr>
            <w:b w:val="1"/>
            <w:sz w:val="22"/>
            <w:szCs w:val="22"/>
            <w:rtl w:val="0"/>
          </w:rPr>
          <w:delText xml:space="preserve">9</w:delText>
        </w:r>
      </w:del>
      <w:ins w:author="Dương VH" w:id="213" w:date="2021-10-04T14:30:26Z">
        <w:del w:author="Dương VH" w:id="212" w:date="2021-10-29T01:54:17Z">
          <w:r w:rsidDel="00000000" w:rsidR="00000000" w:rsidRPr="00000000">
            <w:rPr>
              <w:b w:val="1"/>
              <w:sz w:val="22"/>
              <w:szCs w:val="22"/>
              <w:rtl w:val="0"/>
            </w:rPr>
            <w:delText xml:space="preserve">9</w:delText>
          </w:r>
        </w:del>
      </w:ins>
      <w:del w:author="Dương VH" w:id="212" w:date="2021-10-29T01:54:17Z">
        <w:r w:rsidDel="00000000" w:rsidR="00000000" w:rsidRPr="00000000">
          <w:rPr>
            <w:b w:val="1"/>
            <w:sz w:val="22"/>
            <w:szCs w:val="22"/>
            <w:rtl w:val="0"/>
          </w:rPr>
          <w:delText xml:space="preserve">5</w:delText>
        </w:r>
      </w:del>
      <w:r w:rsidDel="00000000" w:rsidR="00000000" w:rsidRPr="00000000">
        <w:rPr>
          <w:b w:val="1"/>
          <w:sz w:val="22"/>
          <w:szCs w:val="22"/>
          <w:rtl w:val="0"/>
        </w:rPr>
        <w:t xml:space="preserve"> Perks) [</w:t>
      </w:r>
      <w:hyperlink w:anchor="kix.pl4epvrjkswz">
        <w:r w:rsidDel="00000000" w:rsidR="00000000" w:rsidRPr="00000000">
          <w:rPr>
            <w:b w:val="1"/>
            <w:color w:val="1155cc"/>
            <w:sz w:val="22"/>
            <w:szCs w:val="22"/>
            <w:u w:val="single"/>
            <w:rtl w:val="0"/>
          </w:rPr>
          <w:t xml:space="preserve">TOP</w:t>
        </w:r>
      </w:hyperlink>
      <w:r w:rsidDel="00000000" w:rsidR="00000000" w:rsidRPr="00000000">
        <w:rPr>
          <w:b w:val="1"/>
          <w:sz w:val="22"/>
          <w:szCs w:val="22"/>
          <w:rtl w:val="0"/>
        </w:rPr>
        <w:t xml:space="preserve">]</w:t>
        <w:br w:type="textWrapping"/>
      </w:r>
    </w:p>
    <w:p w:rsidR="00000000" w:rsidDel="00000000" w:rsidP="00000000" w:rsidRDefault="00000000" w:rsidRPr="00000000" w14:paraId="00000435">
      <w:pPr>
        <w:pageBreakBefore w:val="0"/>
        <w:numPr>
          <w:ilvl w:val="1"/>
          <w:numId w:val="1"/>
        </w:numPr>
        <w:ind w:left="1440" w:hanging="360"/>
        <w:rPr>
          <w:ins w:author="Aldar" w:id="214" w:date="2021-03-19T19:34:11Z"/>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Calligraphy (Okami) (50)</w:t>
      </w:r>
      <w:r w:rsidDel="00000000" w:rsidR="00000000" w:rsidRPr="00000000">
        <w:rPr>
          <w:rtl w:val="0"/>
        </w:rPr>
        <w:t xml:space="preserve">: You're an expert calligraphist. A very basic but very important talent in a land where ink on the page is power. You know your kanji, the proper stroke order, the meanings, and everything else besides. You can easily dash out a quick print or painting of unmistakable quality, though real art would still take some dedication. Very few outside of ministers will have any idea what you're doing in this day and age, and in that, calligraphy is also a powerful tool for secret communication.</w:t>
      </w:r>
      <w:r w:rsidDel="00000000" w:rsidR="00000000" w:rsidRPr="00000000">
        <w:rPr>
          <w:b w:val="1"/>
          <w:rtl w:val="0"/>
        </w:rPr>
        <w:br w:type="textWrapping"/>
      </w:r>
      <w:ins w:author="Aldar" w:id="214" w:date="2021-03-19T19:34:11Z">
        <w:r w:rsidDel="00000000" w:rsidR="00000000" w:rsidRPr="00000000">
          <w:rPr>
            <w:rtl w:val="0"/>
          </w:rPr>
        </w:r>
      </w:ins>
    </w:p>
    <w:p w:rsidR="00000000" w:rsidDel="00000000" w:rsidP="00000000" w:rsidRDefault="00000000" w:rsidRPr="00000000" w14:paraId="00000436">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del w:author="Aldar" w:id="215" w:date="2021-03-19T19:34:08Z">
        <w:r w:rsidDel="00000000" w:rsidR="00000000" w:rsidRPr="00000000">
          <w:rPr>
            <w:b w:val="1"/>
            <w:rtl w:val="0"/>
          </w:rPr>
          <w:br w:type="textWrapping"/>
        </w:r>
      </w:del>
      <w:r w:rsidDel="00000000" w:rsidR="00000000" w:rsidRPr="00000000">
        <w:rPr>
          <w:b w:val="1"/>
          <w:rtl w:val="0"/>
        </w:rPr>
        <w:t xml:space="preserve">Casting Methods (Justice League Dark) (100)</w:t>
      </w:r>
      <w:r w:rsidDel="00000000" w:rsidR="00000000" w:rsidRPr="00000000">
        <w:rPr>
          <w:rtl w:val="0"/>
        </w:rPr>
        <w:t xml:space="preserve">: Speaking backwards, arcane sigils, runes, the language of gods and monsters, mudras, beat poetry, sick dance moves. Whatever it is, you know a method of spellcasting that lets you bypass any other verbal, somatic, or gestural necessities of the Art.</w:t>
        <w:br w:type="textWrapping"/>
      </w:r>
    </w:p>
    <w:p w:rsidR="00000000" w:rsidDel="00000000" w:rsidP="00000000" w:rsidRDefault="00000000" w:rsidRPr="00000000" w14:paraId="00000437">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Local (Star Wars Revenge of the Sith) (100)</w:t>
      </w:r>
      <w:r w:rsidDel="00000000" w:rsidR="00000000" w:rsidRPr="00000000">
        <w:rPr>
          <w:rtl w:val="0"/>
        </w:rPr>
        <w:t xml:space="preserve">: Whether or not you choose to be from whatever location you start in, you have enough general knowledge of the area, its history and any customs that you could plausibly pass yourself off as a local or particularly well informed tourist. This adapts for any starting location you begin in or have lived in due to your Origin choices in other settings.</w:t>
        <w:br w:type="textWrapping"/>
      </w:r>
    </w:p>
    <w:p w:rsidR="00000000" w:rsidDel="00000000" w:rsidP="00000000" w:rsidRDefault="00000000" w:rsidRPr="00000000" w14:paraId="00000438">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The Watcher (JoJo’s Bizarre Adventure - Phantom Blood) (100)</w:t>
      </w:r>
      <w:r w:rsidDel="00000000" w:rsidR="00000000" w:rsidRPr="00000000">
        <w:rPr>
          <w:rtl w:val="0"/>
        </w:rPr>
        <w:t xml:space="preserve">: You have a knack for staying out of sight, developed from your tendency to observe rather than participate. You are harder to detect while sneaking around, and your sense of sight, smell, and hearing become twice as potent as normal.</w:t>
        <w:br w:type="textWrapping"/>
      </w:r>
    </w:p>
    <w:p w:rsidR="00000000" w:rsidDel="00000000" w:rsidP="00000000" w:rsidRDefault="00000000" w:rsidRPr="00000000" w14:paraId="00000439">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Simple Bio-Engineering (Darkspore) (100)</w:t>
      </w:r>
      <w:r w:rsidDel="00000000" w:rsidR="00000000" w:rsidRPr="00000000">
        <w:rPr>
          <w:rtl w:val="0"/>
        </w:rPr>
        <w:t xml:space="preserve">: Actually modifying a living organism is a very complicated procedure, to say nothing of creating one from scratch. Not only do you have the skill to do this, you can also create simple interfaces for such procedures so that even someone entirely uneducated in the field can make reasonably well-crafted organisms.</w:t>
        <w:br w:type="textWrapping"/>
      </w:r>
    </w:p>
    <w:p w:rsidR="00000000" w:rsidDel="00000000" w:rsidP="00000000" w:rsidRDefault="00000000" w:rsidRPr="00000000" w14:paraId="0000043A">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Green staff (Rune Factory) (100)</w:t>
      </w:r>
      <w:r w:rsidDel="00000000" w:rsidR="00000000" w:rsidRPr="00000000">
        <w:rPr>
          <w:rtl w:val="0"/>
        </w:rPr>
        <w:t xml:space="preserve">: So you need to farm, I get that, but what if you needed it to be easier? Now you know all farm skills and plant magic in this setting and have an aptitude for learning similar or related skills. If it can be planted, you know how to make it grow, and if it’s an animal you are working with, you know how to tame it and make it work. You don’t even need seeds, you can just select what kind of plant that can grow, and as long as the conditions are right, it will grow with care. You also gain a little bit of energy by being around ripe plants, and the more ripe plants you are around, the more energy you get. This can work either as an energy boost, or as simply replenishing your energy, depending on how things are for you.</w:t>
        <w:br w:type="textWrapping"/>
      </w:r>
    </w:p>
    <w:p w:rsidR="00000000" w:rsidDel="00000000" w:rsidP="00000000" w:rsidRDefault="00000000" w:rsidRPr="00000000" w14:paraId="0000043B">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They’ve Got Curved Swords, Curved Swords! (The Elder Scrolls V: Skyrim) (100)</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You, on the other hand, have proficiency with a number of weapons, including bows if that's your thing, that you can use adequately in combat. You are also an expert in one particular weapon, which you pick when selecting this perk. It wouldn't make sense for a warrior to travel around in a place during a civil war if they didn't know their trade now, would it? Keep in mind though that expertise is a long way from mastery and there are a LOT of very skilled people around. Still, you can at least be assured that you can depend on your sword-arm.</w:t>
        <w:br w:type="textWrapping"/>
      </w:r>
    </w:p>
    <w:p w:rsidR="00000000" w:rsidDel="00000000" w:rsidP="00000000" w:rsidRDefault="00000000" w:rsidRPr="00000000" w14:paraId="0000043C">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Fencing (The Elder Scrolls V: Skyrim) (100)</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No, not the combat style, I mean the kind thieves use. You see stolen goods are generally harder to buy and sell for hopefully obvious reasons, especially if they’re notable. So, thieves and other criminals make use of merchants called “Fences” who can buy and sell stolen goods. Normally you might need to be told who they are or look for them but that’s no longer an issue for you whatever the world, you’ll always know just where to look to find a buyer for whatever goods you’ve found, no matter how legal or illegal your methods of attaining them were. You’ll also find that they always give you good deals as a bonus.</w:t>
        <w:br w:type="textWrapping"/>
      </w:r>
    </w:p>
    <w:p w:rsidR="00000000" w:rsidDel="00000000" w:rsidP="00000000" w:rsidRDefault="00000000" w:rsidRPr="00000000" w14:paraId="0000043D">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highlight w:val="white"/>
          <w:rtl w:val="0"/>
        </w:rPr>
        <w:t xml:space="preserve">Fancy Swordplay (Bleach) (100)</w:t>
      </w:r>
      <w:r w:rsidDel="00000000" w:rsidR="00000000" w:rsidRPr="00000000">
        <w:rPr>
          <w:highlight w:val="white"/>
          <w:rtl w:val="0"/>
        </w:rPr>
        <w:t xml:space="preserve">: You’re one of the few who have become so attuned with their Zanpakuto that you have your own style for it! This style depends on the design chosen, but no matter what will keep the enemies guessing.</w:t>
        <w:br w:type="textWrapping"/>
      </w:r>
    </w:p>
    <w:p w:rsidR="00000000" w:rsidDel="00000000" w:rsidP="00000000" w:rsidRDefault="00000000" w:rsidRPr="00000000" w14:paraId="0000043E">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Muggle Dueling (Harry Potter) (100)</w:t>
      </w:r>
      <w:r w:rsidDel="00000000" w:rsidR="00000000" w:rsidRPr="00000000">
        <w:rPr>
          <w:rtl w:val="0"/>
        </w:rPr>
        <w:t xml:space="preserve">: You gain excellent fighting abilities as well as training with various weapons (both melee and firearms).</w:t>
        <w:br w:type="textWrapping"/>
      </w:r>
    </w:p>
    <w:p w:rsidR="00000000" w:rsidDel="00000000" w:rsidP="00000000" w:rsidRDefault="00000000" w:rsidRPr="00000000" w14:paraId="0000043F">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Survival Training (Pokemon) (100)</w:t>
      </w:r>
      <w:r w:rsidDel="00000000" w:rsidR="00000000" w:rsidRPr="00000000">
        <w:rPr>
          <w:rtl w:val="0"/>
        </w:rPr>
        <w:t xml:space="preserve">: You gain an innate knowledge of survival skills. You could survive just about anywhere.</w:t>
        <w:br w:type="textWrapping"/>
      </w:r>
    </w:p>
    <w:p w:rsidR="00000000" w:rsidDel="00000000" w:rsidP="00000000" w:rsidRDefault="00000000" w:rsidRPr="00000000" w14:paraId="00000440">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Combat Training (Pokemon) (100)</w:t>
      </w:r>
      <w:r w:rsidDel="00000000" w:rsidR="00000000" w:rsidRPr="00000000">
        <w:rPr>
          <w:rtl w:val="0"/>
        </w:rPr>
        <w:t xml:space="preserve">: You gain mastery of marine hand-to-hand combat. You can also keep your cool in a fight.</w:t>
        <w:br w:type="textWrapping"/>
      </w:r>
    </w:p>
    <w:p w:rsidR="00000000" w:rsidDel="00000000" w:rsidP="00000000" w:rsidRDefault="00000000" w:rsidRPr="00000000" w14:paraId="00000441">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Fun with knives. (Mass Effect) (100)</w:t>
      </w:r>
      <w:r w:rsidDel="00000000" w:rsidR="00000000" w:rsidRPr="00000000">
        <w:rPr>
          <w:rtl w:val="0"/>
        </w:rPr>
        <w:t xml:space="preserve">: Knives... are a lot of fun. Like a lot a lot. And you’re really, really good with them. Whether it’s the knife game song, knife tricks, or just cutting an apple to show off, you’re now a master with whatever pig sticker you’re using to gut a vorcha. Welcome to the top .001% of knife experts in the galaxy. It’s a pity most thugs will just plug you in the face with a Mattock and steal your flash bits.</w:t>
        <w:br w:type="textWrapping"/>
      </w:r>
    </w:p>
    <w:p w:rsidR="00000000" w:rsidDel="00000000" w:rsidP="00000000" w:rsidRDefault="00000000" w:rsidRPr="00000000" w14:paraId="00000442">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Demolitions (Star Wars Knights of the Old Republic) (100)</w:t>
      </w:r>
      <w:r w:rsidDel="00000000" w:rsidR="00000000" w:rsidRPr="00000000">
        <w:rPr>
          <w:rtl w:val="0"/>
        </w:rPr>
        <w:t xml:space="preserve">: You gain a natural affinity for explosives. You know everything there is to know about mines, bombs, and grenades. You can easily make and disarm explosives.</w:t>
        <w:br w:type="textWrapping"/>
      </w:r>
    </w:p>
    <w:p w:rsidR="00000000" w:rsidDel="00000000" w:rsidP="00000000" w:rsidRDefault="00000000" w:rsidRPr="00000000" w14:paraId="00000443">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Villager (Inheritance Cycle) (100)</w:t>
      </w:r>
      <w:r w:rsidDel="00000000" w:rsidR="00000000" w:rsidRPr="00000000">
        <w:rPr>
          <w:rtl w:val="0"/>
        </w:rPr>
        <w:t xml:space="preserve">: You are capable in a large number of fields, anything from farm-work, to milling, to basic blacksmithing. While not excelling in any one area, you are capable in many.</w:t>
        <w:br w:type="textWrapping"/>
      </w:r>
    </w:p>
    <w:p w:rsidR="00000000" w:rsidDel="00000000" w:rsidP="00000000" w:rsidRDefault="00000000" w:rsidRPr="00000000" w14:paraId="00000444">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Advanced Weapons Training (Halo) (100)</w:t>
      </w:r>
      <w:r w:rsidDel="00000000" w:rsidR="00000000" w:rsidRPr="00000000">
        <w:rPr>
          <w:rtl w:val="0"/>
        </w:rPr>
        <w:t xml:space="preserve">: Proper use and operation of a firearm is standard UNSC and ONI training, and even Drop-Ins know enough about guns to shoot one, but this perk confers a mastery of all human weaponry from the humble MA5C Assault Rifle to the SPANKr Rocket Launcher or the Spartan Laser. You could probably fire even the heavy weapons without this perk, but with it you know how to use them to maximum effectiveness.</w:t>
        <w:br w:type="textWrapping"/>
      </w:r>
    </w:p>
    <w:p w:rsidR="00000000" w:rsidDel="00000000" w:rsidP="00000000" w:rsidRDefault="00000000" w:rsidRPr="00000000" w14:paraId="00000445">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What You Can’t See Can Hurt You (Star Wars The Original Trilogy) (100)</w:t>
      </w:r>
      <w:r w:rsidDel="00000000" w:rsidR="00000000" w:rsidRPr="00000000">
        <w:rPr>
          <w:rtl w:val="0"/>
        </w:rPr>
        <w:t xml:space="preserve">: You’ve mastered the art of using technology to enhance your stealthiness. You know how to use and build stealth field generators and you can instantly figure out how to use any stealth or invisibility technology you come across.</w:t>
        <w:br w:type="textWrapping"/>
      </w:r>
    </w:p>
    <w:p w:rsidR="00000000" w:rsidDel="00000000" w:rsidP="00000000" w:rsidRDefault="00000000" w:rsidRPr="00000000" w14:paraId="00000446">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Bartender (Final Fantasy 7 Remake) (100)</w:t>
      </w:r>
      <w:r w:rsidDel="00000000" w:rsidR="00000000" w:rsidRPr="00000000">
        <w:rPr>
          <w:rtl w:val="0"/>
        </w:rPr>
        <w:t xml:space="preserve">: You’re a great bartender, both in terms of mixing drinks and connecting with people. Your delicious drinks and worldwise demeanor will quickly make your name known amongst your patrons. Whether you use this ability to recruit for your resistance group or make your local pub the talk of the town, you’ll fit right in behind the counter.</w:t>
        <w:br w:type="textWrapping"/>
      </w:r>
    </w:p>
    <w:p w:rsidR="00000000" w:rsidDel="00000000" w:rsidP="00000000" w:rsidRDefault="00000000" w:rsidRPr="00000000" w14:paraId="00000447">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Modern Myth (Campione) (100)</w:t>
      </w:r>
      <w:r w:rsidDel="00000000" w:rsidR="00000000" w:rsidRPr="00000000">
        <w:rPr>
          <w:rtl w:val="0"/>
        </w:rPr>
        <w:t xml:space="preserve">: This is a world where all myths and legends hold some truth to them, as such, you have been studying them from as far as you remember. Researching Gods, heroes, and esoteric matters in detail left you with a wide array of knowledge about them, their cults and related trivia. From the origins of certain heroes, association between gods and festivities, evolution of cults and which ones still remain in some form. This knowledge will update each world you visit, provided they had a similar cultural progression. Also, that historical and myth trivia may be a nice way to make small talk with others.</w:t>
        <w:br w:type="textWrapping"/>
      </w:r>
    </w:p>
    <w:p w:rsidR="00000000" w:rsidDel="00000000" w:rsidP="00000000" w:rsidRDefault="00000000" w:rsidRPr="00000000" w14:paraId="00000448">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Tinkerer (God Catching Alchemy Meister) (100)</w:t>
      </w:r>
      <w:r w:rsidDel="00000000" w:rsidR="00000000" w:rsidRPr="00000000">
        <w:rPr>
          <w:rtl w:val="0"/>
        </w:rPr>
        <w:t xml:space="preserve">: Many believe that alchemy is just mixing up random things to make potions or hit a lump of iron until it becomes a steel sword. They don’t know the truth. Alchemists like you need several skills to get their license: starting with blacksmithing to create weapons and armor, chemistry and herbalism to mix potions that work, anatomy of both monsters and people so they can loot properly and their creations don’t end up causing harm to the users, different forms of art to cater the clients; mineralogy and even some basic knowledge of magic, for enchanting their works. You are decently trained in all these skills, which are the basis for any alchemist to thrive in society.</w:t>
        <w:br w:type="textWrapping"/>
      </w:r>
    </w:p>
    <w:p w:rsidR="00000000" w:rsidDel="00000000" w:rsidP="00000000" w:rsidRDefault="00000000" w:rsidRPr="00000000" w14:paraId="00000449">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Just a Place For Weird Animals to Eat and Have Babies In (Night In The Woods) (100)</w:t>
      </w:r>
      <w:r w:rsidDel="00000000" w:rsidR="00000000" w:rsidRPr="00000000">
        <w:rPr>
          <w:rtl w:val="0"/>
        </w:rPr>
        <w:t xml:space="preserve">: You get some...odd tidbits about a place just hanging out in it. Flashes of memories come to you, never yours but as vivid as if they were. Many of them seem useless at the moment. The knowledge that Jamie Westerton got her earrings ripped off here, </w:t>
      </w:r>
      <w:r w:rsidDel="00000000" w:rsidR="00000000" w:rsidRPr="00000000">
        <w:rPr>
          <w:rtl w:val="0"/>
        </w:rPr>
        <w:t xml:space="preserve">which band</w:t>
      </w:r>
      <w:r w:rsidDel="00000000" w:rsidR="00000000" w:rsidRPr="00000000">
        <w:rPr>
          <w:rtl w:val="0"/>
        </w:rPr>
        <w:t xml:space="preserve"> practiced under that tree several years ago. They’re odd, but vivid and always come with names attached. Perhaps, if you visit the right places, you’ll discover your talent is more useful than you’ve come to expect.</w:t>
        <w:br w:type="textWrapping"/>
      </w:r>
    </w:p>
    <w:p w:rsidR="00000000" w:rsidDel="00000000" w:rsidP="00000000" w:rsidRDefault="00000000" w:rsidRPr="00000000" w14:paraId="0000044A">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Right On Track (Once Upon A Time) (100)</w:t>
      </w:r>
      <w:r w:rsidDel="00000000" w:rsidR="00000000" w:rsidRPr="00000000">
        <w:rPr>
          <w:rtl w:val="0"/>
        </w:rPr>
        <w:t xml:space="preserve">: You've done a great deal of travelling in your life, and this has left you with some useful skills. For one, your sense of direction is invariably accurate to the point where you put a compass to shame. Likewise, you have an internal clock that's accurate down to a tenth of a second.</w:t>
        <w:br w:type="textWrapping"/>
      </w:r>
    </w:p>
    <w:p w:rsidR="00000000" w:rsidDel="00000000" w:rsidP="00000000" w:rsidRDefault="00000000" w:rsidRPr="00000000" w14:paraId="0000044B">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Good Thing I Picked Up That Proficiency In Grade 5 (Scott Pilgrim vs. The World) (100)</w:t>
      </w:r>
      <w:r w:rsidDel="00000000" w:rsidR="00000000" w:rsidRPr="00000000">
        <w:rPr>
          <w:rtl w:val="0"/>
        </w:rPr>
        <w:t xml:space="preserve">: You have been trained in the use of a particular weapon. Could be something as mundane as a sword, as exotic as a bladed whip, or as impractical as a skateboard. You become an exceptionally skilled user of your weapon, able to integrate the weird idiosyncrasies of your weapon into your combat style (i.e, you can attack people while doing tricks on a skateboard, etc, etc.)</w:t>
        <w:br w:type="textWrapping"/>
      </w:r>
    </w:p>
    <w:p w:rsidR="00000000" w:rsidDel="00000000" w:rsidP="00000000" w:rsidRDefault="00000000" w:rsidRPr="00000000" w14:paraId="0000044C">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Masked (Generic Naruto Fanfiction) (100)</w:t>
      </w:r>
      <w:r w:rsidDel="00000000" w:rsidR="00000000" w:rsidRPr="00000000">
        <w:rPr>
          <w:rtl w:val="0"/>
        </w:rPr>
        <w:t xml:space="preserve">: A proper ninja does not reveal themselves until it’s too late for the enemy to do anything about it. Not their true power, and certainly not whatever they’re feeling. You are now a master role-player and infiltrator, capable of putting on a flawless act that could fool anyone short of the most discerning and perceptive people alive, and often even them. You’ll never even hint at possessing any ability or knowledge you couldn’t reasonably be expected to have. Neither will you ever express a visible emotion that you don’t want to. And unlike many long-term infiltrators you will never ‘lose yourself’ in a role or emotionally confuse a cover identity for the real you. You could easily spend your entire life since infancy pretending to be the village idiot while actually having the power and knowledge to beat up a Kage, and leave everybody none the wiser. In addition, you have exceptional talent at both henge and mundane disguises. </w:t>
        <w:br w:type="textWrapping"/>
      </w:r>
    </w:p>
    <w:p w:rsidR="00000000" w:rsidDel="00000000" w:rsidP="00000000" w:rsidRDefault="00000000" w:rsidRPr="00000000" w14:paraId="0000044D">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Savant (Generic Exalted) (100)</w:t>
      </w:r>
      <w:r w:rsidDel="00000000" w:rsidR="00000000" w:rsidRPr="00000000">
        <w:rPr>
          <w:rtl w:val="0"/>
        </w:rPr>
        <w:t xml:space="preserve">: You're a Savant! This means you've got an incredible insight in crafting all sorts of things, from meals, to clothes, to armor, to weapons, to magical devices, and all sorts of other things besides. Even if you've never done something before so long as it's a skill remotely 'craft like' in nature you'll be able to perform it at the level of a (mortal) master. This just represents innate talent, and if you actually focus on developing such skills the normal way you'll quickly outstrip even the best that a mortal craftsman could accomplish, able to make artwork that speaks to the soul (perhaps literally) or armor and weapons of surpassing quality that look like show­room pieces despite being suitable for combat while also being sturdy and reliable to a frankly unbelievable degree. Purchasing this here gets you the equivalent of 5 Dots (the max) in the Savant background option from the Exalted core book.</w:t>
        <w:br w:type="textWrapping"/>
      </w:r>
    </w:p>
    <w:p w:rsidR="00000000" w:rsidDel="00000000" w:rsidP="00000000" w:rsidRDefault="00000000" w:rsidRPr="00000000" w14:paraId="0000044E">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Amazing Crazy Quilt of Knowledge (Dan Vs.) (100)</w:t>
      </w:r>
      <w:r w:rsidDel="00000000" w:rsidR="00000000" w:rsidRPr="00000000">
        <w:rPr>
          <w:rtl w:val="0"/>
        </w:rPr>
        <w:t xml:space="preserve">: It's tough for anyone to pin down exactly what you do or don't know, even yourself! There's a decent chance that any matter of public knowledge, or even tidbits from specialty education, is somewhere within your knowledge.</w:t>
        <w:br w:type="textWrapping"/>
      </w:r>
    </w:p>
    <w:p w:rsidR="00000000" w:rsidDel="00000000" w:rsidP="00000000" w:rsidRDefault="00000000" w:rsidRPr="00000000" w14:paraId="0000044F">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Cultured (Ward) (100)</w:t>
      </w:r>
      <w:r w:rsidDel="00000000" w:rsidR="00000000" w:rsidRPr="00000000">
        <w:rPr>
          <w:rtl w:val="0"/>
        </w:rPr>
        <w:t xml:space="preserve">: You know a great deal about the cultures of various capes and peoples of Earth Gimel, and are guaranteed to know at least where the local major meeting spot is within it, you also know the most commonly spoken languages on Earth Gimel. This extends to other worlds, the other 38 accessible and any future ones you find yourself on with human adjacent speech, you'll always at least figure out enough of their language and customs to carry out very basic conversation without unintentionally inciting violence.</w:t>
        <w:br w:type="textWrapping"/>
      </w:r>
    </w:p>
    <w:p w:rsidR="00000000" w:rsidDel="00000000" w:rsidP="00000000" w:rsidRDefault="00000000" w:rsidRPr="00000000" w14:paraId="00000450">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Parseltongue (A Happy Harry Potter Fanfiction) (100)</w:t>
      </w:r>
      <w:r w:rsidDel="00000000" w:rsidR="00000000" w:rsidRPr="00000000">
        <w:rPr>
          <w:rtl w:val="0"/>
        </w:rPr>
        <w:t xml:space="preserve">: An equally rare magic as a multi-animagus is the ability to talk to serpents and it is one you possess now. But this version has been upgraded to allow you to talk to anything with scales as easily as you speak your native language. Share gossip with a mermaid, sit down to tea with a dragon, and listen to the nattering of fish at the local aquarium, you are now a friend to all things scaley.</w:t>
      </w:r>
      <w:r w:rsidDel="00000000" w:rsidR="00000000" w:rsidRPr="00000000">
        <w:rPr>
          <w:rtl w:val="0"/>
        </w:rPr>
        <w:br w:type="textWrapping"/>
      </w:r>
    </w:p>
    <w:p w:rsidR="00000000" w:rsidDel="00000000" w:rsidP="00000000" w:rsidRDefault="00000000" w:rsidRPr="00000000" w14:paraId="00000451">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Proper Protocol (Star Wars Revenge of the Sith) (200)</w:t>
      </w:r>
      <w:r w:rsidDel="00000000" w:rsidR="00000000" w:rsidRPr="00000000">
        <w:rPr>
          <w:rtl w:val="0"/>
        </w:rPr>
        <w:t xml:space="preserve">: Were you made for this sort of thing? You now know all of the languages present within whatever setting you are in. You have no specific restrictions on being able to use them even if there usually would be. You are also aware of how to pilot vehicles in the setting, not to the point you can do tricks with just this alone, but you can use any vehicle properly and be at least an average driver or pilot. You are also aware of how to properly address others, which is good for formal occasions and when you want to get on somebody’s good side. Or at the very least stay off their bad side. Calling someone ‘my lord’ might be received well, while calling someone else ‘master’ might end poorly. You won’t run into that particular problem anymore.</w:t>
        <w:br w:type="textWrapping"/>
      </w:r>
    </w:p>
    <w:p w:rsidR="00000000" w:rsidDel="00000000" w:rsidP="00000000" w:rsidRDefault="00000000" w:rsidRPr="00000000" w14:paraId="00000452">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Medicine maker (Rune Factory) (200)</w:t>
      </w:r>
      <w:r w:rsidDel="00000000" w:rsidR="00000000" w:rsidRPr="00000000">
        <w:rPr>
          <w:rtl w:val="0"/>
        </w:rPr>
        <w:t xml:space="preserve">: from now on you know everything to know about medicine, herbs, natural remedies, stimulants, performance enhancers and any kind of drug or anything that could be made with pharmaceutical ingredients, and your knowledge updates with every jump you go to, have been to already, or new discovery. You know what medications can help a person heal immediately, stabilize them, numb the pain or anything else you can think of. You are gifted in coming up with new medications as well, or even things like retroviruses, bioweapons, poisons, and nano-viruses in future jumps, although this is mostly knowledge on how to counteract them, if you want to make them, you need to study up. If medicine can’t solve your problems by itself, you will still need an alternative.</w:t>
        <w:br w:type="textWrapping"/>
      </w:r>
    </w:p>
    <w:p w:rsidR="00000000" w:rsidDel="00000000" w:rsidP="00000000" w:rsidRDefault="00000000" w:rsidRPr="00000000" w14:paraId="00000453">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Instinct of Doug (Rune Factory) (200)</w:t>
      </w:r>
      <w:r w:rsidDel="00000000" w:rsidR="00000000" w:rsidRPr="00000000">
        <w:rPr>
          <w:rtl w:val="0"/>
        </w:rPr>
        <w:t xml:space="preserve">: So when it comes to combat, monsters are pretty tough to beat, especially ones that you aren’t familiar with. From now when you’re fighting an enemy, you’ll innately know the extent of their abilities and how strong they are. You learn attack patterns, weaknesses, variants, resistances, you name it. As you fight them and win, you become better at taking them down or killing them, even if you shouldn’t be. While this does help you in combat, this doesn’t give you any combat skills or help you to exploit the knowledge you actually have, this just gets you a way to not die within the first 12 seconds or so.</w:t>
        <w:br w:type="textWrapping"/>
      </w:r>
    </w:p>
    <w:p w:rsidR="00000000" w:rsidDel="00000000" w:rsidP="00000000" w:rsidRDefault="00000000" w:rsidRPr="00000000" w14:paraId="00000454">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Theorems and Proofs (Generic D&amp;D 5e) (200)</w:t>
      </w:r>
      <w:r w:rsidDel="00000000" w:rsidR="00000000" w:rsidRPr="00000000">
        <w:rPr>
          <w:rtl w:val="0"/>
        </w:rPr>
        <w:t xml:space="preserve">: When it comes to magic, in the way you cast it, anyways, you are a recognized master of at least the core concepts behind it. This level of mastery allows for far more leeway with your spells, removing limiters on what you can prepare, but not how much you can cast.</w:t>
        <w:br w:type="textWrapping"/>
      </w:r>
    </w:p>
    <w:p w:rsidR="00000000" w:rsidDel="00000000" w:rsidP="00000000" w:rsidRDefault="00000000" w:rsidRPr="00000000" w14:paraId="00000455">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Computer Hacking (Samurai Jack) (200)</w:t>
      </w:r>
      <w:r w:rsidDel="00000000" w:rsidR="00000000" w:rsidRPr="00000000">
        <w:rPr>
          <w:rtl w:val="0"/>
        </w:rPr>
        <w:t xml:space="preserve">: Top-tier knowledge of computer systems. You can break past security programs, steal digitized information and take over automated machines with ease.</w:t>
        <w:br w:type="textWrapping"/>
      </w:r>
    </w:p>
    <w:p w:rsidR="00000000" w:rsidDel="00000000" w:rsidP="00000000" w:rsidRDefault="00000000" w:rsidRPr="00000000" w14:paraId="00000456">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Crime Pays (Supernatural) (200)</w:t>
      </w:r>
      <w:r w:rsidDel="00000000" w:rsidR="00000000" w:rsidRPr="00000000">
        <w:rPr>
          <w:rtl w:val="0"/>
        </w:rPr>
        <w:t xml:space="preserve">: You have a widely varied skill set that helps you earn cash through illegal channels. Lockpicking, carjacking, credit card fraud, even simply cheating while gambling is easier for you.</w:t>
        <w:br w:type="textWrapping"/>
      </w:r>
    </w:p>
    <w:p w:rsidR="00000000" w:rsidDel="00000000" w:rsidP="00000000" w:rsidRDefault="00000000" w:rsidRPr="00000000" w14:paraId="00000457">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Cyber Competencies (Megaman Zero) (200)</w:t>
      </w:r>
      <w:r w:rsidDel="00000000" w:rsidR="00000000" w:rsidRPr="00000000">
        <w:rPr>
          <w:rtl w:val="0"/>
        </w:rPr>
        <w:t xml:space="preserve">: You have the equivalent of a bachelor’s degree in the field of artificial life. You know quite a bit on how Cyber-elves work as well as the processes involved in creating basic elf models, such as a fairly weak fusion nurse. While you also have a bit of knowledge on robotics and the principles behind reploid creation, cyber-elves are still your forte. If you were human, and couldn’t see cyber-elves before, you can see them now. As a bonus, you get along remarkably well with cyber-elves.</w:t>
        <w:br w:type="textWrapping"/>
      </w:r>
    </w:p>
    <w:p w:rsidR="00000000" w:rsidDel="00000000" w:rsidP="00000000" w:rsidRDefault="00000000" w:rsidRPr="00000000" w14:paraId="00000458">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Maliwan Intern (Borderlands) (200)</w:t>
      </w:r>
      <w:r w:rsidDel="00000000" w:rsidR="00000000" w:rsidRPr="00000000">
        <w:rPr>
          <w:rtl w:val="0"/>
        </w:rPr>
        <w:t xml:space="preserve">: At some point, you got lucky and figured out how Elemental Weapons really work. You know how to use them to best effect, allowing you to set enemies on fire regularly, melt people with acid bullets, and have ALL kinds of shocking adventures with electrical ammo. If you have any technical training, you can even jury-rig ways to apply elemental effects to other weapons, as well.</w:t>
        <w:br w:type="textWrapping"/>
      </w:r>
    </w:p>
    <w:p w:rsidR="00000000" w:rsidDel="00000000" w:rsidP="00000000" w:rsidRDefault="00000000" w:rsidRPr="00000000" w14:paraId="00000459">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Herbalism (Inheritance Cycle) (200)</w:t>
      </w:r>
      <w:r w:rsidDel="00000000" w:rsidR="00000000" w:rsidRPr="00000000">
        <w:rPr>
          <w:rtl w:val="0"/>
        </w:rPr>
        <w:t xml:space="preserve">: You are skilled with plant and animal parts and can use them to make a number of useful potions, poisons, and poultices. You gain a kind of sixth sense of what can be used and how to bring the best effect in potions or elixirs, and by studying the materials at hand you can find the best ways to use it. This applies to ingredients you may find in future worlds as well.</w:t>
        <w:br w:type="textWrapping"/>
      </w:r>
    </w:p>
    <w:p w:rsidR="00000000" w:rsidDel="00000000" w:rsidP="00000000" w:rsidRDefault="00000000" w:rsidRPr="00000000" w14:paraId="0000045A">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Crafting Classes (Overlord) (200)</w:t>
      </w:r>
      <w:r w:rsidDel="00000000" w:rsidR="00000000" w:rsidRPr="00000000">
        <w:rPr>
          <w:rtl w:val="0"/>
        </w:rPr>
        <w:t xml:space="preserve">: You now possess classes and abilities aspected towards and in the service of creating a specific type of craft or trade good, and will be able to easily come up with new recipes or innovations for the crafts you select. Examples include cooking, smithing, scroll making, jewelry crafting, and so forth. You have crafting abilities that are equally applicable to every possible crafting pursuit. Examples include food and drinks that give low level buffs when eaten, low end (but still serviceable) magical weapons, armors, and misc magic items, and so forth. The sort of equipment that would be considered useful and practical enough (in terms of use and cost) for even a more experienced adventurer to eye them appreciatively and think them a worthy addition to their arsenal.</w:t>
        <w:br w:type="textWrapping"/>
      </w:r>
    </w:p>
    <w:p w:rsidR="00000000" w:rsidDel="00000000" w:rsidP="00000000" w:rsidRDefault="00000000" w:rsidRPr="00000000" w14:paraId="0000045B">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Level 100 Crafting Classes (Overlord) (Free with Level 100)</w:t>
      </w:r>
      <w:r w:rsidDel="00000000" w:rsidR="00000000" w:rsidRPr="00000000">
        <w:rPr>
          <w:rtl w:val="0"/>
        </w:rPr>
        <w:t xml:space="preserve">: At Level One Hundred however your crafting skills have hit their zenith. At this point you could make items on par with Divine Tier equipment, things even beings of godlike strength would find no complaint in, or foods and drinks so nourishing that someone might not need to eat or drink for a month or more afterwards, and conveying extremely potent temporary buffs alongside that. However, of course, no matter what your level of skill one simple fact remains; your skills are largely worthless without materials to use them with. While you might be able to take even subpar ingredients and fashion something workable only with truly excellent materials, will you be able to craft something genuinely great, especially at the highest levels of crafting?</w:t>
        <w:br w:type="textWrapping"/>
      </w:r>
    </w:p>
    <w:p w:rsidR="00000000" w:rsidDel="00000000" w:rsidP="00000000" w:rsidRDefault="00000000" w:rsidRPr="00000000" w14:paraId="0000045C">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Skilled </w:t>
      </w:r>
      <w:r w:rsidDel="00000000" w:rsidR="00000000" w:rsidRPr="00000000">
        <w:rPr>
          <w:b w:val="1"/>
          <w:i w:val="1"/>
          <w:rtl w:val="0"/>
        </w:rPr>
        <w:t xml:space="preserve">and</w:t>
      </w:r>
      <w:r w:rsidDel="00000000" w:rsidR="00000000" w:rsidRPr="00000000">
        <w:rPr>
          <w:b w:val="1"/>
          <w:rtl w:val="0"/>
        </w:rPr>
        <w:t xml:space="preserve"> Resourceful (Overlord) (200)</w:t>
      </w:r>
      <w:r w:rsidDel="00000000" w:rsidR="00000000" w:rsidRPr="00000000">
        <w:rPr>
          <w:rtl w:val="0"/>
        </w:rPr>
        <w:t xml:space="preserve">: You’ve got a knack for certain skills. And by ‘certain skills’ what's really meant is ‘skills in general’. If you’ve got a mundane chore, assignment, or task that you need to do, then nine times out of ten you already have the skill needed to perform it at the level of an average expert. If you don’t possess that skill then you’ll probably know at least two or three related skills that can do a passable job of it anyway. This doesn’t give you any supernatural skills or anything hidden, restricted, or that requires a truly extensive education but if it's not any of those things then you can bet good money you know it or know something similar. In addition to this you’ve got a particular knack for knowing how best to use your resources to address the matter at hand, and will always possess a mental list of what resources you actually have that you can call upon. This includes human resources and things you don’t actually currently have possession of but could reasonably go get or claim authority over. If you can’t do it personally, or can’t find someone or something that can do it for you, then it probably isn’t something that can be done.</w:t>
        <w:br w:type="textWrapping"/>
      </w:r>
    </w:p>
    <w:p w:rsidR="00000000" w:rsidDel="00000000" w:rsidP="00000000" w:rsidRDefault="00000000" w:rsidRPr="00000000" w14:paraId="0000045D">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Weapon Crafting (Devil May Cry) (200)</w:t>
      </w:r>
      <w:r w:rsidDel="00000000" w:rsidR="00000000" w:rsidRPr="00000000">
        <w:rPr>
          <w:rtl w:val="0"/>
        </w:rPr>
        <w:t xml:space="preserve">: Alright, so you fancy yourself a weapons dealer, huh? Well now you know the ins and outs of every single tool made for killing that you get your crafty little hands on. Swords, handguns, axes, sniper rifles, spears, rocket launchers, it'll all come naturally to you, and you will be able to create these weapons or even improve them with your own custom designs.</w:t>
        <w:br w:type="textWrapping"/>
        <w:br w:type="textWrapping"/>
        <w:t xml:space="preserve">And to make it even a better deal, you know how to modify a weapon to have unlimited ammunition capability. So go nuts, buddy. You've earned it.</w:t>
        <w:br w:type="textWrapping"/>
      </w:r>
    </w:p>
    <w:p w:rsidR="00000000" w:rsidDel="00000000" w:rsidP="00000000" w:rsidRDefault="00000000" w:rsidRPr="00000000" w14:paraId="0000045E">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World of Robotics (Final Fantasy 7 Remake) (200)</w:t>
      </w:r>
      <w:r w:rsidDel="00000000" w:rsidR="00000000" w:rsidRPr="00000000">
        <w:rPr>
          <w:rtl w:val="0"/>
        </w:rPr>
        <w:t xml:space="preserve">: Shinra commands a world of metal and industry, all with the help of engineers like you. Whether your boss calls for a flying drone that can project his holographic face, or razor-covered murder ball to chase his enemies down the highway, you have the know-how to deliver the goods. You might need some help to build something as grand as the mighty Airbuster, but with the right resources you could create some incredible machines.</w:t>
        <w:br w:type="textWrapping"/>
      </w:r>
    </w:p>
    <w:p w:rsidR="00000000" w:rsidDel="00000000" w:rsidP="00000000" w:rsidRDefault="00000000" w:rsidRPr="00000000" w14:paraId="0000045F">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Augmentation R&amp;D (Deus Ex: Human Revolution) (200)</w:t>
      </w:r>
      <w:r w:rsidDel="00000000" w:rsidR="00000000" w:rsidRPr="00000000">
        <w:rPr>
          <w:rtl w:val="0"/>
        </w:rPr>
        <w:t xml:space="preserve">: You have an extensive understanding of the underlying mechanics of DE:HR's cybernetic augmentation architecture; How it works, how it could work, and what avenues to analyse to see if it can be improved - and with time, brand new augmentations. In addition to this, your intelligence is increased to handle such a workload, alongside all the attendant knowledge necessary to mess with the human body - trauma surgery and fixing up broken individuals is an old hat to you, now.</w:t>
        <w:br w:type="textWrapping"/>
      </w:r>
    </w:p>
    <w:p w:rsidR="00000000" w:rsidDel="00000000" w:rsidP="00000000" w:rsidRDefault="00000000" w:rsidRPr="00000000" w14:paraId="00000460">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Extra Skill (That Time I Got Reincarnated As A Slime) (200)</w:t>
      </w:r>
      <w:r w:rsidDel="00000000" w:rsidR="00000000" w:rsidRPr="00000000">
        <w:rPr>
          <w:rtl w:val="0"/>
        </w:rPr>
        <w:t xml:space="preserve">: Through training, you’ve managed to develop an Extra Skill for yourself. These can range anywhere from Magic Sense to Water Manipulation and beyond. They’re relatively easy to obtain as long as you put in the work. You may choose to either buy a Canon Unique Skill or create one for your own. If you buy multiple skills you may combine them into a single skill. Your created skill can only have up to 3 abilities, excepting those combined and they must stay consistent. Their power must be kept close to canon skill levels and they can never reach Unique Skill levels.</w:t>
        <w:br w:type="textWrapping"/>
      </w:r>
    </w:p>
    <w:p w:rsidR="00000000" w:rsidDel="00000000" w:rsidP="00000000" w:rsidRDefault="00000000" w:rsidRPr="00000000" w14:paraId="00000461">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Absurdly Fluent (One Punch Man) (200)</w:t>
      </w:r>
      <w:r w:rsidDel="00000000" w:rsidR="00000000" w:rsidRPr="00000000">
        <w:rPr>
          <w:rtl w:val="0"/>
        </w:rPr>
        <w:t xml:space="preserve">: You can look at someone and tell what their powerset is and the capabilities of it, that they meet this level of use is another question. In addition you are less likely to be confused or freak out at meeting something new.</w:t>
        <w:br w:type="textWrapping"/>
      </w:r>
    </w:p>
    <w:p w:rsidR="00000000" w:rsidDel="00000000" w:rsidP="00000000" w:rsidRDefault="00000000" w:rsidRPr="00000000" w14:paraId="00000462">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Picaresque (Persona 5) (200)</w:t>
      </w:r>
      <w:r w:rsidDel="00000000" w:rsidR="00000000" w:rsidRPr="00000000">
        <w:rPr>
          <w:rtl w:val="0"/>
        </w:rPr>
        <w:t xml:space="preserve">: I’m sure there are a lot of good uses for the ability to case a joint, pick locks, become much harder to notice with cover, highlight significant items in your vision, flash step between various nearby hiding places, ambush enemies, and moderate skill with a Melee Weapon and Sidearm that don’t involve theft. But larceny is probably the best option here.</w:t>
        <w:br w:type="textWrapping"/>
      </w:r>
    </w:p>
    <w:p w:rsidR="00000000" w:rsidDel="00000000" w:rsidP="00000000" w:rsidRDefault="00000000" w:rsidRPr="00000000" w14:paraId="00000463">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Mundane Mastery (Persona 5) (200)</w:t>
      </w:r>
      <w:r w:rsidDel="00000000" w:rsidR="00000000" w:rsidRPr="00000000">
        <w:rPr>
          <w:rtl w:val="0"/>
        </w:rPr>
        <w:t xml:space="preserve">: In today's economy, it’s probably a good idea to have some decent skills on your resume. Thankfully, you do. You are easily good enough at a given skill to be considered one of, if not the, best in Japan. If you’re a doctor, you can produce experimental medicine by yourself, if you’re a Gamer you could easily make a living in Esports, and a Detective might be able to find even the greatest criminals of the age. Take care not to become isolated at the top, alright?</w:t>
        <w:br w:type="textWrapping"/>
      </w:r>
    </w:p>
    <w:p w:rsidR="00000000" w:rsidDel="00000000" w:rsidP="00000000" w:rsidRDefault="00000000" w:rsidRPr="00000000" w14:paraId="00000464">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Bioengineering (Teen Titans) (200)</w:t>
      </w:r>
      <w:r w:rsidDel="00000000" w:rsidR="00000000" w:rsidRPr="00000000">
        <w:rPr>
          <w:rtl w:val="0"/>
        </w:rPr>
        <w:t xml:space="preserve">: You know how to create mutagens and modify biological creatures. You could use your knowledge to give people animal based superpowers or enhance someone's natural physical abilities. </w:t>
        <w:br w:type="textWrapping"/>
      </w:r>
    </w:p>
    <w:p w:rsidR="00000000" w:rsidDel="00000000" w:rsidP="00000000" w:rsidRDefault="00000000" w:rsidRPr="00000000" w14:paraId="00000465">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Blueprints (Dragon Quest Builders) (200)</w:t>
      </w:r>
      <w:r w:rsidDel="00000000" w:rsidR="00000000" w:rsidRPr="00000000">
        <w:rPr>
          <w:rtl w:val="0"/>
        </w:rPr>
        <w:t xml:space="preserve">: </w:t>
      </w:r>
      <w:r w:rsidDel="00000000" w:rsidR="00000000" w:rsidRPr="00000000">
        <w:rPr>
          <w:rtl w:val="0"/>
        </w:rPr>
        <w:t xml:space="preserve">congratulations jumper you have instincts most architects and craftsmen would kill for automatically knowing how to build anything you require using things you've collected or see around you.</w:t>
        <w:br w:type="textWrapping"/>
      </w:r>
    </w:p>
    <w:p w:rsidR="00000000" w:rsidDel="00000000" w:rsidP="00000000" w:rsidRDefault="00000000" w:rsidRPr="00000000" w14:paraId="00000466">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Power Interactions (Ward) (200)</w:t>
      </w:r>
      <w:r w:rsidDel="00000000" w:rsidR="00000000" w:rsidRPr="00000000">
        <w:rPr>
          <w:rtl w:val="0"/>
        </w:rPr>
        <w:t xml:space="preserve">: Whether because of special dreams, invasive memories, or some other bizarre relationship with your Shard you have an insight into powers and their mechanics that under the right circumstances can allow you to abuse their interactions to produce what are almost like trump effects. Including but not limited to creating new effects through combination, influencing cluster dynamics, manipulating the direction of sechen ranges, and even causing second triggers.</w:t>
        <w:br w:type="textWrapping"/>
      </w:r>
    </w:p>
    <w:p w:rsidR="00000000" w:rsidDel="00000000" w:rsidP="00000000" w:rsidRDefault="00000000" w:rsidRPr="00000000" w14:paraId="00000467">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Herbology Hero (Fantastic Beasts) (200)</w:t>
      </w:r>
      <w:r w:rsidDel="00000000" w:rsidR="00000000" w:rsidRPr="00000000">
        <w:rPr>
          <w:rtl w:val="0"/>
        </w:rPr>
        <w:t xml:space="preserve">: At a glance you can detect the special qualities in plants and fungi, an invaluable skill in a world of mandrakes and venomous tentaculas. You are also able to harvest the parts of plants with such efficiency that you seem to get significantly more ingredients in this way than even other experts in this field.</w:t>
        <w:br w:type="textWrapping"/>
      </w:r>
    </w:p>
    <w:p w:rsidR="00000000" w:rsidDel="00000000" w:rsidP="00000000" w:rsidRDefault="00000000" w:rsidRPr="00000000" w14:paraId="00000468">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Alchemist (A Happy Harry Potter Fanfiction) (200)</w:t>
      </w:r>
      <w:r w:rsidDel="00000000" w:rsidR="00000000" w:rsidRPr="00000000">
        <w:rPr>
          <w:rtl w:val="0"/>
        </w:rPr>
        <w:t xml:space="preserve">: The fine art of turning lead into gold in the quest to create the immortal granting elixir of life. What few remember is that alchemists rely on more than just magical ingredients for their mixtures. Chemicals, elements, oils, tinctures, spices, metals, it is not the magic that matters to you but the results of the combined reaction. Your abilities at brewing are beyond that of even the most skilled potioneers as anything that relies on ingredients to create you can make. Your favorite marinade, new alcoholic beverages, beauty products, intangibility potion, napalm, whatever you set your mind to, you can make it a reality. You know all the proper techniques and tricks to squeeze the most essence out of your ingredients, how to harvest them without botching it, how to store them so they don't lose any of their potency. You know the best ways to prepare them, the best time to add them, how to get the reaction you want and all the steps to achieve it. You can even tell which ingredients compliment each other best based on smell, taste, touch, and any record of their properties. If being a master potion maker isn't your goal well there's always opening a bar, getting your own cooking show, or running a chemical factory of some stripe because a philosopher's stone is something you could make by just cracking open a few chemistry and potion books.</w:t>
      </w:r>
      <w:r w:rsidDel="00000000" w:rsidR="00000000" w:rsidRPr="00000000">
        <w:rPr>
          <w:rtl w:val="0"/>
        </w:rPr>
        <w:br w:type="textWrapping"/>
      </w:r>
    </w:p>
    <w:p w:rsidR="00000000" w:rsidDel="00000000" w:rsidP="00000000" w:rsidRDefault="00000000" w:rsidRPr="00000000" w14:paraId="00000469">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Wandlore (Harry Potter) (300)</w:t>
      </w:r>
      <w:r w:rsidDel="00000000" w:rsidR="00000000" w:rsidRPr="00000000">
        <w:rPr>
          <w:rtl w:val="0"/>
        </w:rPr>
        <w:t xml:space="preserve">: You have a great knowledge of wandlore and practical skill at wand making. You can make decent wands out of imperfect woods and unconventional cores. You may use nearly any magical part of magical creatures as cores with varying success. Unconventional wands with powerfully magical cores are potentially powerful but erratic and extremely dangerous.</w:t>
        <w:br w:type="textWrapping"/>
      </w:r>
    </w:p>
    <w:p w:rsidR="00000000" w:rsidDel="00000000" w:rsidP="00000000" w:rsidRDefault="00000000" w:rsidRPr="00000000" w14:paraId="0000046A">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Martial-Arts (Star Wars Knights of the Old Republic) (300)</w:t>
      </w:r>
      <w:r w:rsidDel="00000000" w:rsidR="00000000" w:rsidRPr="00000000">
        <w:rPr>
          <w:rtl w:val="0"/>
        </w:rPr>
        <w:t xml:space="preserve">: Gives you training in hand-to-hand combat. You know several forms of martial arts, including a powerful mandalorian style. Your skill with melee weapons is also improved.</w:t>
        <w:br w:type="textWrapping"/>
      </w:r>
    </w:p>
    <w:p w:rsidR="00000000" w:rsidDel="00000000" w:rsidP="00000000" w:rsidRDefault="00000000" w:rsidRPr="00000000" w14:paraId="0000046B">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Computers (Star Wars Knights of the Old Republic) (300)</w:t>
      </w:r>
      <w:r w:rsidDel="00000000" w:rsidR="00000000" w:rsidRPr="00000000">
        <w:rPr>
          <w:rtl w:val="0"/>
        </w:rPr>
        <w:t xml:space="preserve">: Gives you training in computers. Droids, networks, and personal computers are your playthings. You’re an expert at manipulating and improving digital devices, and you can cut through most security systems like a lightsaber through butter.</w:t>
        <w:br w:type="textWrapping"/>
      </w:r>
    </w:p>
    <w:p w:rsidR="00000000" w:rsidDel="00000000" w:rsidP="00000000" w:rsidRDefault="00000000" w:rsidRPr="00000000" w14:paraId="0000046C">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Hardware (Star Wars Knights of the Old Republic) (300)</w:t>
      </w:r>
      <w:r w:rsidDel="00000000" w:rsidR="00000000" w:rsidRPr="00000000">
        <w:rPr>
          <w:rtl w:val="0"/>
        </w:rPr>
        <w:t xml:space="preserve">: Gives you training in how to operate, repair and improve machines. You can easily rebuild broken droids from salvaged parts, and you’ll even be able to fix starships given enough time and equipment.</w:t>
        <w:br w:type="textWrapping"/>
      </w:r>
    </w:p>
    <w:p w:rsidR="00000000" w:rsidDel="00000000" w:rsidP="00000000" w:rsidRDefault="00000000" w:rsidRPr="00000000" w14:paraId="0000046D">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Mechanical Genius (Star Wars The Clone Wars) (300)</w:t>
      </w:r>
      <w:r w:rsidDel="00000000" w:rsidR="00000000" w:rsidRPr="00000000">
        <w:rPr>
          <w:rtl w:val="0"/>
        </w:rPr>
        <w:t xml:space="preserve">: You’re able to push the bounds of the mechanical and cybernetic technology of this universe. The Confederacy would put you on the ruling council for the droid you could build them, and the Republic would make you rich if you sold your starships to them.</w:t>
        <w:br w:type="textWrapping"/>
      </w:r>
    </w:p>
    <w:p w:rsidR="00000000" w:rsidDel="00000000" w:rsidP="00000000" w:rsidRDefault="00000000" w:rsidRPr="00000000" w14:paraId="0000046E">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Mythical Achievement (Pokemon Anime) (300)</w:t>
      </w:r>
      <w:r w:rsidDel="00000000" w:rsidR="00000000" w:rsidRPr="00000000">
        <w:rPr>
          <w:rtl w:val="0"/>
        </w:rPr>
        <w:t xml:space="preserve">: You possess something truly spectacular, something that represents a great advantage in many areas, and exemplifies that your species is capable of. This power or trait is the kind of thing that in the days of old would ensure legends were spawned around you. This isn’t something that can be emulated on a whim or shared with passing instruction, assuming it isn’t something intrinsic to you. Obtaining enlightenment which greatly extends your life and allows you to create illusions so detailed they might as well be reality, encompassing areas as large as estates to ensnare creatures into your makeshift world. Producing fruits that act as miracle drugs, curing any malady, extending lifespans, and bringing people back from the edge of death. Being able to create and manipulate squads of ice sculptures as if they were living creatures under your command. Enacting grand transformations akin to, if not actually, mega evolutions and form changes without needing the aid of items or trainers. Maybe even the ability to control your own evolution, going up and down the different branches of your evolutionary tree at will.</w:t>
        <w:br w:type="textWrapping"/>
        <w:br w:type="textWrapping"/>
        <w:t xml:space="preserve">Whichever you choose, the world will not be able to ignore you should knowledge of it spread. The curious, the greedy, the noble, and more; all will come to seek you out to uncover the secrets of your art, take you for themselves, or use you for some nefarious plot.</w:t>
        <w:br w:type="textWrapping"/>
      </w:r>
    </w:p>
    <w:p w:rsidR="00000000" w:rsidDel="00000000" w:rsidP="00000000" w:rsidRDefault="00000000" w:rsidRPr="00000000" w14:paraId="0000046F">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Engineer (Halo) (300)</w:t>
      </w:r>
      <w:r w:rsidDel="00000000" w:rsidR="00000000" w:rsidRPr="00000000">
        <w:rPr>
          <w:rtl w:val="0"/>
        </w:rPr>
        <w:t xml:space="preserve">: From the mighty if unstable Shaw-Fujikawa Translight Engine to the blunt elegance of the SR599 Sniper Rifle, you are well versed in the 25th century technology and weaponry. You won't be able to make slipspace drives from scratch, but you can sure as hell patch one up without atomizing yourself, fix the screen on that assault rifle even if you have no idea how to shoot it, or calibrate that spinal MAC gun like nobody’s business. Any ship would only benefit from taking you on as a technician, and there are plenty of corporations or government agencies that would pay handsomely for your skills. However, most of your knowledge is iterative, you aren’t going to be making many radical advancements in technology, mostly making slight improvements to existing tech instead.</w:t>
        <w:br w:type="textWrapping"/>
      </w:r>
    </w:p>
    <w:p w:rsidR="00000000" w:rsidDel="00000000" w:rsidP="00000000" w:rsidRDefault="00000000" w:rsidRPr="00000000" w14:paraId="00000470">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Gadget Master (007) (300)</w:t>
      </w:r>
      <w:r w:rsidDel="00000000" w:rsidR="00000000" w:rsidRPr="00000000">
        <w:rPr>
          <w:rtl w:val="0"/>
        </w:rPr>
        <w:t xml:space="preserve">: You’ve been trained by Major Boothroyd at the skills of his job. You’re excellent at creating and maintaining gadgets of all types. You can miniaturize nearly anything, and hide things in forms that… really shouldn’t work. You can even make lasers! You’re also good at coming up with ideas for unusual methods of assassination; beheading umbrellas, flamethrower bagpipes, and the like.</w:t>
        <w:br w:type="textWrapping"/>
      </w:r>
    </w:p>
    <w:p w:rsidR="00000000" w:rsidDel="00000000" w:rsidP="00000000" w:rsidRDefault="00000000" w:rsidRPr="00000000" w14:paraId="00000471">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Award-Winning Roboticist (Scott Pilgrim vs. The World) (300)</w:t>
      </w:r>
      <w:r w:rsidDel="00000000" w:rsidR="00000000" w:rsidRPr="00000000">
        <w:rPr>
          <w:rtl w:val="0"/>
        </w:rPr>
        <w:t xml:space="preserve">: You have mastered the art of robotics, particularly of the combat android variety. These robots can vary in size from small human-sized automatons, to several-story tall mecha. You know how to create control mechanisms adapted to any shape and form, if you want to personally pilot your death machines, and you are an exceptionally skilled programmer as well. You can’t create AI, but your programs are so versatile that your robots might as well be thinking on their own. You also know how to integrate any other forms of science and technology you understand into your robots. If you want to load up your robots with laser cannons and missile launchers, you’ll find a way, just so long as you know how to build the weapons in the first place.</w:t>
        <w:br w:type="textWrapping"/>
      </w:r>
    </w:p>
    <w:p w:rsidR="00000000" w:rsidDel="00000000" w:rsidP="00000000" w:rsidRDefault="00000000" w:rsidRPr="00000000" w14:paraId="00000472">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Waypoint Engineer (Final Fantasy—Mystic Quest Gauntlet) (300)</w:t>
      </w:r>
      <w:r w:rsidDel="00000000" w:rsidR="00000000" w:rsidRPr="00000000">
        <w:rPr>
          <w:rtl w:val="0"/>
        </w:rPr>
        <w:t xml:space="preserve">: In this world lies certain tiles that, when stepped on by someone holding their relevant Crest, teleports that Crest bearer to the other tile linked with it. It is the only way to reach certain areas in this world, but you now know how to create these tiles and their Crests and link them all up. It involves heavy use of magic, however, so be wary.</w:t>
      </w:r>
      <w:r w:rsidDel="00000000" w:rsidR="00000000" w:rsidRPr="00000000">
        <w:rPr>
          <w:rtl w:val="0"/>
        </w:rPr>
        <w:br w:type="textWrapping"/>
      </w:r>
    </w:p>
    <w:p w:rsidR="00000000" w:rsidDel="00000000" w:rsidP="00000000" w:rsidRDefault="00000000" w:rsidRPr="00000000" w14:paraId="00000473">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Mogamachi, or Ymir if you prefer (Rune Factory) (400)</w:t>
      </w:r>
      <w:r w:rsidDel="00000000" w:rsidR="00000000" w:rsidRPr="00000000">
        <w:rPr>
          <w:rtl w:val="0"/>
        </w:rPr>
        <w:t xml:space="preserve">: So you know golems, you breath golems, you know everything there is to know about golems. You can build them, improve them, sculpt them, duplicate them, you name it. You know how to use any materials to make a golem, and just by deciding to do so, you can ensure that any artificial life form you create is now alive. Diamond golems that can heal, giant golems that can cross oceans, as long as you have enough energies or materials you can make one, and you are always able to duplicate them. You can grant things like statues or broken golems life, even passing around some of your minor powers, and you can always duplicate a golem.</w:t>
        <w:br w:type="textWrapping"/>
      </w:r>
    </w:p>
    <w:p w:rsidR="00000000" w:rsidDel="00000000" w:rsidP="00000000" w:rsidRDefault="00000000" w:rsidRPr="00000000" w14:paraId="00000474">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Fix the body (Rune Factory) (400)</w:t>
      </w:r>
      <w:r w:rsidDel="00000000" w:rsidR="00000000" w:rsidRPr="00000000">
        <w:rPr>
          <w:rtl w:val="0"/>
        </w:rPr>
        <w:t xml:space="preserve">: now you know every medical procedure and you have a deep, detailed understanding of all medical equipment and the like. In fact, you are such a pro at using these techniques that you have a set of skills that would put Dr. House or even sci-fi doctors like Bones or Dr. Carson Becket to shame. You no longer need to cut open a person, inject a needle or otherwise tamper with their body, even if you needed to draw blood or perform an organ transplant, and all that you need is to understand the procedure that you wish to preform, have the necessary equipment and items within a twenty foot radius of you and the patient, and to expend a large amount of energy. You can still use methods that require you to open up the body if you don’t have a lot of energy, but not having to add another cut for a person’s body to heal is a very good thing for their healing process, even causing them to recover a little faster than they would normally be able to on their own. Like the previous perk, your knowledge of medical procedures, equipment or anything other piece of medical knowledge not covered by the previous perk updates based off of every jump you’ve been to already, every jump you go to, and for every new discovery made. You can also pioneer new treatments and medical technologies with your insight, although you may need someone to build the equipment for you if you don’t have the required crafting skills.</w:t>
        <w:br w:type="textWrapping"/>
      </w:r>
    </w:p>
    <w:p w:rsidR="00000000" w:rsidDel="00000000" w:rsidP="00000000" w:rsidRDefault="00000000" w:rsidRPr="00000000" w14:paraId="00000475">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Ahzidal’s Apprentice (The Elder Scrolls V: Skyrim) (400)</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The art of spellcasting has more to it than just flinging fireballs and screaming about </w:t>
      </w:r>
      <w:r w:rsidDel="00000000" w:rsidR="00000000" w:rsidRPr="00000000">
        <w:rPr>
          <w:b w:val="1"/>
          <w:rtl w:val="0"/>
        </w:rPr>
        <w:t xml:space="preserve">UNLIMITED POWER </w:t>
      </w:r>
      <w:r w:rsidDel="00000000" w:rsidR="00000000" w:rsidRPr="00000000">
        <w:rPr>
          <w:rtl w:val="0"/>
        </w:rPr>
        <w:t xml:space="preserve">as one electrocutes their enemies. The arts of Enchantment and Alteration stand as testaments to this fact, enchantment in particular stands as a powerful, yet indirect system of magic and when it comes to this branch and the operation of it only the Dragon Priest Ahzidal is your equal. Like him you’ve collected vast knowledge pertaining to the various magical bases of the Mer, whether it be the ancient runes of the Ayleids or the process of harmonizing the seven natures of metal. This craft extends far and wide and with it even a mere band of 500 warriors could be given equipment powerful enough to fell a powerful race of spellcasters like the Falmer, or in other, more simple words your enchantments are legendary. You could perhaps go even further, runes are simply another language, and if understanding them allows you to use them, then perhaps even others like that of the Dovah might be as well.</w:t>
        <w:br w:type="textWrapping"/>
      </w:r>
    </w:p>
    <w:p w:rsidR="00000000" w:rsidDel="00000000" w:rsidP="00000000" w:rsidRDefault="00000000" w:rsidRPr="00000000" w14:paraId="00000476">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Magicka Reserve (N/A) (Free)</w:t>
      </w:r>
      <w:r w:rsidDel="00000000" w:rsidR="00000000" w:rsidRPr="00000000">
        <w:rPr>
          <w:rtl w:val="0"/>
        </w:rPr>
        <w:t xml:space="preserve">: You gain access to the Elder Scrolls magic system and a moderate magicka reserve to cast from. IF you’ve received this from another perk, gain a significant increase in your magicka reserve and spellcasting capabilities.</w:t>
        <w:br w:type="textWrapping"/>
      </w:r>
    </w:p>
    <w:p w:rsidR="00000000" w:rsidDel="00000000" w:rsidP="00000000" w:rsidRDefault="00000000" w:rsidRPr="00000000" w14:paraId="00000477">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Advisor (Generic D&amp;D 5e) (400)</w:t>
      </w:r>
      <w:r w:rsidDel="00000000" w:rsidR="00000000" w:rsidRPr="00000000">
        <w:rPr>
          <w:rtl w:val="0"/>
        </w:rPr>
        <w:t xml:space="preserve">: You gain insight into the planes that others would kill for. When you cast a spell or otherwise go looking for info on other planes/planar creatures there is no chance it will drive you insane. This overwrites all other text which may indicate otherwise. You also know how or where to get any planar knowledge you so desire, if you think about it for more than a few minutes.</w:t>
        <w:br w:type="textWrapping"/>
      </w:r>
    </w:p>
    <w:p w:rsidR="00000000" w:rsidDel="00000000" w:rsidP="00000000" w:rsidRDefault="00000000" w:rsidRPr="00000000" w14:paraId="00000478">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Dwarven Craft (Lord of the Rings) (400)</w:t>
      </w:r>
      <w:r w:rsidDel="00000000" w:rsidR="00000000" w:rsidRPr="00000000">
        <w:rPr>
          <w:rtl w:val="0"/>
        </w:rPr>
        <w:t xml:space="preserve">: You are a master smith, able to single handedly run even a large forge. You can make weapons and armour that stand up to hundreds of years of continuous use, and even know how to mine and forge mystical metals such as Mithril.</w:t>
        <w:br w:type="textWrapping"/>
      </w:r>
    </w:p>
    <w:p w:rsidR="00000000" w:rsidDel="00000000" w:rsidP="00000000" w:rsidRDefault="00000000" w:rsidRPr="00000000" w14:paraId="00000479">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Pyromancer (A Song of Ice and Fire) (400)</w:t>
      </w:r>
      <w:r w:rsidDel="00000000" w:rsidR="00000000" w:rsidRPr="00000000">
        <w:rPr>
          <w:rtl w:val="0"/>
        </w:rPr>
        <w:t xml:space="preserve">: You have the recipe for wildfire and the means to make more. You can make it very cheaply and in vast quantities. It’s extremely dangerous but powerful.</w:t>
        <w:br w:type="textWrapping"/>
      </w:r>
    </w:p>
    <w:p w:rsidR="00000000" w:rsidDel="00000000" w:rsidP="00000000" w:rsidRDefault="00000000" w:rsidRPr="00000000" w14:paraId="0000047A">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Magicite Creation (Final Fantasy 6) (400)</w:t>
      </w:r>
      <w:r w:rsidDel="00000000" w:rsidR="00000000" w:rsidRPr="00000000">
        <w:rPr>
          <w:rtl w:val="0"/>
        </w:rPr>
        <w:t xml:space="preserve">: Magicite is the basis of all Magitech. These small stones contain the very essence of an Esper’s power, serving as both an energy source and a learning aid, those who know how being capable of discovering the secrets of the dead esper’s magic through use. You’re capable of creating Magicite yourself in the usual way, by killing espers through various means, such as draining away their magic directly until they die or just skipping straight to murder, but you’ve learned to apply it to so, so much more than just espers. With this, you can now apply the same principle to any spirit or magic-based creature, treating them like a glorified battery to fuel weakened magical effects based on their capability and nature, or just plain converting them to magicite through murder. Magicite earned through these methods function exactly how magicite from espers can be expected to function. The stone will contain magic spells based on the being’s abilities in life that those who wield it can eventually learn through time, effort, and training, each spell slowly becoming a part of them until they can cast the spells contained within naturally and no longer needing the magicite at all. The magic can be learned even should the stone be removed, discarded, or destroyed. As a final mockery, a shadow of the being can be summoned once per battle, the creature manifesting to unleash a single attack, recovery, or buffing spell drawn from echoes of its greatest power.</w:t>
        <w:br w:type="textWrapping"/>
      </w:r>
    </w:p>
    <w:p w:rsidR="00000000" w:rsidDel="00000000" w:rsidP="00000000" w:rsidRDefault="00000000" w:rsidRPr="00000000" w14:paraId="0000047B">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Masterworks, All (Dragon’s Dogma: Dark Arisen) (400)</w:t>
      </w:r>
      <w:r w:rsidDel="00000000" w:rsidR="00000000" w:rsidRPr="00000000">
        <w:rPr>
          <w:rtl w:val="0"/>
        </w:rPr>
        <w:t xml:space="preserve">: You can't go wrong. You are now intimately familiar with the processes of Enhancing (improving items beyond normal with various materials and with which may very well change its appearance completely), Dragonforging (using wyrmfire to strengthen things), Rarifying (using alchemy and magick to further strengthen things forged in wyrmfire), and Purifying (restoring things to their original state from being cursed). This gives you a masterful level of control over alchemy to fully utilize Rarifying. The same with blacksmithing, tailoring, and all else as they pertain to Enhancing. </w:t>
        <w:br w:type="textWrapping"/>
        <w:br w:type="textWrapping"/>
        <w:t xml:space="preserve">You're more than capable of improving things several times over with all of this here. Enhancing and Rarifying will start out simple but require increasingly rare and obscure items to work your crafts. Enhancing, Rarifying, and Dragonforging becoming more broad when you leave this world allowing you to use other similar things (for an example of Dragonforging, you could switch out fire for venom or poison) to increase the item's strength. To engage in Rarifying things only needing to be brought up to this new type of Dragonforging. Rarifying and Purifying now only requiring magick instead of Rift Crystals.</w:t>
        <w:br w:type="textWrapping"/>
      </w:r>
    </w:p>
    <w:p w:rsidR="00000000" w:rsidDel="00000000" w:rsidP="00000000" w:rsidRDefault="00000000" w:rsidRPr="00000000" w14:paraId="0000047C">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Unique Skill (That Time I Got Reincarnated As A Slime) (400)</w:t>
      </w:r>
      <w:r w:rsidDel="00000000" w:rsidR="00000000" w:rsidRPr="00000000">
        <w:rPr>
          <w:rtl w:val="0"/>
        </w:rPr>
        <w:t xml:space="preserve">: Whether you’ve gotten it from being an Otherworlder or you got it naturally, you’ve been given a Unique skill of your own tailored to your desires by the [Voice of the World]. You may choose to either buy a Canon Unique Skill or create one for your own. If you buy multiple skills you may combine them into a single skill. Your created skill can only have up to 3 abilities, excepting those combined and they must stay consistent. Their power must be kept close to canon skill levels and they can never reach Ultimate Skill levels.</w:t>
        <w:br w:type="textWrapping"/>
      </w:r>
    </w:p>
    <w:p w:rsidR="00000000" w:rsidDel="00000000" w:rsidP="00000000" w:rsidRDefault="00000000" w:rsidRPr="00000000" w14:paraId="0000047D">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Immense Skill (That Time I Got Reincarnated As A Slime) (400)</w:t>
      </w:r>
      <w:r w:rsidDel="00000000" w:rsidR="00000000" w:rsidRPr="00000000">
        <w:rPr>
          <w:rtl w:val="0"/>
        </w:rPr>
        <w:t xml:space="preserve">: You’re as skilled in a weapon of your choosing as the Sword Saint Hakurou is skilled at a sword. As long as it’s using your weapon, you could handily always “thread the needle” with an almost perfect success rate and anyone you teach is likely to quickly reach at least B-Rank and beyond through mere skill alone. If they go on to become people of import then your own legend grows as theirs grow, for is the one who taught such impressive people not far more impressive than they?</w:t>
        <w:br w:type="textWrapping"/>
      </w:r>
    </w:p>
    <w:p w:rsidR="00000000" w:rsidDel="00000000" w:rsidP="00000000" w:rsidRDefault="00000000" w:rsidRPr="00000000" w14:paraId="0000047E">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Jack of All Trades (The Legend of Zelda: Ocarina of Time) (400)</w:t>
      </w:r>
      <w:r w:rsidDel="00000000" w:rsidR="00000000" w:rsidRPr="00000000">
        <w:rPr>
          <w:rtl w:val="0"/>
        </w:rPr>
        <w:t xml:space="preserve">: Master of none - but far better than a master of one. You’re a fair hand at almost any mundane skill you care to try -be it swordsmanship, horseback riding, archery, fishing, free climbing, and much more. If it’s a skill or trade a native of Hyrule would be likely to learn, then it’s within your grasp. While an expert or master in any of those things could outdo you, the sheer breadth of your natural talent is without equal. As a side effect to this, you can easily pick up and use any tool for its intended purpose and (mostly) without hurting yourself.</w:t>
        <w:br w:type="textWrapping"/>
      </w:r>
    </w:p>
    <w:p w:rsidR="00000000" w:rsidDel="00000000" w:rsidP="00000000" w:rsidRDefault="00000000" w:rsidRPr="00000000" w14:paraId="0000047F">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The Hero’s Tools (The Legend of Zelda: Ocarina of Time) (400)</w:t>
      </w:r>
      <w:r w:rsidDel="00000000" w:rsidR="00000000" w:rsidRPr="00000000">
        <w:rPr>
          <w:rtl w:val="0"/>
        </w:rPr>
        <w:t xml:space="preserve">: The tools by which legends are made don’t come from thin air - The Megaton Hammer had to have been forged once upon a time, and the potions that the hero uses to continue the fight were brewed by a crone at one point. It is the place of the wise to arm the strong and worthy - a place that you are well suited for. You’ve acquired a good sense for infusing magic and spells into objects or creating new objects with some knowhow of tinkering. Be it the water-breathing Zora tunic, the Hookshot or a potion to restore magic power, that which you make by your hands will surely be valued. While this alone doesn’t give you knowledge of a trade, it does allow you to augment what you do know with enchantments and magic - even being able to create magical sweets if all you knew to do was bake bread.</w:t>
        <w:br w:type="textWrapping"/>
      </w:r>
    </w:p>
    <w:p w:rsidR="00000000" w:rsidDel="00000000" w:rsidP="00000000" w:rsidRDefault="00000000" w:rsidRPr="00000000" w14:paraId="00000480">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Ancient Oocca Technology (The Legend of Zelda: Twilight Princess) (400)</w:t>
      </w:r>
      <w:r w:rsidDel="00000000" w:rsidR="00000000" w:rsidRPr="00000000">
        <w:rPr>
          <w:rtl w:val="0"/>
        </w:rPr>
        <w:t xml:space="preserve">: destined for greatness. Ancient Oocca Technology (400 CP)- The ancient Oocca built many strange technologies, leaving them around Hyrule before they absconded to their new home in the sky. Somehow- either by learning from the artifacts they left behind, or perhaps by learning from one of their inventors yourself- you have learned a great deal about magic and technology, like the greatest of them, allowing you to make similar wonders. The clawshots and Dominion Rod are just two examples of what you can make; with enough resources, you could make something like the Sky Cannon, or even your own City in the Sky!</w:t>
        <w:br w:type="textWrapping"/>
      </w:r>
    </w:p>
    <w:p w:rsidR="00000000" w:rsidDel="00000000" w:rsidP="00000000" w:rsidRDefault="00000000" w:rsidRPr="00000000" w14:paraId="00000481">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Zoology 101 (Zootopia) (400)</w:t>
      </w:r>
      <w:r w:rsidDel="00000000" w:rsidR="00000000" w:rsidRPr="00000000">
        <w:rPr>
          <w:rtl w:val="0"/>
        </w:rPr>
        <w:t xml:space="preserve">: You become an expert at identifying animals at a glance, even if you just have a little sample of their fur. You can tell polar bear fur from panda and rabbit from hare with a few moments of study. But your knowledge doesn't stop there. You can identify the various strengths and weaknesses of an animal species on command. An entire set of encyclopedias could not tell you more than what you now know. Even better, this ability continues to function even in other worlds, allowing you to identify even the most exotic animals.</w:t>
        <w:br w:type="textWrapping"/>
      </w:r>
    </w:p>
    <w:p w:rsidR="00000000" w:rsidDel="00000000" w:rsidP="00000000" w:rsidRDefault="00000000" w:rsidRPr="00000000" w14:paraId="00000482">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Hope of a Civilization (Darkspore) (600)</w:t>
      </w:r>
      <w:r w:rsidDel="00000000" w:rsidR="00000000" w:rsidRPr="00000000">
        <w:rPr>
          <w:rtl w:val="0"/>
        </w:rPr>
        <w:t xml:space="preserve">: You have access to the full breadth of knowledge the crogenitors had before their fall. This includes many examples of bio-engineering, however it also includes planet-scale gravitational tethers, sophisticated AI development, FTL travel, and more.</w:t>
        <w:br w:type="textWrapping"/>
      </w:r>
    </w:p>
    <w:p w:rsidR="00000000" w:rsidDel="00000000" w:rsidP="00000000" w:rsidRDefault="00000000" w:rsidRPr="00000000" w14:paraId="00000483">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Truth (Full Metal Alchemist) (600)</w:t>
      </w:r>
      <w:r w:rsidDel="00000000" w:rsidR="00000000" w:rsidRPr="00000000">
        <w:rPr>
          <w:rtl w:val="0"/>
        </w:rPr>
        <w:t xml:space="preserve">: The Gate of Truth, the place where all knowledge of Alchemy is stored, or so some think. You see, when one undertakes human transmutation, they find themselves taken through this gate and given knowledge of alchemy greater than most experts, alongside the price of something taken from them. Somehow your In-Jump origin managed to figure this out, and instead of trying a human transmutation they worked solely for the sake of entering this Gate and obtaining this knowledge. Somehow, this worked. Whether there was an item of great strength involved (hint hint), a gift from The Benefactor, or just Truth deciding to be a magnanimous fellow for once, they got that knowledge. You see, like a certain Dwarf in the Flask, you too have great knowledge of Alchemy. Instead of just being an expert, you’re more like a master, having knowledge of almost every branch of Alchemy in one way or another. Included in this is also the method for creating Philosopher’s Stones, Father’s eclipse ritual, Homunculi (the original kind), Alkahestry, and all the lost arts of Xerxes. Somehow, like the other sacrificial candidates and those stupid enough to try Human Transmutation, you too are now able to use Alchemy without a Transmutation Circle. You could spend centuries truly making this knowledge yours, but for now you’ll have to settle for the good amount of expertise you have.</w:t>
      </w:r>
    </w:p>
    <w:p w:rsidR="00000000" w:rsidDel="00000000" w:rsidP="00000000" w:rsidRDefault="00000000" w:rsidRPr="00000000" w14:paraId="00000484">
      <w:pPr>
        <w:pageBreakBefore w:val="0"/>
        <w:ind w:left="1440" w:firstLine="0"/>
        <w:rPr/>
      </w:pPr>
      <w:r w:rsidDel="00000000" w:rsidR="00000000" w:rsidRPr="00000000">
        <w:rPr>
          <w:rtl w:val="0"/>
        </w:rPr>
      </w:r>
    </w:p>
    <w:p w:rsidR="00000000" w:rsidDel="00000000" w:rsidP="00000000" w:rsidRDefault="00000000" w:rsidRPr="00000000" w14:paraId="00000485">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Alchemy (Full Metal Alchemist) (Free)</w:t>
      </w:r>
      <w:r w:rsidDel="00000000" w:rsidR="00000000" w:rsidRPr="00000000">
        <w:rPr>
          <w:rtl w:val="0"/>
        </w:rPr>
        <w:t xml:space="preserve">: The art of Alchemy involves many different components, and is part science and part mystical. It involves the law of equivalent exchange, and with that limit in mind, one can comprehend, deconstruct, and reconstruct physical matter into different forms. Amestrian Alchemy involves using the power generated by the Earth’s tectonic shifts to power this transformation, and an alchemical circle to make the change. If this was already obtained, gain a capability boost allowing transmutation with fewer materials.</w:t>
        <w:br w:type="textWrapping"/>
      </w:r>
    </w:p>
    <w:p w:rsidR="00000000" w:rsidDel="00000000" w:rsidP="00000000" w:rsidRDefault="00000000" w:rsidRPr="00000000" w14:paraId="00000486">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Alkahestry (Full Metal Alchemist) (Free)</w:t>
      </w:r>
      <w:r w:rsidDel="00000000" w:rsidR="00000000" w:rsidRPr="00000000">
        <w:rPr>
          <w:rtl w:val="0"/>
        </w:rPr>
        <w:t xml:space="preserve">: Alkahestry is a more medical and spiritual form of Alchemy that involves the “Dragon’s Pulse” which is a concept that details the constant pulse of Chi or life energy within the Earth. Unlike Alchemy, it is far better for healing wounds, and can project transmutation across distances. With this perk, you gain a decent understanding of either Alchemy or Alkahestry, enough to be a State Alchemist for the former, with a minor focus on one form of Alchemy. And similar skill for the latter with a minor focus towards either healing or combat, as well as the ability to read the Dragonpulse, and people’s presences and status. If this was already obtained, gain a preternatural understanding of the Dragon Pulse.</w:t>
        <w:br w:type="textWrapping"/>
      </w:r>
    </w:p>
    <w:p w:rsidR="00000000" w:rsidDel="00000000" w:rsidP="00000000" w:rsidRDefault="00000000" w:rsidRPr="00000000" w14:paraId="00000487">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Hard Science (A Certain Scientific Railgun) (600)</w:t>
      </w:r>
      <w:r w:rsidDel="00000000" w:rsidR="00000000" w:rsidRPr="00000000">
        <w:rPr>
          <w:rtl w:val="0"/>
        </w:rPr>
        <w:t xml:space="preserve">: You have knowledge of Academy City’s science and technology to rival a scientist with a doctorate and several years of experience under his belt. You’re much more intelligent, analytical, and can easily keep your cool under pressure and rein in your emotions. You also gain a doctorate’s worth of regular scientific knowledge in the discipline of your choice. You know the inner workings of recoil mitigating systems and powered armour, but your true specialty is the esper creation and development process. Given enough time, you might just figure out a way to get rid of the randomness inherent in the process and give X person Y ability. Training an esper to help him reach his maximum potential is child’s play. You could probably pass as a member of the illustrious and brilliant Kihara Family due to your sheer expertise and brilliance, just that your sense of ethics would give you away. Right?</w:t>
        <w:br w:type="textWrapping"/>
      </w:r>
    </w:p>
    <w:p w:rsidR="00000000" w:rsidDel="00000000" w:rsidP="00000000" w:rsidRDefault="00000000" w:rsidRPr="00000000" w14:paraId="00000488">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Better Red Than Dead (Dragon Age Inquisition) (600)</w:t>
      </w:r>
      <w:r w:rsidDel="00000000" w:rsidR="00000000" w:rsidRPr="00000000">
        <w:rPr>
          <w:rtl w:val="0"/>
        </w:rPr>
        <w:t xml:space="preserve">: There is no substitute for raw power. Technique is but a funnel, a means to channel that power. You now possess the knowledge of how to use red lyrium to drastically increase the power of any individual. Through your arts and with the right materials warriors will become behemoths on the battlefield. Mages will wield terrible might and near limitless mana. Oh, there may be some danger of drawing too deeply on the lyrium and pushing yourself or the person enhanced too far. And the side effects of over reach may be difficult to mitigate, but the power attained will be undeniable.</w:t>
        <w:br w:type="textWrapping"/>
      </w:r>
    </w:p>
    <w:p w:rsidR="00000000" w:rsidDel="00000000" w:rsidP="00000000" w:rsidRDefault="00000000" w:rsidRPr="00000000" w14:paraId="00000489">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Red Lyrium (Dragon Age Inquisition) (Free)</w:t>
      </w:r>
      <w:r w:rsidDel="00000000" w:rsidR="00000000" w:rsidRPr="00000000">
        <w:rPr>
          <w:rtl w:val="0"/>
        </w:rPr>
        <w:t xml:space="preserve">: A wooden crate packed with twenty fist-sized chunks of red lyrium. Rocks will replenish within one week of use.</w:t>
        <w:br w:type="textWrapping"/>
      </w:r>
    </w:p>
    <w:p w:rsidR="00000000" w:rsidDel="00000000" w:rsidP="00000000" w:rsidRDefault="00000000" w:rsidRPr="00000000" w14:paraId="0000048A">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Dragon-Kata (Spyro) (600)</w:t>
      </w:r>
      <w:r w:rsidDel="00000000" w:rsidR="00000000" w:rsidRPr="00000000">
        <w:rPr>
          <w:rtl w:val="0"/>
        </w:rPr>
        <w:t xml:space="preserve">: You are a master of the ancient art of Dragon-Kata. A martial art that focuses magic into chi attacks. This turns your body into a lethal weapon against shadows and evil forces. With this comes the ability to weaponize your internal reserves from energy blasts to energy laced strikes to enhanced voice and much more. With some creative usage you could adapt your alt forms to this style</w:t>
        <w:br w:type="textWrapping"/>
      </w:r>
    </w:p>
    <w:p w:rsidR="00000000" w:rsidDel="00000000" w:rsidP="00000000" w:rsidRDefault="00000000" w:rsidRPr="00000000" w14:paraId="0000048B">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Virologist (Prototype) (600)</w:t>
      </w:r>
      <w:r w:rsidDel="00000000" w:rsidR="00000000" w:rsidRPr="00000000">
        <w:rPr>
          <w:rtl w:val="0"/>
        </w:rPr>
        <w:t xml:space="preserve">: Looking at it from a technical standpoint, viruses are just devices that carry genes, they enter the nucleus, insert their genome, and then the host cell does everything else for them. This characteristic makes viruses one of the most favored devices in genetic engineering, as they can go and infect multiple cells. The folks at Gentek know this, and focus solely on them, but you have a leg up on them. By extensive study (but still far less than a computer could) you can decode the entire genome of a life-form, and decode and isolate the genes responsible for any and every trait that they possess. Want the eyes of a goat on the body of a snake? Or possibly just the strength of a rhinoceros? Don’t look away, study and decode today!</w:t>
        <w:br w:type="textWrapping"/>
      </w:r>
    </w:p>
    <w:p w:rsidR="00000000" w:rsidDel="00000000" w:rsidP="00000000" w:rsidRDefault="00000000" w:rsidRPr="00000000" w14:paraId="0000048C">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Erudition (Halo) (600)</w:t>
      </w:r>
      <w:r w:rsidDel="00000000" w:rsidR="00000000" w:rsidRPr="00000000">
        <w:rPr>
          <w:rtl w:val="0"/>
        </w:rPr>
        <w:t xml:space="preserve">: You have become exceptionally well-versed in the basics of nearly all modern human sciences, and you’re a specialist in at least a few fields. You can easily explain the mechanics behind slipspace travel, and you’re about on par with Dr. Halsey in terms of intelligence (morals not included). You gain a working knowledge of the mechanics behind most Covenant tech (though you lack the resources to recreate it to its full potential) and though Forerunner tech is still often a sheer mystery to you, you find yourself exceptionally skilled at reverse engineering that which you can understand. You won’t be terraforming planets or building giant galaxy-killing toruses, but you can understand the ‘how’ behind a lot of the more mundane forerunner tech. You are skilled at the theoreticals behind the technology, but you’re going to need some practical experience in one form or another in order to bring the concepts inside your head to fruition.</w:t>
        <w:br w:type="textWrapping"/>
      </w:r>
    </w:p>
    <w:p w:rsidR="00000000" w:rsidDel="00000000" w:rsidP="00000000" w:rsidRDefault="00000000" w:rsidRPr="00000000" w14:paraId="0000048D">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Xenobiology (Lovecraf</w:t>
      </w:r>
      <w:ins w:author="Dương VH" w:id="216" w:date="2021-10-16T14:31:12Z">
        <w:r w:rsidDel="00000000" w:rsidR="00000000" w:rsidRPr="00000000">
          <w:rPr>
            <w:b w:val="1"/>
            <w:rtl w:val="0"/>
          </w:rPr>
          <w:t xml:space="preserve">t</w:t>
        </w:r>
      </w:ins>
      <w:r w:rsidDel="00000000" w:rsidR="00000000" w:rsidRPr="00000000">
        <w:rPr>
          <w:b w:val="1"/>
          <w:rtl w:val="0"/>
        </w:rPr>
        <w:t xml:space="preserve">) (600)</w:t>
      </w:r>
      <w:r w:rsidDel="00000000" w:rsidR="00000000" w:rsidRPr="00000000">
        <w:rPr>
          <w:rtl w:val="0"/>
        </w:rPr>
        <w:t xml:space="preserve">: Modern science is several millennia from understanding the non-Euclidean geometries and bizarre organs of the cosmic species. You don’t understand it yet, either, but you’re closer than anyone else. Soon you’ll be able to create chimerical hybrids of lesser creatures. After ten years of constant research you’ll be able to engineer powerful servitor creatures like the Shoggoths, though creating them is very resource-intensive.</w:t>
        <w:br w:type="textWrapping"/>
      </w:r>
    </w:p>
    <w:p w:rsidR="00000000" w:rsidDel="00000000" w:rsidP="00000000" w:rsidRDefault="00000000" w:rsidRPr="00000000" w14:paraId="0000048E">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Magitech Mastery (Final Fantasy 6) (600)</w:t>
      </w:r>
      <w:r w:rsidDel="00000000" w:rsidR="00000000" w:rsidRPr="00000000">
        <w:rPr>
          <w:rtl w:val="0"/>
        </w:rPr>
        <w:t xml:space="preserve">: In essence, magitech is simply the use of magical energies as a power and fuel source for technology. Your understanding of that outstrips anyone else, and you can now apply this principle to any technology you own. By altering your devices to use something magical in nature, such as a magicite stone, an enchanted item, or just raw magical energy, you can enhance it in every single way and give it unique properties. A suit of armor would become much harder, lighter, and more agile than before, perhaps even boosting the physical abilities of the wearer in line with the magical power source. From there, the armor could make more esoteric uses of magic, such as casting spells on its own based around the sort of magic infused into it automatically or at the wearer’s prompting. This isn’t some measly effect restricted to the mundane or basic, no, magic can be infused into any sort of technological device to enhance its functionality and give it a partially magical nature and powers. Even life may be infused with magitech technology like this, not only as cybernetics but directly as well. In this situation, it behaves a bit differently. The magic integrates itself into their body, becoming a natural part of them, allowing them access to that magic system and enhancing them physically, but they must grow into it. They start at a much weaker level, where they have to practice and develop their connection to this magic to realize it fully. There’s no upper limit to them beyond what the magic’s system is capable of, but it can take time, and you can instead choose to infuse living things with a larger amount of magic to grant them greater magical ability much more quickly. Unfortunately, this can have dangerous side effects, as giving them too much to handle at once can lead to mental instability or even insanity, the severity rapidly scaling upwards the more initial energy put in.</w:t>
        <w:br w:type="textWrapping"/>
      </w:r>
    </w:p>
    <w:p w:rsidR="00000000" w:rsidDel="00000000" w:rsidP="00000000" w:rsidRDefault="00000000" w:rsidRPr="00000000" w14:paraId="0000048F">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Superior Biology (Final Fantasy 7 Remake) (600)</w:t>
      </w:r>
      <w:r w:rsidDel="00000000" w:rsidR="00000000" w:rsidRPr="00000000">
        <w:rPr>
          <w:rtl w:val="0"/>
        </w:rPr>
        <w:t xml:space="preserve">: You’ve mastered the biological sciences, allowing you to wield biology, chemistry, and genetics to create customized organic beings. Enhancing the natural abilities of living bodies would be childsplay, and isolating unique abilities from powerful entities would only slightly tax your great intellect. Whether you’re cloning super soldiers or deciphering an unknown alien lifeform, Shinra can offer grand opportunities for someone of your talents.</w:t>
        <w:br w:type="textWrapping"/>
      </w:r>
    </w:p>
    <w:p w:rsidR="00000000" w:rsidDel="00000000" w:rsidP="00000000" w:rsidRDefault="00000000" w:rsidRPr="00000000" w14:paraId="00000490">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Pinnacle Research (Final Fantasy 7 Remake) (Free with Limit Break)</w:t>
      </w:r>
      <w:r w:rsidDel="00000000" w:rsidR="00000000" w:rsidRPr="00000000">
        <w:rPr>
          <w:rtl w:val="0"/>
        </w:rPr>
        <w:t xml:space="preserve">: Dr. Hojo has met his match! Whether you’re building magic-reliant technology like mako reactors and materia, designing the next macroscale building project, or delving into Shinra’s more eccentric work, you’ll be at the cutting edge of research and development. Shinra’s infrastructure, from it’s superweapons to it’s multi-tiered cities, relies on visionaries like you.</w:t>
        <w:br w:type="textWrapping"/>
      </w:r>
    </w:p>
    <w:p w:rsidR="00000000" w:rsidDel="00000000" w:rsidP="00000000" w:rsidRDefault="00000000" w:rsidRPr="00000000" w14:paraId="00000491">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A Million Ways (Campione) (600)</w:t>
      </w:r>
      <w:r w:rsidDel="00000000" w:rsidR="00000000" w:rsidRPr="00000000">
        <w:rPr>
          <w:rtl w:val="0"/>
        </w:rPr>
        <w:t xml:space="preserve">: Slavatore Doni, a heretic genius capable of matching any Great Knight with swordsmanship alone. Luo Cuilian, an absolute master of martial arts and Daoist Arts. They are grand warriors who faced gods with nothing but their honed skills, perfected to an inhuman degree, and came out winning the battle. Now, you join their ranks as the great master in one skill of your choice. Take blacksmithing and start forging weapons that can hold their ground against Authorities or Divination and start spoiling the hell of all those shows that are yet to finish. Sure, you could also choose swordsmanship and become the only decent practice buddy for Salvatore. In any case, you also gain a small boost in learning other skills directly tied to the one you choose.</w:t>
        <w:br w:type="textWrapping"/>
      </w:r>
    </w:p>
    <w:p w:rsidR="00000000" w:rsidDel="00000000" w:rsidP="00000000" w:rsidRDefault="00000000" w:rsidRPr="00000000" w14:paraId="00000492">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Dungeoneering (Mushoku Tensei) (600)</w:t>
      </w:r>
      <w:r w:rsidDel="00000000" w:rsidR="00000000" w:rsidRPr="00000000">
        <w:rPr>
          <w:rtl w:val="0"/>
        </w:rPr>
        <w:t xml:space="preserve">: In this world dungeons or labyrinths are caves twisted by magic into living malevolent beings that lure magic beasts and adventurers in to feast on their magic and corpses. Inside these fantastical places truly wondrous spontaneous magic can occur, giving way to large magic crystals, magic given form, and magic items that have developed strange qualities from their exposure to mana. You have an instinctual knowledge of labyrinths. You can navigate inside them and know where and what the traps are and can do. More importantly you have a deep understanding of the mechanics of how labyrinths come into existence. Should you find large quantities of magic, natural or otherwise, in this or other worlds you can purposefully initiate the birth of a labyrinth. Labyrinths grow overtime, both in size and danger, but you can feed them magic or lives to increase their power and potential. Use this power wisely.</w:t>
        <w:br w:type="textWrapping"/>
      </w:r>
    </w:p>
    <w:p w:rsidR="00000000" w:rsidDel="00000000" w:rsidP="00000000" w:rsidRDefault="00000000" w:rsidRPr="00000000" w14:paraId="00000493">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Ultimate Skill (That Time I Got Reincarnated As A Slime) (600)</w:t>
      </w:r>
      <w:r w:rsidDel="00000000" w:rsidR="00000000" w:rsidRPr="00000000">
        <w:rPr>
          <w:rtl w:val="0"/>
        </w:rPr>
        <w:t xml:space="preserve">: You have been blessed and lucky enough to obtain an Ultimate Skill through some means. Rejoice, for you’ve joined the ranks of this world’s strongest although you’re nowhere near the actual top. You may choose to either buy a Canon Ultimate Skill or create one for your own. If you buy multiple skills you may combine them into a single skill. Your created skill can only have up to 3 abilities, excepting those combined and they must stay consistent. Their power must be kept close to canon skill levels.</w:t>
        <w:br w:type="textWrapping"/>
      </w:r>
    </w:p>
    <w:p w:rsidR="00000000" w:rsidDel="00000000" w:rsidP="00000000" w:rsidRDefault="00000000" w:rsidRPr="00000000" w14:paraId="00000494">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Mutagenic Mastery (Pathfinder) (600)</w:t>
      </w:r>
      <w:r w:rsidDel="00000000" w:rsidR="00000000" w:rsidRPr="00000000">
        <w:rPr>
          <w:rtl w:val="0"/>
        </w:rPr>
        <w:t xml:space="preserve">: Other Alchemists’ work pales at your own. You gain the ability to create horrifying mutagens capable of a wide variety of fantastic effects. Stopping aging, regenerating limbs, transforming yourself into a living mummy, adding extra arms and all sorts of other bizarre effects. If you weren’t already, you’ve become a master of mutagens, here and wherever else; if you’ve seen it done, you could do it yourself, probably better, too!</w:t>
        <w:br w:type="textWrapping"/>
      </w:r>
    </w:p>
    <w:p w:rsidR="00000000" w:rsidDel="00000000" w:rsidP="00000000" w:rsidRDefault="00000000" w:rsidRPr="00000000" w14:paraId="00000495">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Hougetsu Jigen-tou (Rosario + Vampire) (600)</w:t>
      </w:r>
      <w:r w:rsidDel="00000000" w:rsidR="00000000" w:rsidRPr="00000000">
        <w:rPr>
          <w:rtl w:val="0"/>
        </w:rPr>
        <w:t xml:space="preserve">: The Youjutsu Moon dimension sword technique lets you use your bare hand as a weapon. This works by "Delaying your existence" allowing users of this technique can cut through virtually anything. It works like a saw that can come and go through dimensions. Experts in this technique can manage 100 repetitions a second. You can only do 10. Those who have mastered it can use it to phase through solid objects for a short period of time.</w:t>
        <w:br w:type="textWrapping"/>
      </w:r>
    </w:p>
    <w:p w:rsidR="00000000" w:rsidDel="00000000" w:rsidP="00000000" w:rsidRDefault="00000000" w:rsidRPr="00000000" w14:paraId="00000496">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Armor of Wishes (The Legend of Zelda: Majora’s Mask) (600)</w:t>
      </w:r>
      <w:r w:rsidDel="00000000" w:rsidR="00000000" w:rsidRPr="00000000">
        <w:rPr>
          <w:rtl w:val="0"/>
        </w:rPr>
        <w:t xml:space="preserve">: When the hero of old slew the man-eater, the beast vanished into thin air, it’s body long since replaced by naught but spirit. It’s armor was the only thing left of it, the same armor that was supposedly able to grant wishes. The hero took that armor, and began to carve a mask from it. Much like him, you are now able to create masks of power from fallen foes, the more powerful the better. They do not need to be masks that transform, like the other masks made from the dead, but if you wanted one, you know how to make one. Also of note is the fact that such a mask would weaken the power of your foe if they were to ever return to life, trapping them inside the mask instead of truly bringing them back.</w:t>
        <w:br w:type="textWrapping"/>
      </w:r>
    </w:p>
    <w:p w:rsidR="00000000" w:rsidDel="00000000" w:rsidP="00000000" w:rsidRDefault="00000000" w:rsidRPr="00000000" w14:paraId="00000497">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Song of Healing (The Legend of Zelda: Majora’s Mask) (600)</w:t>
      </w:r>
      <w:r w:rsidDel="00000000" w:rsidR="00000000" w:rsidRPr="00000000">
        <w:rPr>
          <w:rtl w:val="0"/>
        </w:rPr>
        <w:t xml:space="preserve">: Strictly speaking, this is something that the hero learned here in Termina and not something he brought with him, but who cares? You now know a very special song, the song of healing. No, it doesn’t heal you when you play it, though quite frankly that would be nice. Nor does it heal those you play it for. Instead, this song eases the mental wounds of any who hear it. From simply the sad or broken, to those who still wander this earth long after their time has ended. More often than not, this will grant them a peaceful death, taking a part of their suffering, their life and death, their very soul, and creating a mask that you can use from them. For those who still live, or are anchored to this earth, it may merely dispel a curse placed upon the... Or do nothing at all, perhaps drain away a bit of sadness. Be careful with masks drawn from the souls of the dead, jumper, because those are the ones that hurt the most - and you’ll have to feel that pain in order to use the mask.</w:t>
        <w:br w:type="textWrapping"/>
      </w:r>
    </w:p>
    <w:p w:rsidR="00000000" w:rsidDel="00000000" w:rsidP="00000000" w:rsidRDefault="00000000" w:rsidRPr="00000000" w14:paraId="00000498">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The Omniscient Magic (I Saved Too Many Girls And Caused The Apocalypse) (600)</w:t>
      </w:r>
      <w:r w:rsidDel="00000000" w:rsidR="00000000" w:rsidRPr="00000000">
        <w:rPr>
          <w:rtl w:val="0"/>
        </w:rPr>
        <w:t xml:space="preserve">: Perhaps a too grand title at first impression, this is but a powerful spell that enables the user to access the Akashic Record, and learn everything there is to know about the past and present. Mages had whispered of its existence for generations. If it was real, it would enable someone to save the world, to destroy it, or to rule it. And it’s not only real, but a part of your arsenal. Making you capable of searching in the records of the world about basically everything, be it the answers to the latest test in school or the reason why every sentient race in space is humanoid. Though this is a connection to only the 'History' of the Akashic Record and thus holds you to only things that have happened or are happening, this holds no grasp on the future.</w:t>
        <w:br w:type="textWrapping"/>
        <w:br w:type="textWrapping"/>
        <w:t xml:space="preserve">However, while you have access to this immeasurable amount of knowledge, it will still take time to find the answers you seek in the middle of all that information, and “download” or search too deep in it will most likely overload and fry your brain. A practitioner of this magic taking their time could learn about the Philosopher's Stone but even then wouldn't be able to make it, as access to knowledge does not grant talent or skill to actually use it. Looking into the history of a being that has been alive for thousands of years all at once would be going 'too deep' all at once and could break your mind doing so. Take time or risk it all for the information you seek.</w:t>
        <w:br w:type="textWrapping"/>
      </w:r>
    </w:p>
    <w:p w:rsidR="00000000" w:rsidDel="00000000" w:rsidP="00000000" w:rsidRDefault="00000000" w:rsidRPr="00000000" w14:paraId="00000499">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Tricked Out Time (Kamen Rider Zi-Oh) (600)</w:t>
      </w:r>
      <w:r w:rsidDel="00000000" w:rsidR="00000000" w:rsidRPr="00000000">
        <w:rPr>
          <w:rtl w:val="0"/>
        </w:rPr>
        <w:t xml:space="preserve">: Obviously, if you need to travel through time, it helps to have an actual time machine. Or a Time Mazine, in this case. You’re not just a time traveler – you’re someone who knows how to build time machines of your own design. You know how to recreate the Time Mazines, the time-traveling mechs that let you travel to an exact date and time of your choosing as well as have enough power to fight off entire hordes of simple kaijin with its ordnance and weapons. Just as well, you can create simpler technology that crosses the boundaries between time and space...such as a gun-phone that fires a laser beam and can call someone in a different time period. Don’t think about it too hard.</w:t>
      </w:r>
      <w:r w:rsidDel="00000000" w:rsidR="00000000" w:rsidRPr="00000000">
        <w:rPr>
          <w:rtl w:val="0"/>
        </w:rPr>
        <w:br w:type="textWrapping"/>
      </w:r>
    </w:p>
    <w:p w:rsidR="00000000" w:rsidDel="00000000" w:rsidP="00000000" w:rsidRDefault="00000000" w:rsidRPr="00000000" w14:paraId="0000049A">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Supportive Style - Spirit Thief (Jade Empire) (700)</w:t>
      </w:r>
      <w:r w:rsidDel="00000000" w:rsidR="00000000" w:rsidRPr="00000000">
        <w:rPr>
          <w:rtl w:val="0"/>
        </w:rPr>
        <w:t xml:space="preserve">: Those most adept at manipulating chi find that even the spiritual energy of others is within their grasp. The strikes and forms of the Spirit Thief style enable practitioners to tap an enemy’s vital energies and refill their own reserves. While the techniques of this style do no physical damage to its victims without being charged with the user’s chi, those who face a Spirit Thief master find themselves without the resolve to put their hearts into the fight.</w:t>
        <w:br w:type="textWrapping"/>
      </w:r>
    </w:p>
    <w:p w:rsidR="00000000" w:rsidDel="00000000" w:rsidP="00000000" w:rsidRDefault="00000000" w:rsidRPr="00000000" w14:paraId="0000049B">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Supportive Style - Heavenly Wave (Jade Empire) (700)</w:t>
      </w:r>
      <w:r w:rsidDel="00000000" w:rsidR="00000000" w:rsidRPr="00000000">
        <w:rPr>
          <w:rtl w:val="0"/>
        </w:rPr>
        <w:t xml:space="preserve">: Fighters skilled in Heavenly Wave learn techniques that can slow their opponents to a crawl. While this Support style does no damage on its own, a master can manipulate the chi in the area around opponents, rendering them sluggish and easily defeated. Even the most lightning-fast of foes can be slowed to a turtle's pace with the skillful application of Heavenly Wave.</w:t>
        <w:br w:type="textWrapping"/>
      </w:r>
    </w:p>
    <w:p w:rsidR="00000000" w:rsidDel="00000000" w:rsidP="00000000" w:rsidRDefault="00000000" w:rsidRPr="00000000" w14:paraId="0000049C">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Supportive Style - Hidden Fist (Jade Empire) (700)</w:t>
      </w:r>
      <w:r w:rsidDel="00000000" w:rsidR="00000000" w:rsidRPr="00000000">
        <w:rPr>
          <w:rtl w:val="0"/>
        </w:rPr>
        <w:t xml:space="preserve">: Warrior willing to tread a darker path learn that a confused mind is a weakened one. This infamous style is a collection of techniques that render the practitioner's foe disoriented and unable to fight back. A master of Hidden Fist is not above using dirty tricks and forbidden strikes to serve the goal of total domination.</w:t>
        <w:br w:type="textWrapping"/>
      </w:r>
    </w:p>
    <w:p w:rsidR="00000000" w:rsidDel="00000000" w:rsidP="00000000" w:rsidRDefault="00000000" w:rsidRPr="00000000" w14:paraId="0000049D">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Supportive Style - Paralyzing Palm (Jade Empire) (700)</w:t>
      </w:r>
      <w:r w:rsidDel="00000000" w:rsidR="00000000" w:rsidRPr="00000000">
        <w:rPr>
          <w:rtl w:val="0"/>
        </w:rPr>
        <w:t xml:space="preserve">: This esoteric style has a sinister reputation, but many more peaceful masters prefer it for its ability to render an opponent helpless without killing him. More unscrupulous masters take advantage of this style's paralyzing blows to weaken foes for the killing blow. It is designed around its magical palm strikes, which can stop a man in his tracks with a single hit.</w:t>
        <w:br w:type="textWrapping"/>
      </w:r>
    </w:p>
    <w:p w:rsidR="00000000" w:rsidDel="00000000" w:rsidP="00000000" w:rsidRDefault="00000000" w:rsidRPr="00000000" w14:paraId="0000049E">
      <w:pPr>
        <w:pageBreakBefore w:val="0"/>
        <w:numPr>
          <w:ilvl w:val="1"/>
          <w:numId w:val="1"/>
        </w:numPr>
        <w:ind w:left="1440" w:hanging="360"/>
        <w:rPr>
          <w:del w:author="Aldar" w:id="217" w:date="2021-03-16T19:34:33Z"/>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Tinker Plus (Generic Worm Fanfiction) (800)</w:t>
      </w:r>
      <w:r w:rsidDel="00000000" w:rsidR="00000000" w:rsidRPr="00000000">
        <w:rPr>
          <w:rtl w:val="0"/>
        </w:rPr>
        <w:t xml:space="preserve">: You’re not just a Tinker anymore, you’re </w:t>
      </w:r>
      <w:r w:rsidDel="00000000" w:rsidR="00000000" w:rsidRPr="00000000">
        <w:rPr>
          <w:i w:val="1"/>
          <w:rtl w:val="0"/>
        </w:rPr>
        <w:t xml:space="preserve">the</w:t>
      </w:r>
      <w:r w:rsidDel="00000000" w:rsidR="00000000" w:rsidRPr="00000000">
        <w:rPr>
          <w:rtl w:val="0"/>
        </w:rPr>
        <w:t xml:space="preserve"> Tinker. The PRT rating scale isn’t really set up to handle someone like you because it assumes that Tinkers will have specialties, and you don’t. You are something never seen before; a genuine omni-Tinker, and one of truly amazing capacity.</w:t>
        <w:br w:type="textWrapping"/>
        <w:br w:type="textWrapping"/>
        <w:t xml:space="preserve">Your aptitude and intuition for all sorts of research, science, engineering, and design is absolutely unbelievable. If a project is even halfway related to any of the “hard sciences” then you can get it done, and do so with a speed and efficiency that makes even experienced Tinkers working within their own specialities look like clumsy beginners. And you can rapidly reverse-engineer other technology given sufficient opportunity to study it, however complex or esoteric it might be. You can even study and analyze exotic and anomalous phenomena, such as cape powers in action, to hopefully gain inspiration for new Tinkertech.</w:t>
        <w:br w:type="textWrapping"/>
        <w:br w:type="textWrapping"/>
        <w:t xml:space="preserve">You have a volume knob in your head for making your designs either easily reproducible by mundane methods or totally blackboxed vs. any reverse-engineering or anything in between. You can perform what would have required “clean room” levels of precision assembly for mundane engineers with ordinary tools and under rough conditions. Troubleshooting or repairing tech that you already understand is a job you could practically do in your sleep, and anything you build or overhaul is maintenance-optional. With time and practice your Tinker abilities can improve and grow indefinitely, without any upper limit.</w:t>
        <w:br w:type="textWrapping"/>
      </w:r>
      <w:del w:author="Aldar" w:id="217" w:date="2021-03-16T19:34:33Z">
        <w:r w:rsidDel="00000000" w:rsidR="00000000" w:rsidRPr="00000000">
          <w:rPr>
            <w:rtl w:val="0"/>
          </w:rPr>
        </w:r>
      </w:del>
    </w:p>
    <w:p w:rsidR="00000000" w:rsidDel="00000000" w:rsidP="00000000" w:rsidRDefault="00000000" w:rsidRPr="00000000" w14:paraId="0000049F">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The Science Of Evolution (EVO Search For Eden) (800)</w:t>
      </w:r>
      <w:r w:rsidDel="00000000" w:rsidR="00000000" w:rsidRPr="00000000">
        <w:rPr>
          <w:rtl w:val="0"/>
        </w:rPr>
        <w:t xml:space="preserve">: Theory? To you evolution is an entire scientific field in it’s own right, one you have more than mastered. From the how, to the why, to mathematics to quantify and calculate it, to the crystals and other devices to manipulate and interact with it, to even the quantum physics that influence it at the smallest levels of reality. This knowledge is essentially the complete and collected data from all of the evolution that has taken place on Earth, up to the birth of civilization. The question is, what will you do with this knowledge? While the bulk of it relates to biological evolution, it’d only take a little effort on your part to apply this to the evolution of non-biological systems, such as computer viruses or society.</w:t>
      </w:r>
      <w:r w:rsidDel="00000000" w:rsidR="00000000" w:rsidRPr="00000000">
        <w:rPr>
          <w:rtl w:val="0"/>
        </w:rPr>
        <w:br w:type="textWrapping"/>
      </w:r>
    </w:p>
    <w:bookmarkStart w:colFirst="0" w:colLast="0" w:name="kix.4p5nmqqct6t4" w:id="20"/>
    <w:bookmarkEnd w:id="20"/>
    <w:p w:rsidR="00000000" w:rsidDel="00000000" w:rsidP="00000000" w:rsidRDefault="00000000" w:rsidRPr="00000000" w14:paraId="000004A0">
      <w:pPr>
        <w:pStyle w:val="Heading1"/>
        <w:pageBreakBefore w:val="0"/>
        <w:numPr>
          <w:ilvl w:val="0"/>
          <w:numId w:val="1"/>
        </w:numPr>
        <w:spacing w:after="0" w:before="0" w:lineRule="auto"/>
        <w:ind w:left="720" w:hanging="360"/>
        <w:rPr>
          <w:sz w:val="22"/>
          <w:szCs w:val="22"/>
          <w:rPrChange w:author="Leonardo Dos Santos" w:id="60" w:date="2025-05-13T12:42:55Z">
            <w:rPr>
              <w:sz w:val="22"/>
              <w:szCs w:val="22"/>
            </w:rPr>
          </w:rPrChange>
        </w:rPr>
        <w:pPrChange w:author="Leonardo Dos Santos" w:id="0" w:date="2025-05-13T12:42:55Z">
          <w:pPr>
            <w:pStyle w:val="Heading1"/>
            <w:pageBreakBefore w:val="0"/>
            <w:numPr>
              <w:ilvl w:val="0"/>
              <w:numId w:val="4"/>
            </w:numPr>
            <w:spacing w:after="0" w:before="0" w:lineRule="auto"/>
            <w:ind w:left="720" w:hanging="360"/>
          </w:pPr>
        </w:pPrChange>
      </w:pPr>
      <w:bookmarkStart w:colFirst="0" w:colLast="0" w:name="_ibbim6rduzyz" w:id="21"/>
      <w:bookmarkEnd w:id="21"/>
      <w:r w:rsidDel="00000000" w:rsidR="00000000" w:rsidRPr="00000000">
        <w:rPr>
          <w:b w:val="1"/>
          <w:sz w:val="22"/>
          <w:szCs w:val="22"/>
          <w:rtl w:val="0"/>
        </w:rPr>
        <w:t xml:space="preserve">Reality Domain (</w:t>
      </w:r>
      <w:ins w:author="K" w:id="218" w:date="2022-08-12T14:19:07Z">
        <w:r w:rsidDel="00000000" w:rsidR="00000000" w:rsidRPr="00000000">
          <w:rPr>
            <w:b w:val="1"/>
            <w:sz w:val="22"/>
            <w:szCs w:val="22"/>
            <w:rtl w:val="0"/>
          </w:rPr>
          <w:t xml:space="preserve">80</w:t>
        </w:r>
      </w:ins>
      <w:del w:author="K" w:id="218" w:date="2022-08-12T14:19:07Z">
        <w:r w:rsidDel="00000000" w:rsidR="00000000" w:rsidRPr="00000000">
          <w:rPr>
            <w:b w:val="1"/>
            <w:sz w:val="22"/>
            <w:szCs w:val="22"/>
            <w:rtl w:val="0"/>
          </w:rPr>
          <w:delText xml:space="preserve">7</w:delText>
        </w:r>
      </w:del>
      <w:ins w:author="Dương VH" w:id="219" w:date="2021-10-04T14:56:24Z">
        <w:del w:author="K" w:id="218" w:date="2022-08-12T14:19:07Z">
          <w:r w:rsidDel="00000000" w:rsidR="00000000" w:rsidRPr="00000000">
            <w:rPr>
              <w:b w:val="1"/>
              <w:sz w:val="22"/>
              <w:szCs w:val="22"/>
              <w:rtl w:val="0"/>
            </w:rPr>
            <w:delText xml:space="preserve">8</w:delText>
          </w:r>
        </w:del>
      </w:ins>
      <w:del w:author="Dương VH" w:id="219" w:date="2021-10-04T14:56:24Z">
        <w:r w:rsidDel="00000000" w:rsidR="00000000" w:rsidRPr="00000000">
          <w:rPr>
            <w:b w:val="1"/>
            <w:sz w:val="22"/>
            <w:szCs w:val="22"/>
            <w:rtl w:val="0"/>
          </w:rPr>
          <w:delText xml:space="preserve">6</w:delText>
        </w:r>
      </w:del>
      <w:r w:rsidDel="00000000" w:rsidR="00000000" w:rsidRPr="00000000">
        <w:rPr>
          <w:b w:val="1"/>
          <w:sz w:val="22"/>
          <w:szCs w:val="22"/>
          <w:rtl w:val="0"/>
        </w:rPr>
        <w:t xml:space="preserve"> Perks) [</w:t>
      </w:r>
      <w:hyperlink w:anchor="kix.pl4epvrjkswz">
        <w:r w:rsidDel="00000000" w:rsidR="00000000" w:rsidRPr="00000000">
          <w:rPr>
            <w:b w:val="1"/>
            <w:color w:val="1155cc"/>
            <w:sz w:val="22"/>
            <w:szCs w:val="22"/>
            <w:u w:val="single"/>
            <w:rtl w:val="0"/>
          </w:rPr>
          <w:t xml:space="preserve">TOP</w:t>
        </w:r>
      </w:hyperlink>
      <w:r w:rsidDel="00000000" w:rsidR="00000000" w:rsidRPr="00000000">
        <w:rPr>
          <w:b w:val="1"/>
          <w:sz w:val="22"/>
          <w:szCs w:val="22"/>
          <w:rtl w:val="0"/>
        </w:rPr>
        <w:t xml:space="preserve">]</w:t>
        <w:br w:type="textWrapping"/>
      </w:r>
    </w:p>
    <w:p w:rsidR="00000000" w:rsidDel="00000000" w:rsidP="00000000" w:rsidRDefault="00000000" w:rsidRPr="00000000" w14:paraId="000004A1">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Play Dead (Nintendogs) (100)</w:t>
      </w:r>
      <w:r w:rsidDel="00000000" w:rsidR="00000000" w:rsidRPr="00000000">
        <w:rPr>
          <w:rtl w:val="0"/>
        </w:rPr>
        <w:t xml:space="preserve">: You have a spectacular ability to fool both medical professionals, medical instruments, and even life-sensing magic. Whenever you want, you can fake your death.</w:t>
        <w:br w:type="textWrapping"/>
      </w:r>
    </w:p>
    <w:p w:rsidR="00000000" w:rsidDel="00000000" w:rsidP="00000000" w:rsidRDefault="00000000" w:rsidRPr="00000000" w14:paraId="000004A2">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Speak (Nintendogs) (100)</w:t>
      </w:r>
      <w:r w:rsidDel="00000000" w:rsidR="00000000" w:rsidRPr="00000000">
        <w:rPr>
          <w:rtl w:val="0"/>
        </w:rPr>
        <w:t xml:space="preserve">: You can communicate clearly and audibly, even if your current body doesn’t have the appropriate vocal structure. This allows you to communicate with humans in this world.</w:t>
        <w:br w:type="textWrapping"/>
      </w:r>
    </w:p>
    <w:p w:rsidR="00000000" w:rsidDel="00000000" w:rsidP="00000000" w:rsidRDefault="00000000" w:rsidRPr="00000000" w14:paraId="000004A3">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Determination (Undertale) (100)</w:t>
      </w:r>
      <w:r w:rsidDel="00000000" w:rsidR="00000000" w:rsidRPr="00000000">
        <w:rPr>
          <w:rtl w:val="0"/>
        </w:rPr>
        <w:t xml:space="preserve">: You’re too determined to die without a fight. While this power does not work nearly as well as the determination that someone like Frisk has, you have the power to endure a fatal blow once per jump and remain barely standing--the proverbial 1 HP. And, in the event you should actually die, you’ll be able to hold on long enough to finish whatever it was you were doing. You have an hour left before you die for real and your chain ends. Use this time wisely.</w:t>
        <w:br w:type="textWrapping"/>
      </w:r>
    </w:p>
    <w:p w:rsidR="00000000" w:rsidDel="00000000" w:rsidP="00000000" w:rsidRDefault="00000000" w:rsidRPr="00000000" w14:paraId="000004A4">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Friendly Fire Isn’t (Borderlands 3) (100)</w:t>
      </w:r>
      <w:r w:rsidDel="00000000" w:rsidR="00000000" w:rsidRPr="00000000">
        <w:rPr>
          <w:rtl w:val="0"/>
        </w:rPr>
        <w:t xml:space="preserve">: Sirens aren’t the only magical bullshit here, some of the technology is advanced enough to be considered magical. In this universe, due to a combination of everyone having Echonet devices, advanced IFF (Identification, Friend or Foe) systems, and smart features integrated in every weapon, your weaponry simply doesn’t harm non-hostiles. That does mean that anything without a IFF would be considered hostile, like any of the many hostile fauna and flora. No matter what weapon or power you use, the only thing harmed by you will be your enemies. Keep in mind, self-damage is still possible, so don’t think you can set off a nuke at your feet and survive (unless you normally could)</w:t>
        <w:br w:type="textWrapping"/>
      </w:r>
    </w:p>
    <w:p w:rsidR="00000000" w:rsidDel="00000000" w:rsidP="00000000" w:rsidRDefault="00000000" w:rsidRPr="00000000" w14:paraId="000004A5">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Blind Fire (Gears of War) (100)</w:t>
      </w:r>
      <w:r w:rsidDel="00000000" w:rsidR="00000000" w:rsidRPr="00000000">
        <w:rPr>
          <w:rtl w:val="0"/>
        </w:rPr>
        <w:t xml:space="preserve">: You can't be arsed to stick your head out when there's people shooting at you! That’s how you lose your head, as one unfortunate Carmine found out later in the war. You've learned how to get around this problem and effectively stick your gun up and fire with reasonable accuracy at the enemy, staying in cover while striking at your foes! Hollywood only wishes they could pull it off as well as you, though strangely enough people have trouble hitting your hands while you do this. Skilled marksmen can still strike you, but most goons not so much.</w:t>
        <w:br w:type="textWrapping"/>
      </w:r>
    </w:p>
    <w:p w:rsidR="00000000" w:rsidDel="00000000" w:rsidP="00000000" w:rsidRDefault="00000000" w:rsidRPr="00000000" w14:paraId="000004A6">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Improved Preservation (Pathfinder) (100)</w:t>
      </w:r>
      <w:r w:rsidDel="00000000" w:rsidR="00000000" w:rsidRPr="00000000">
        <w:rPr>
          <w:rtl w:val="0"/>
        </w:rPr>
        <w:t xml:space="preserve">: Alchemists are normally limited in the number of Extracts, Mutagens and Bombs they can keep on hand at any one time. You, however, surpass them in this regard. Your various alchemical creations will never degrade, even when the chemical process that created them dictates they should, allowing you to stockpile an enormous arsenal. Additionally, your mutagens will function on others with the usual effect, but any given individual cannot benefit from more than one mutagen at a time.</w:t>
        <w:br w:type="textWrapping"/>
      </w:r>
    </w:p>
    <w:p w:rsidR="00000000" w:rsidDel="00000000" w:rsidP="00000000" w:rsidRDefault="00000000" w:rsidRPr="00000000" w14:paraId="000004A7">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Chainmail Bikini (Pathfinder) (100)</w:t>
      </w:r>
      <w:r w:rsidDel="00000000" w:rsidR="00000000" w:rsidRPr="00000000">
        <w:rPr>
          <w:rtl w:val="0"/>
        </w:rPr>
        <w:t xml:space="preserve">: What kind of idiot would walk into battle with their entire midriff exposed to the world? What's even the point? A stray arrow would be the end of you, no matter your skill. Are aesthetics that important to you? Well, luckily, you seem to make it work. And luckily is meant in the most literal way possible. Impractically small armor never proves a hindrance to you, despite what simple logic would dictate. Those arrows simply bounce off of the bracers you wear when they should have proved a fatal shot and the enemy's blade catches on the small sheet of metal covering your breast instead of the expanse of flesh surrounding it. You simply confound common sense.</w:t>
        <w:br w:type="textWrapping"/>
      </w:r>
    </w:p>
    <w:p w:rsidR="00000000" w:rsidDel="00000000" w:rsidP="00000000" w:rsidRDefault="00000000" w:rsidRPr="00000000" w14:paraId="000004A8">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Reliable Guns (Pathfinder) (100)</w:t>
      </w:r>
      <w:r w:rsidDel="00000000" w:rsidR="00000000" w:rsidRPr="00000000">
        <w:rPr>
          <w:rtl w:val="0"/>
        </w:rPr>
        <w:t xml:space="preserve">: A luxury in this place, to be sure. You’ll never need to worry about your powder getting wet after a swim, or your guns jamming or misfiring ever again. That stuff doesn’t make you look cool. Additionally, you’ll find that your equipment in general requires less upkeep to remain functional, and what upkeep it does require will be less labor intensive.</w:t>
        <w:br w:type="textWrapping"/>
      </w:r>
    </w:p>
    <w:p w:rsidR="00000000" w:rsidDel="00000000" w:rsidP="00000000" w:rsidRDefault="00000000" w:rsidRPr="00000000" w14:paraId="000004A9">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Sweet! Coins! (Scott Pilgrim vs. The World) (100)</w:t>
      </w:r>
      <w:r w:rsidDel="00000000" w:rsidR="00000000" w:rsidRPr="00000000">
        <w:rPr>
          <w:rtl w:val="0"/>
        </w:rPr>
        <w:t xml:space="preserve">: Now, whenever you beat an opponent to death, they will implode or explode (depending on how much they are worth) into a pile/shower of coins, or whatever currently serves for currency in your location. No one will think there is anything wrong with this, unless you want them to. Can be turned on and off at-will.</w:t>
        <w:br w:type="textWrapping"/>
      </w:r>
    </w:p>
    <w:p w:rsidR="00000000" w:rsidDel="00000000" w:rsidP="00000000" w:rsidRDefault="00000000" w:rsidRPr="00000000" w14:paraId="000004AA">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YUMMY! (Scott Pilgrim vs. The World) (100)</w:t>
      </w:r>
      <w:r w:rsidDel="00000000" w:rsidR="00000000" w:rsidRPr="00000000">
        <w:rPr>
          <w:rtl w:val="0"/>
        </w:rPr>
        <w:t xml:space="preserve">: When you touch a piece of food or drink, instead of eating it normally, you can instantly absorb into your body, causing it to disappear. Instead of filling you up or quenching your thirst, it rejuvenates your body, recovering your health and stamina. Note that this only counts for PREPARED food. Even if you are some otherworldly predator that considers every other living being “food,” you cannot use this to instantly kill and consume whoever you touch. If you turn them into a stew or some such first, then sure.</w:t>
        <w:br w:type="textWrapping"/>
      </w:r>
    </w:p>
    <w:p w:rsidR="00000000" w:rsidDel="00000000" w:rsidP="00000000" w:rsidRDefault="00000000" w:rsidRPr="00000000" w14:paraId="000004AB">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Premium Pack (Generic Dungeon Crawl) (100)</w:t>
      </w:r>
      <w:r w:rsidDel="00000000" w:rsidR="00000000" w:rsidRPr="00000000">
        <w:rPr>
          <w:rtl w:val="0"/>
        </w:rPr>
        <w:t xml:space="preserve">: Be it a broken piece of ancient machinery, a chipped blade, or an empty magazine, you can perform repairs and recharge items simply by touching genuine currency items to the object in question. The money vanishes as the effect takes hold, and this will cost you about 300% more than if you'd bought the needed services normally, and that's just for commonplace items. Truly priceless items will require staggering amounts of money to restore even to a small degree, but the effect is instantaneous and perfect.</w:t>
        <w:br w:type="textWrapping"/>
      </w:r>
    </w:p>
    <w:p w:rsidR="00000000" w:rsidDel="00000000" w:rsidP="00000000" w:rsidRDefault="00000000" w:rsidRPr="00000000" w14:paraId="000004AC">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Loot Table (Generic Dungeon Crawl) (100)</w:t>
      </w:r>
      <w:r w:rsidDel="00000000" w:rsidR="00000000" w:rsidRPr="00000000">
        <w:rPr>
          <w:rtl w:val="0"/>
        </w:rPr>
        <w:t xml:space="preserve">: While loot is scattered around the dungeon, having this perk means that future Jumps will have supplies and equipment just lying around in out-of-the-way corners, and anything you kill will inexplicably have a few coins on their body, or rarely (1%) drop something unusual or valuable. While the value of what you find varies wildly, careful searching or random luck ensures that you'll eventually come across top-of-the-line items appropriate to the Jump every so often.</w:t>
        <w:br w:type="textWrapping"/>
      </w:r>
    </w:p>
    <w:p w:rsidR="00000000" w:rsidDel="00000000" w:rsidP="00000000" w:rsidRDefault="00000000" w:rsidRPr="00000000" w14:paraId="000004AD">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Building (Dragon Quest Builders) (100)</w:t>
      </w:r>
      <w:r w:rsidDel="00000000" w:rsidR="00000000" w:rsidRPr="00000000">
        <w:rPr>
          <w:rtl w:val="0"/>
        </w:rPr>
        <w:t xml:space="preserve">: </w:t>
      </w:r>
      <w:r w:rsidDel="00000000" w:rsidR="00000000" w:rsidRPr="00000000">
        <w:rPr>
          <w:rtl w:val="0"/>
        </w:rPr>
        <w:t xml:space="preserve">much like the protagonist (and that one guy from minecraft) you have the ability to break the world around you into blocks and place them wherever you wish.</w:t>
        <w:br w:type="textWrapping"/>
      </w:r>
    </w:p>
    <w:p w:rsidR="00000000" w:rsidDel="00000000" w:rsidP="00000000" w:rsidRDefault="00000000" w:rsidRPr="00000000" w14:paraId="000004AE">
      <w:pPr>
        <w:pageBreakBefore w:val="0"/>
        <w:numPr>
          <w:ilvl w:val="1"/>
          <w:numId w:val="1"/>
        </w:numPr>
        <w:ind w:left="1440" w:hanging="360"/>
        <w:rPr>
          <w:ins w:author="K" w:id="220" w:date="2022-08-12T14:17:26Z"/>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Mysterious Dungeon Janitor (Final Fantasy—Mystic Quest Gauntlet) (100)</w:t>
      </w:r>
      <w:r w:rsidDel="00000000" w:rsidR="00000000" w:rsidRPr="00000000">
        <w:rPr>
          <w:rtl w:val="0"/>
        </w:rPr>
        <w:t xml:space="preserve">: For some reason as of yet unexplained, common, cheap, but somewhat useful items such as consumable potions and expendable ammunition tends to restock themselves in their containers whenever found after a week or so has passed after they have been looted. The things so strangely ever-replenishing are nothing to get very excited over, but they tend to be useful to you in some way.</w:t>
      </w:r>
      <w:ins w:author="K" w:id="220" w:date="2022-08-12T14:17:26Z">
        <w:r w:rsidDel="00000000" w:rsidR="00000000" w:rsidRPr="00000000">
          <w:rPr>
            <w:rtl w:val="0"/>
          </w:rPr>
        </w:r>
      </w:ins>
    </w:p>
    <w:p w:rsidR="00000000" w:rsidDel="00000000" w:rsidP="00000000" w:rsidRDefault="00000000" w:rsidRPr="00000000" w14:paraId="000004AF">
      <w:pPr>
        <w:pageBreakBefore w:val="0"/>
        <w:ind w:left="720" w:firstLine="0"/>
        <w:rPr>
          <w:ins w:author="K" w:id="220" w:date="2022-08-12T14:17:26Z"/>
        </w:rPr>
      </w:pPr>
      <w:ins w:author="K" w:id="220" w:date="2022-08-12T14:17:26Z">
        <w:r w:rsidDel="00000000" w:rsidR="00000000" w:rsidRPr="00000000">
          <w:rPr>
            <w:rtl w:val="0"/>
          </w:rPr>
        </w:r>
      </w:ins>
    </w:p>
    <w:p w:rsidR="00000000" w:rsidDel="00000000" w:rsidP="00000000" w:rsidRDefault="00000000" w:rsidRPr="00000000" w14:paraId="000004B0">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ins w:author="K" w:id="220" w:date="2022-08-12T14:17:26Z">
        <w:r w:rsidDel="00000000" w:rsidR="00000000" w:rsidRPr="00000000">
          <w:rPr>
            <w:b w:val="1"/>
            <w:rtl w:val="0"/>
            <w:rPrChange w:author="K" w:id="221" w:date="2022-08-12T14:17:26Z">
              <w:rPr/>
            </w:rPrChange>
          </w:rPr>
          <w:t xml:space="preserve">Physics Defiant (Worm Endbringer) (100)</w:t>
        </w:r>
        <w:r w:rsidDel="00000000" w:rsidR="00000000" w:rsidRPr="00000000">
          <w:rPr>
            <w:rtl w:val="0"/>
            <w:rPrChange w:author="K" w:id="221" w:date="2022-08-12T14:17:26Z">
              <w:rPr/>
            </w:rPrChange>
          </w:rPr>
          <w:t xml:space="preserve">: The very nature of shards and Endbringers defy everything humanity has ever known about physics, so why not play around with them some more? The laws of physics are loosened for you, allowing you to pull off some crazy feats that should be physically impossible. But then again, when has your kind ever cared about what was impossible?</w:t>
        </w:r>
      </w:ins>
      <w:r w:rsidDel="00000000" w:rsidR="00000000" w:rsidRPr="00000000">
        <w:rPr>
          <w:rtl w:val="0"/>
        </w:rPr>
        <w:br w:type="textWrapping"/>
      </w:r>
    </w:p>
    <w:p w:rsidR="00000000" w:rsidDel="00000000" w:rsidP="00000000" w:rsidRDefault="00000000" w:rsidRPr="00000000" w14:paraId="000004B1">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I Have Places To Be (Rune Factory) (200)</w:t>
      </w:r>
      <w:r w:rsidDel="00000000" w:rsidR="00000000" w:rsidRPr="00000000">
        <w:rPr>
          <w:rtl w:val="0"/>
        </w:rPr>
        <w:t xml:space="preserve">: okaaayyy then… I get it, you don’t want to spend seven hours a day watering, harvesting, tending to animals, and clearing your farm. That is understandable. However, you still need to eat and make money, so I came up with a solution for a busy person such as yourself. You now need to put in less effort over all in order to get plants to grow. Simple yes? No, not for most people, but it is for you. Water a plant once a day it will grow, and if you leave it because something comes up, then unless you leave a plant alone for one week, the plant won’t wither, and it will still grow at a constant rate. Plants will also grow faster than under normal circumstances that corn takes up to 105 days to grow, for you corn will fully grow in 14 days and will be able to be re-harvested every 3 days. I’ll let you figure out how this applies to other farm work. Plants you care for will no longer wither randomly, not while you keep them relatively cared for at least.</w:t>
        <w:br w:type="textWrapping"/>
      </w:r>
    </w:p>
    <w:p w:rsidR="00000000" w:rsidDel="00000000" w:rsidP="00000000" w:rsidRDefault="00000000" w:rsidRPr="00000000" w14:paraId="000004B2">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Black Boxed (Fate/Apocrypha) (200)</w:t>
      </w:r>
      <w:r w:rsidDel="00000000" w:rsidR="00000000" w:rsidRPr="00000000">
        <w:rPr>
          <w:rtl w:val="0"/>
        </w:rPr>
        <w:t xml:space="preserve">: Sure, sharing your stuff is all well and good...but on the off chance you want to keep a few things to yourself, or make sure you’re not expendable, this is the option for you. Now, regardless of analysis or how long you’ve actually worked with someone on your projects, nobody else can reverse engineer or even fully use anything you’ve developed or made if you don’t want them to. You can include and exclude people at will and at any time – up to you if one day somebody’s an expert with your stuff, the next they can’t even figure out how to turn it on.</w:t>
        <w:br w:type="textWrapping"/>
      </w:r>
    </w:p>
    <w:p w:rsidR="00000000" w:rsidDel="00000000" w:rsidP="00000000" w:rsidRDefault="00000000" w:rsidRPr="00000000" w14:paraId="000004B3">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Guardian Angel (Supernatural) (200)</w:t>
      </w:r>
      <w:r w:rsidDel="00000000" w:rsidR="00000000" w:rsidRPr="00000000">
        <w:rPr>
          <w:rtl w:val="0"/>
        </w:rPr>
        <w:t xml:space="preserve">: You can prevent a person from suffering harm, as long as you can anticipate the exact wound they would suffer. This power can only be exercised over one person at a time and requires close attention on your part.</w:t>
        <w:br w:type="textWrapping"/>
      </w:r>
    </w:p>
    <w:p w:rsidR="00000000" w:rsidDel="00000000" w:rsidP="00000000" w:rsidRDefault="00000000" w:rsidRPr="00000000" w14:paraId="000004B4">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Queer Fixation (Pokemon Anime) (200)</w:t>
      </w:r>
      <w:r w:rsidDel="00000000" w:rsidR="00000000" w:rsidRPr="00000000">
        <w:rPr>
          <w:rtl w:val="0"/>
        </w:rPr>
        <w:t xml:space="preserve">: You’ve developed an obsession with a theme or hobby such as puppetry, professional sports, or ninjas. Now, being passionate about something is well and good, but perhaps you’ve taken it a bit far. This passion has manifested through you as a powerful force, changing you and your abilities in significant ways that few can explain. Often this change allows you to wield your powers in ways your species shouldn’t be capable of naturally, or even gain ones unheard of for what you are, effectively forcing enemies to toss everything they knew about your species out the window if they want any hope of handling you.</w:t>
        <w:br w:type="textWrapping"/>
        <w:br w:type="textWrapping"/>
        <w:t xml:space="preserve">Perhaps your passion for wrestling has allowed you to develop a form of electrokinetic lucha, your love of cosplay and talent for getting into character actually allows you to wield powers your species shouldn’t be capable of so long as you’re in theme, or you’ve taken on a creed as a way of life that has resulted in a distressing amount of logic-defying drill-based abilities. Whatever you choose, the result will be something truly unique which cannot be easily replicated by others, and is sure to make a name for yourself.</w:t>
        <w:br w:type="textWrapping"/>
      </w:r>
    </w:p>
    <w:p w:rsidR="00000000" w:rsidDel="00000000" w:rsidP="00000000" w:rsidRDefault="00000000" w:rsidRPr="00000000" w14:paraId="000004B5">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Loot-Splosion! (Borderlands 3) (200)</w:t>
      </w:r>
      <w:r w:rsidDel="00000000" w:rsidR="00000000" w:rsidRPr="00000000">
        <w:rPr>
          <w:rtl w:val="0"/>
        </w:rPr>
        <w:t xml:space="preserve">: Anytime you defeat a notable foe, a fountain of money and possibly unique loot appears out of thin air where they died and/or were defeated. The stronger and/or more capable the enemy, the better the rewards. There may also be Unique loot that imitates their notable abilities and/or attacks. Lastly, when you defeat a particularly tough and/or notorious enemy, there’s a decent chance that there will be a cache of loot soon after. </w:t>
        <w:br w:type="textWrapping"/>
      </w:r>
    </w:p>
    <w:p w:rsidR="00000000" w:rsidDel="00000000" w:rsidP="00000000" w:rsidRDefault="00000000" w:rsidRPr="00000000" w14:paraId="000004B6">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Abyss Auction Unlimited (The Gamer) (200)</w:t>
      </w:r>
      <w:r w:rsidDel="00000000" w:rsidR="00000000" w:rsidRPr="00000000">
        <w:rPr>
          <w:rtl w:val="0"/>
        </w:rPr>
        <w:t xml:space="preserve">: Sooner or later in your stay, you will encounter the Abyss Auction, the Amazon of urban fantasy. With this perk it will now follow you to future jumps, gaining appropriate inventory every jump, at only slightly marked up prices, but don't expect anything you couldn't otherwise buy in a jump. Gear from past jumps may rarely appear, (no more than three minor items every ten years) , and can be purchased for a small* additional fee. In later jumps, the site is accessible only by you and your companions from any computer, internet optional. (You decide if that means the auction follows your, or if this is just a magic site unconnected to reality. Regardless, purchases still deplete real resources, so no free matter)</w:t>
        <w:br w:type="textWrapping"/>
      </w:r>
    </w:p>
    <w:p w:rsidR="00000000" w:rsidDel="00000000" w:rsidP="00000000" w:rsidRDefault="00000000" w:rsidRPr="00000000" w14:paraId="000004B7">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Gamer’s Genre Conventions (The Gamer) (200)</w:t>
      </w:r>
      <w:r w:rsidDel="00000000" w:rsidR="00000000" w:rsidRPr="00000000">
        <w:rPr>
          <w:rtl w:val="0"/>
        </w:rPr>
        <w:t xml:space="preserve">: All foes you defeat will now have a chance of dropping thematic, level-appropriate items. Sufficiently important tasks will generate ‘quest’ pop-ups, detailing the goals, rewards, and penalties for failure. You also gain the ability to instantly learn new abilities from ‘skill books,’ consuming the book in the process. ‘Skill books’ are defined as books detailing a specific technique in practice. ‘Skill books’ can only be used once per skill, and grant the bare minimum of knowledge needed to use the skill, and will function even if you are physically incapable of learning the skill as long as you meet the minimum requirements. A screen with non-specific warnings for any maluses taken on by learning the skill will pop up as needed. The skills you possess will not degrade if not used.</w:t>
        <w:br w:type="textWrapping"/>
      </w:r>
    </w:p>
    <w:p w:rsidR="00000000" w:rsidDel="00000000" w:rsidP="00000000" w:rsidRDefault="00000000" w:rsidRPr="00000000" w14:paraId="000004B8">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Distillation (Final Fantasy 10) (200)</w:t>
      </w:r>
      <w:r w:rsidDel="00000000" w:rsidR="00000000" w:rsidRPr="00000000">
        <w:rPr>
          <w:rtl w:val="0"/>
        </w:rPr>
        <w:t xml:space="preserve">: Spheres...the exact science behind how they work, what they are, is still not understood by many. Few outside the Church of Yevon truly understand spheres; even fewer will ever find themselves needing to possess that knowledge. But when you know how something works...you know how to manipulate it as well. Fiends and monsters you lay low will always drop a sphere of a specific type. Aggressive beasts may drop attack spheres, passive beasts may drop defense spheres, but with these spheres you can slowly enhance yourself, or another, or even an item. It’d be more effective if you had a system which could manipulate spheres or perhaps some enhancement skills...but this will provide you with the basic step.</w:t>
        <w:br w:type="textWrapping"/>
      </w:r>
    </w:p>
    <w:p w:rsidR="00000000" w:rsidDel="00000000" w:rsidP="00000000" w:rsidRDefault="00000000" w:rsidRPr="00000000" w14:paraId="000004B9">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Crystal Concepts (Kingdom Hearts) (200)</w:t>
      </w:r>
      <w:r w:rsidDel="00000000" w:rsidR="00000000" w:rsidRPr="00000000">
        <w:rPr>
          <w:rtl w:val="0"/>
        </w:rPr>
        <w:t xml:space="preserve">: You possess the unusual ability to find tangible concepts, often used in this setting to create items through Synthesis. Nothingness, evil, darkness, light, sadness, etc. You can now find distilled physical versions of normal abstract concepts left behind by defeated enemies, or hidden in obscure and hard-to-reach places. These concepts are typically related to the place or enemies you obtain them from, such as fiery enemies or locales holding Fire Shards, or a lightning dragon dropping a Lightning Crystal. The quality of the item depends on the difficulty of obtaining it, ranging from Shards from weak enemies, up to Stone, Gem, and finally Crystal for progressively tougher enemies. What you do with them is up to you; they’d make nice jewellery, that’s true, but I’m sure you can find a better use for crystallised fire or hope.</w:t>
        <w:br w:type="textWrapping"/>
      </w:r>
    </w:p>
    <w:p w:rsidR="00000000" w:rsidDel="00000000" w:rsidP="00000000" w:rsidRDefault="00000000" w:rsidRPr="00000000" w14:paraId="000004BA">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Map Cards (Kingdom Hearts Re:Chain of Memories) (200)</w:t>
      </w:r>
      <w:r w:rsidDel="00000000" w:rsidR="00000000" w:rsidRPr="00000000">
        <w:rPr>
          <w:rtl w:val="0"/>
        </w:rPr>
        <w:t xml:space="preserve">: In this castle, you have some level of influence over what will be behind nearly any door you travel through with map cards. These cards allow you to choose what will be behind any door, be it a shop, a place to rest, some treasure, or even a black void filled with enemies. You can now use this ability without needing cards, and even use it outside the castle. It’s only fully effective on an empty room, but will have very minor effects on rooms with stuff already in them, like using a shop card might make someone in the room want to pawn off their old junk on you.</w:t>
        <w:br w:type="textWrapping"/>
      </w:r>
    </w:p>
    <w:p w:rsidR="00000000" w:rsidDel="00000000" w:rsidP="00000000" w:rsidRDefault="00000000" w:rsidRPr="00000000" w14:paraId="000004BB">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Gacha (Generic Gamer) (200)</w:t>
      </w:r>
      <w:r w:rsidDel="00000000" w:rsidR="00000000" w:rsidRPr="00000000">
        <w:rPr>
          <w:rtl w:val="0"/>
        </w:rPr>
        <w:t xml:space="preserve">: Once per day, you may make a spin of the gacha, winning a random amount of money, a randomly useful item, or, depending on your purchases, levels, attribute points, skill books, titles, traits, or unique classes. Also, sometimes, extra gacha spins. The range for how valuable the possible rewards are is immense, but the average will always be slightly useful to you, no matter how powerful you are, and no matter how worthless, will never be something negative. On some days you will win a stick, on others the Infinity+1 Sword. As this feature is entirely dependent on luck, who knows how it would be affected by something like a luck stat?</w:t>
        <w:br w:type="textWrapping"/>
      </w:r>
    </w:p>
    <w:p w:rsidR="00000000" w:rsidDel="00000000" w:rsidP="00000000" w:rsidRDefault="00000000" w:rsidRPr="00000000" w14:paraId="000004BC">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Dragon’s Claim (Generic Dragon) (200)</w:t>
      </w:r>
      <w:r w:rsidDel="00000000" w:rsidR="00000000" w:rsidRPr="00000000">
        <w:rPr>
          <w:rtl w:val="0"/>
        </w:rPr>
        <w:t xml:space="preserve">: What's theirs is yours. You can claim total legal and metaphysical ownership of anything you possess for long enough, and any and all judges of property will reflect this. How long this takes depends on the obstacles the effect must overcome; for mere legal concerns, 'Fuck off, I'm a dragon!' is often sufficient, but artifacts that only work for their owner may take years to claim. What's yours is </w:t>
      </w:r>
      <w:r w:rsidDel="00000000" w:rsidR="00000000" w:rsidRPr="00000000">
        <w:rPr>
          <w:i w:val="1"/>
          <w:rtl w:val="0"/>
        </w:rPr>
        <w:t xml:space="preserve">yours</w:t>
      </w:r>
      <w:r w:rsidDel="00000000" w:rsidR="00000000" w:rsidRPr="00000000">
        <w:rPr>
          <w:rtl w:val="0"/>
        </w:rPr>
        <w:t xml:space="preserve">. </w:t>
        <w:br w:type="textWrapping"/>
        <w:br w:type="textWrapping"/>
        <w:t xml:space="preserve">You are unerringly able to track anything loaned or stolen (or fled) from you, as well as the original thief, even if they'd ditched the loot. You can tell whether the current owner has knowingly or unknowingly acquired your property, and all your abilities are increased when put to work retrieving stolen items and punishing thieves as though they were aligned with your Aspect. Abilities that are already aligned with your Aspect are not affected.</w:t>
        <w:br w:type="textWrapping"/>
      </w:r>
    </w:p>
    <w:p w:rsidR="00000000" w:rsidDel="00000000" w:rsidP="00000000" w:rsidRDefault="00000000" w:rsidRPr="00000000" w14:paraId="000004BD">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Transcendent Priority (Generic Percy Jackson Fanfiction) (200)</w:t>
      </w:r>
      <w:r w:rsidDel="00000000" w:rsidR="00000000" w:rsidRPr="00000000">
        <w:rPr>
          <w:rtl w:val="0"/>
        </w:rPr>
        <w:t xml:space="preserve">: Your control over an ability, magic, or divine power can never be disrupted or overruled by others through their sheer power alone. If you can control a cup of water at will, even the god of the seas can’t wrestle control from you without a technique designed to do so.</w:t>
        <w:br w:type="textWrapping"/>
      </w:r>
    </w:p>
    <w:p w:rsidR="00000000" w:rsidDel="00000000" w:rsidP="00000000" w:rsidRDefault="00000000" w:rsidRPr="00000000" w14:paraId="000004BE">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Bounce Back (Generic Random Powers) (200)</w:t>
      </w:r>
      <w:r w:rsidDel="00000000" w:rsidR="00000000" w:rsidRPr="00000000">
        <w:rPr>
          <w:rtl w:val="0"/>
        </w:rPr>
        <w:t xml:space="preserve">: Defeat sucks, but it can be a learning experience. Every time you are bested or defeated, you’ll come back stronger and more skilled. If someone beats you in a fight, by the time you heal you’ll have the strength to easily be their equal or even superior. If someone outwits you, they’ll find you so intelligent and clever the next time you meet that they’ll wonder if maybe you were just lulling them into a false sense of security by pretending to be the fool. Or perhaps if a potential paramour chooses another over you, you’ll be able to show them how the ugly duckling has turned into a swan.</w:t>
        <w:br w:type="textWrapping"/>
      </w:r>
    </w:p>
    <w:p w:rsidR="00000000" w:rsidDel="00000000" w:rsidP="00000000" w:rsidRDefault="00000000" w:rsidRPr="00000000" w14:paraId="000004BF">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Always a Price (Justice League Dark) (300)</w:t>
      </w:r>
      <w:r w:rsidDel="00000000" w:rsidR="00000000" w:rsidRPr="00000000">
        <w:rPr>
          <w:rtl w:val="0"/>
        </w:rPr>
        <w:t xml:space="preserve">: It’s a mantra you’ll hear time and time again while you’re here: Magic always has a price. And while that will always remain true for you, it seems the universe is willing to negotiate. You’ve got a way of not paying the normal price of magic and not suffering the after-effects associated with many spells. Instead, you simply offer the universe an equivalent amount of energy and you’re good to go. Now of course, some of these costs (like souls or worse-than-death madness) will have steep conversion rates. But if you’ve got the juice to pull it off…</w:t>
        <w:br w:type="textWrapping"/>
      </w:r>
    </w:p>
    <w:p w:rsidR="00000000" w:rsidDel="00000000" w:rsidP="00000000" w:rsidRDefault="00000000" w:rsidRPr="00000000" w14:paraId="000004C0">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Blend In (Pokemon) (300)</w:t>
      </w:r>
      <w:r w:rsidDel="00000000" w:rsidR="00000000" w:rsidRPr="00000000">
        <w:rPr>
          <w:rtl w:val="0"/>
        </w:rPr>
        <w:t xml:space="preserve">: You can easily blend in to a crowd, hide in plain sight, or lose someone following you.</w:t>
        <w:br w:type="textWrapping"/>
      </w:r>
    </w:p>
    <w:p w:rsidR="00000000" w:rsidDel="00000000" w:rsidP="00000000" w:rsidRDefault="00000000" w:rsidRPr="00000000" w14:paraId="000004C1">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Doubled Growth Rate (A Certain Scientific Railgun) (300)</w:t>
      </w:r>
      <w:r w:rsidDel="00000000" w:rsidR="00000000" w:rsidRPr="00000000">
        <w:rPr>
          <w:rtl w:val="0"/>
        </w:rPr>
        <w:t xml:space="preserve">: Your abilities take half as much time to develop. You might just be able to hit level 5 before the time the jump ends, and to get more powerful, faster. Careful, though, power takes time to get used to, and if you’re not trained or don’t practice enough, you might not be able to get used to your own strength. After all, what’s the point of having power if you can’t use it?</w:t>
        <w:br w:type="textWrapping"/>
      </w:r>
    </w:p>
    <w:p w:rsidR="00000000" w:rsidDel="00000000" w:rsidP="00000000" w:rsidRDefault="00000000" w:rsidRPr="00000000" w14:paraId="000004C2">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True Librarian (Discworld) (300)</w:t>
      </w:r>
      <w:r w:rsidDel="00000000" w:rsidR="00000000" w:rsidRPr="00000000">
        <w:rPr>
          <w:rtl w:val="0"/>
        </w:rPr>
        <w:t xml:space="preserve">: Somehow, you’ve picked up the heart and mind of a true librarian. You have a natural, instinctive skill with library science. Normally, this just makes sure you never lose track of the Dewey Decimal System and are guaranteed to quickly find whatever book you’re looking for, even if you’re searching through one of the great Lost Libraries. However, in areas of high thaumatic radiation and extremely antiquated libraries, it gives you some rather stranger abilities. After all, knowledge is power, and power is energy, and energy is mass (wizards have proven it!) and everyone knows that mass distorts reality. Your abilities include the ability to use L-Space to quickly travel between libraries (including quick jaunts to or from a slightly earlier version of the library you started in). Make sure you don’t get lost though, there are some VERY nasty in the endless stacks of L-Space, including, well…. You…. for there’s no way to tell what time or which library you turn up in until you actually arrive.</w:t>
        <w:br w:type="textWrapping"/>
      </w:r>
    </w:p>
    <w:p w:rsidR="00000000" w:rsidDel="00000000" w:rsidP="00000000" w:rsidRDefault="00000000" w:rsidRPr="00000000" w14:paraId="000004C3">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Avenger (Overlord [Games]) (300)</w:t>
      </w:r>
      <w:r w:rsidDel="00000000" w:rsidR="00000000" w:rsidRPr="00000000">
        <w:rPr>
          <w:rtl w:val="0"/>
        </w:rPr>
        <w:t xml:space="preserve">: When someone betrays you or truly wrongs you, it's very likely you will be taking proper action against them. As such when trying to either find out who betrayed you or to directly harm someone who betrayed you or simply track them down, any obstacles in the way of your revenge have less effects against you and all your abilities and skills will receive a small boost.</w:t>
        <w:br w:type="textWrapping"/>
      </w:r>
    </w:p>
    <w:p w:rsidR="00000000" w:rsidDel="00000000" w:rsidP="00000000" w:rsidRDefault="00000000" w:rsidRPr="00000000" w14:paraId="000004C4">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Clocksmith (Kamen Rider Zi-Oh) (300)</w:t>
      </w:r>
      <w:r w:rsidDel="00000000" w:rsidR="00000000" w:rsidRPr="00000000">
        <w:rPr>
          <w:rtl w:val="0"/>
        </w:rPr>
        <w:t xml:space="preserve">: There’s an awful lot of clocks in this jump, you know! Ridewatches, Time Machines, even the DenLiner!...eh, some of those aren’t clocks? Nonsense, they tell time, so they must be! You’re an accomplished clocksmith and can fix just about any clock that hasn’t been disintegrated into atoms, even making due with some otherwise basic parts to make it good as new. Strangely, this ability to repair clocks also works on anything related to time. Time machines, physical manifestations of individual timelines...so long as it has a mechanism you can look at and tinker with, you can fix it good as new no matter how complicated or bizarre it is.</w:t>
        <w:br w:type="textWrapping"/>
      </w:r>
    </w:p>
    <w:p w:rsidR="00000000" w:rsidDel="00000000" w:rsidP="00000000" w:rsidRDefault="00000000" w:rsidRPr="00000000" w14:paraId="000004C5">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Immunity To </w:t>
      </w:r>
      <w:r w:rsidDel="00000000" w:rsidR="00000000" w:rsidRPr="00000000">
        <w:rPr>
          <w:b w:val="1"/>
          <w:strike w:val="1"/>
          <w:rtl w:val="0"/>
        </w:rPr>
        <w:t xml:space="preserve">Everything That Isn’t</w:t>
      </w:r>
      <w:r w:rsidDel="00000000" w:rsidR="00000000" w:rsidRPr="00000000">
        <w:rPr>
          <w:b w:val="1"/>
          <w:rtl w:val="0"/>
        </w:rPr>
        <w:t xml:space="preserve"> Fire (Steamed Hams Gauntlet) (300)</w:t>
      </w:r>
      <w:r w:rsidDel="00000000" w:rsidR="00000000" w:rsidRPr="00000000">
        <w:rPr>
          <w:rtl w:val="0"/>
        </w:rPr>
        <w:t xml:space="preserve">: For some reason you’re entirely immune to fire on a conceptual level, to the point that even Hadou gods and Slenderman can’t set you on fire. Curious.</w:t>
        <w:br w:type="textWrapping"/>
      </w:r>
    </w:p>
    <w:p w:rsidR="00000000" w:rsidDel="00000000" w:rsidP="00000000" w:rsidRDefault="00000000" w:rsidRPr="00000000" w14:paraId="000004C6">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All-Terrain Hiker (Pokemon Mystery Dungeon) (350)</w:t>
      </w:r>
      <w:r w:rsidDel="00000000" w:rsidR="00000000" w:rsidRPr="00000000">
        <w:rPr>
          <w:rtl w:val="0"/>
        </w:rPr>
        <w:t xml:space="preserve">: You gain the inexplicable power of traversing almost any terrain. Walk on water, lava, unstable ground, even clouds without being slowed down. Also applies to your partner and any teammates.</w:t>
        <w:br w:type="textWrapping"/>
      </w:r>
    </w:p>
    <w:p w:rsidR="00000000" w:rsidDel="00000000" w:rsidP="00000000" w:rsidRDefault="00000000" w:rsidRPr="00000000" w14:paraId="000004C7">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How Did Your Garden Grow? (Fate/Apocrypha) (400)</w:t>
      </w:r>
      <w:r w:rsidDel="00000000" w:rsidR="00000000" w:rsidRPr="00000000">
        <w:rPr>
          <w:rtl w:val="0"/>
        </w:rPr>
        <w:t xml:space="preserve">: Yes, you managed to construct something approximately the size of a small mountain...in total secrecy...near enemy territory. How? Only you know, because it was this perk. Feel free to build all manner of FULLY FUNCTIONAL BATTLE STATIONS, because up until you take off/activate the doomsday device/show up, nobody will realise what you were up to. Once it’s out in the open, however, you can’t hide it the same way. Hope you’ve got an escape plan.</w:t>
        <w:br w:type="textWrapping"/>
      </w:r>
    </w:p>
    <w:p w:rsidR="00000000" w:rsidDel="00000000" w:rsidP="00000000" w:rsidRDefault="00000000" w:rsidRPr="00000000" w14:paraId="000004C8">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Scooby Doo Doors (Scooby Doo) (400)</w:t>
      </w:r>
      <w:r w:rsidDel="00000000" w:rsidR="00000000" w:rsidRPr="00000000">
        <w:rPr>
          <w:rtl w:val="0"/>
        </w:rPr>
        <w:t xml:space="preserve">: While this ability is active, eight nearby doors become mysteriously linked together. If there are not enough doors, extra doors will be provided. Entering any of these doors will cause a person to leave through another door nearby. Occasionally, other bizarre temporary effects may occur outside your control.</w:t>
        <w:br w:type="textWrapping"/>
      </w:r>
    </w:p>
    <w:p w:rsidR="00000000" w:rsidDel="00000000" w:rsidP="00000000" w:rsidRDefault="00000000" w:rsidRPr="00000000" w14:paraId="000004C9">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Restoration (Supernatural) (400)</w:t>
      </w:r>
      <w:r w:rsidDel="00000000" w:rsidR="00000000" w:rsidRPr="00000000">
        <w:rPr>
          <w:rtl w:val="0"/>
        </w:rPr>
        <w:t xml:space="preserve">: Old decrepit buildings and objects are no place for someone of your stature to stay. You can influence the environment around you, bringing life back to plants or transforming even the most run-down building into perfect condition over time.</w:t>
        <w:br w:type="textWrapping"/>
      </w:r>
    </w:p>
    <w:p w:rsidR="00000000" w:rsidDel="00000000" w:rsidP="00000000" w:rsidRDefault="00000000" w:rsidRPr="00000000" w14:paraId="000004CA">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Trickster (Supernatural) (400)</w:t>
      </w:r>
      <w:r w:rsidDel="00000000" w:rsidR="00000000" w:rsidRPr="00000000">
        <w:rPr>
          <w:rtl w:val="0"/>
        </w:rPr>
        <w:t xml:space="preserve">: The ability to conjure something from nothing, including minor monsters with a personality you design for them. Living things will not truly have souls and only act based on behaviours you designate. You require lots of sugar to recharge this power.</w:t>
        <w:br w:type="textWrapping"/>
      </w:r>
    </w:p>
    <w:p w:rsidR="00000000" w:rsidDel="00000000" w:rsidP="00000000" w:rsidRDefault="00000000" w:rsidRPr="00000000" w14:paraId="000004CB">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Great Shield (Fire Emblem) (400)</w:t>
      </w:r>
      <w:r w:rsidDel="00000000" w:rsidR="00000000" w:rsidRPr="00000000">
        <w:rPr>
          <w:rtl w:val="0"/>
        </w:rPr>
        <w:t xml:space="preserve">: 10% of the time, enemy attacks will simply rebound off your armour ineffectively. These deflected blows do no harm to you or your equipment.</w:t>
        <w:br w:type="textWrapping"/>
      </w:r>
    </w:p>
    <w:p w:rsidR="00000000" w:rsidDel="00000000" w:rsidP="00000000" w:rsidRDefault="00000000" w:rsidRPr="00000000" w14:paraId="000004CC">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Mystical Engine (Spyro) (400)</w:t>
      </w:r>
      <w:r w:rsidDel="00000000" w:rsidR="00000000" w:rsidRPr="00000000">
        <w:rPr>
          <w:rtl w:val="0"/>
        </w:rPr>
        <w:t xml:space="preserve">: You've been around machines for as far back as you can remember. And realized that some of these devices are heavily reliant on magic while others aren't. Being the mad genius that you are, you figured out how to make tech far more resilient to magic, possibly even reliant on it. Heck you've found a way to make them interchangeable even. Your inventions no matter how mundane now come with a strong resistance to magic to the point that they simply can't just . It's like a quirk of this place or something. But that doesn't matter now those pesky mages can't just hex your precious tech anymore. They'll actively have to attempt to destroy it the good old fashioned way now. Hopefully it won't come to that. </w:t>
        <w:br w:type="textWrapping"/>
      </w:r>
    </w:p>
    <w:p w:rsidR="00000000" w:rsidDel="00000000" w:rsidP="00000000" w:rsidRDefault="00000000" w:rsidRPr="00000000" w14:paraId="000004CD">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Diabolical Surgeon (Devil May Cry) (400)</w:t>
      </w:r>
      <w:r w:rsidDel="00000000" w:rsidR="00000000" w:rsidRPr="00000000">
        <w:rPr>
          <w:rtl w:val="0"/>
        </w:rPr>
        <w:t xml:space="preserve">: So ... you got an extra demon or angel's arm lying about, don't ya? Or whatever supernatural creature part you found. Well what are you going to do? Stick it on someone else's stump of an arm? Why that would be insane, almost entirely open to rejection issues. I wouldn't even know if there would be enough immunosuppressants in the world for this job. But somehow... what you do actually has a chance of working. Like a hundred percent chance. Might be a few lingering pain issues, and all that jazz. But what price is that for science?</w:t>
        <w:br w:type="textWrapping"/>
        <w:br w:type="textWrapping"/>
        <w:t xml:space="preserve">This method of splicing essentially allows you to create an artificial type of Demon-Human hybrid, similar to what the Order of the Sword had cookin’. Though, hopefully, you won’t go quite as off-the wall with this as they did.</w:t>
        <w:br w:type="textWrapping"/>
        <w:br w:type="textWrapping"/>
        <w:t xml:space="preserve">...You won’t, right? Ah, who am I kidding?</w:t>
        <w:br w:type="textWrapping"/>
      </w:r>
    </w:p>
    <w:p w:rsidR="00000000" w:rsidDel="00000000" w:rsidP="00000000" w:rsidRDefault="00000000" w:rsidRPr="00000000" w14:paraId="000004CE">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Gamer’s Abstracted Damage (The Gamer) (400)</w:t>
      </w:r>
      <w:r w:rsidDel="00000000" w:rsidR="00000000" w:rsidRPr="00000000">
        <w:rPr>
          <w:rtl w:val="0"/>
        </w:rPr>
        <w:t xml:space="preserve">: Instead of damage actually injuring you, your HP is simply decreased. Strikes targeting your vitals will still deal additional damage, but foes won’t be able to cut off your arms mid-fight. While you will feel pain, it fades a few seconds after being struck. You are still weakened by losing hp, and anything instantly fatal will still kill you.</w:t>
        <w:br w:type="textWrapping"/>
      </w:r>
    </w:p>
    <w:p w:rsidR="00000000" w:rsidDel="00000000" w:rsidP="00000000" w:rsidRDefault="00000000" w:rsidRPr="00000000" w14:paraId="000004CF">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Gamer’s Statistics (The Gamer) (Free)</w:t>
      </w:r>
      <w:r w:rsidDel="00000000" w:rsidR="00000000" w:rsidRPr="00000000">
        <w:rPr>
          <w:rtl w:val="0"/>
        </w:rPr>
        <w:t xml:space="preserve">: You are aware of two kinds of numbered bars, which represents your health and all the magic pools you possess. This lets you summon a ‘status’ screen depicting your physical capabilities via numbered stats (Str, Vit, Dex, Int, Wis, and Luk). 15 roughly correlates to a rank 1 in body mod, 40 to rank 3, and 75 to rank 5, and these automatically update as you become stronger. This also lets you summon a ‘skills’ menu listing all your skills and their mechanical effects on your stats and foes. Achieving certain hidden, arbitrary requirements grants you titles, which can be equipped for various minor buffs. </w:t>
        <w:br w:type="textWrapping"/>
      </w:r>
    </w:p>
    <w:p w:rsidR="00000000" w:rsidDel="00000000" w:rsidP="00000000" w:rsidRDefault="00000000" w:rsidRPr="00000000" w14:paraId="000004D0">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I Live Here (Kingdom Hearts) (400)</w:t>
      </w:r>
      <w:r w:rsidDel="00000000" w:rsidR="00000000" w:rsidRPr="00000000">
        <w:rPr>
          <w:rtl w:val="0"/>
        </w:rPr>
        <w:t xml:space="preserve">: Seriously, how can you do that!? You have the uncanny ability to comfortably exist in places you have no logical reason to survive in. Plane of non-existence? Yep. Realm of Darkness? Easy. Elemental dimension of edge? Sure, why not. However, this unusual ability to survive only protects you from the natural conditions of the place you are in; intentional efforts against you using the environment will not be nullified. This also applies to places of clearly supernatural (though not necessarily magical) origins: a plane of elemental fire is fine, the center of the sun is not; a realm of darkness is fine, a black hole is not. Some areas may still have hazards that can hurt you, such as falling rocks in a shattered realm, or ‘drowning’ in rivers of fire in the plane of elemental fire as easily as you would a normal river. In essence you treat hostile environments as if you were a native.</w:t>
        <w:br w:type="textWrapping"/>
      </w:r>
    </w:p>
    <w:p w:rsidR="00000000" w:rsidDel="00000000" w:rsidP="00000000" w:rsidRDefault="00000000" w:rsidRPr="00000000" w14:paraId="000004D1">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Slipping Chains (Campione) (400)</w:t>
      </w:r>
      <w:r w:rsidDel="00000000" w:rsidR="00000000" w:rsidRPr="00000000">
        <w:rPr>
          <w:rtl w:val="0"/>
        </w:rPr>
        <w:t xml:space="preserve">: The greatest power in this world have conditions to their use. Anything from standing in sunlight to being at death’s door to fight back depending on which Authority you hold. Oftentimes just setting things up to begin fighting could leave you dead on the ground if everything doesn’t line up just right. In your case the chains that bind have been coated in grease. Sunlight could be replaced by electronic lights in great enough quantity, or perhaps a ludicrously sized fireball. Defending a fair maiden could become defending anyone, and one the verge of death could become grievously wounded. The core idea remains the same, but achieving them becomes far easier. You’ll find this slippery nature applying to any conditional otherworldly abilities you come to possess, should you have them at all.</w:t>
        <w:br w:type="textWrapping"/>
      </w:r>
    </w:p>
    <w:p w:rsidR="00000000" w:rsidDel="00000000" w:rsidP="00000000" w:rsidRDefault="00000000" w:rsidRPr="00000000" w14:paraId="000004D2">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Statuesque Slayer (Gears of War) (400)</w:t>
      </w:r>
      <w:r w:rsidDel="00000000" w:rsidR="00000000" w:rsidRPr="00000000">
        <w:rPr>
          <w:rtl w:val="0"/>
        </w:rPr>
        <w:t xml:space="preserve">: All factors must be taken into effect for killing at a distance. All factors. You have a greater control over your body, letting you remain perfectly still to fire off a shot. Furthermore, with some camouflage you could effectively be invisible, as you could stand perfectly still for as long as your bodily functions would let you. As a bonus to closer-ranged combat, you're able to keep a more steady aim even when running and gunning.</w:t>
        <w:br w:type="textWrapping"/>
      </w:r>
    </w:p>
    <w:p w:rsidR="00000000" w:rsidDel="00000000" w:rsidP="00000000" w:rsidRDefault="00000000" w:rsidRPr="00000000" w14:paraId="000004D3">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One-Man Industry (God Catching Alchemy Meister) (400)</w:t>
      </w:r>
      <w:r w:rsidDel="00000000" w:rsidR="00000000" w:rsidRPr="00000000">
        <w:rPr>
          <w:rtl w:val="0"/>
        </w:rPr>
        <w:t xml:space="preserve">: Despite being chained to the forge for hours on end, alchemists can make just a handful of works per day. Mixing, forging and enchanting take time and finesse, after all. Those who make items in masse tend to vomit works of low quality. In face of that, you trained and mastered the art of making things really quick without a loss in quality. About ten times faster than your peers, in fact. While an alchemist with your same rank would take an hour to make a fire sword, you in the same span of time can make ten, and even give each different powers. This bleeds out to other aspects in your life. Time is money, after all.</w:t>
        <w:br w:type="textWrapping"/>
      </w:r>
    </w:p>
    <w:p w:rsidR="00000000" w:rsidDel="00000000" w:rsidP="00000000" w:rsidRDefault="00000000" w:rsidRPr="00000000" w14:paraId="000004D4">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Lack of Materials (God of War) (400)</w:t>
      </w:r>
      <w:r w:rsidDel="00000000" w:rsidR="00000000" w:rsidRPr="00000000">
        <w:rPr>
          <w:rtl w:val="0"/>
        </w:rPr>
        <w:t xml:space="preserve">: Times are tough in this land. Forces beyond knowing, monsters that roam the lands, and gods who are as petty as they are powerful. With chaos such as this, there are times you may not be able to get everything that you need. But you've learned to make do. You can get the most out of your materials, using two bars of metal where you might need four, or three hides when you needed six. Of course, if you DO have all the materials required you can use them to make your creations more effective in quality and capability as well. So maybe it doesn't hurt to put the extra mile in.</w:t>
        <w:br w:type="textWrapping"/>
      </w:r>
    </w:p>
    <w:p w:rsidR="00000000" w:rsidDel="00000000" w:rsidP="00000000" w:rsidRDefault="00000000" w:rsidRPr="00000000" w14:paraId="000004D5">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Skill Drops (Generic Isekai) (400)</w:t>
      </w:r>
      <w:r w:rsidDel="00000000" w:rsidR="00000000" w:rsidRPr="00000000">
        <w:rPr>
          <w:rtl w:val="0"/>
        </w:rPr>
        <w:t xml:space="preserve">: </w:t>
      </w:r>
      <w:r w:rsidDel="00000000" w:rsidR="00000000" w:rsidRPr="00000000">
        <w:rPr>
          <w:highlight w:val="white"/>
          <w:rtl w:val="0"/>
        </w:rPr>
        <w:t xml:space="preserve">Whether a magical item appears or you have to physically consume the body, you have some method of acquiring abilities from those you kill. You can only gain one ability from each opponent, but it can be a passive or active skill, and it’s always something iconic to your victim.</w:t>
        <w:br w:type="textWrapping"/>
      </w:r>
    </w:p>
    <w:p w:rsidR="00000000" w:rsidDel="00000000" w:rsidP="00000000" w:rsidRDefault="00000000" w:rsidRPr="00000000" w14:paraId="000004D6">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Obliterator [Incarnation] (Generic Dragon) (400)</w:t>
      </w:r>
      <w:r w:rsidDel="00000000" w:rsidR="00000000" w:rsidRPr="00000000">
        <w:rPr>
          <w:rtl w:val="0"/>
        </w:rPr>
        <w:t xml:space="preserve">: As a fundamental force of destruction, you can enforce destruction on others. No matter how good the protections may be, no defense is absolute against you. If you can strike a mortal blow, anything can die, and all such deaths are final, bypassing resurrection abilities, extra lives, soul jars, and other effects intended to cheat death. This is not limited to living or quasi-living things; you can destroy concepts and ideas, should it please you, and reality itself would bow to your wishes. You must consciously intend to utterly destroy your target for this perk to take effect, so don't worry about accidentally unmaking something you don't want to utterly annihilate.</w:t>
        <w:br w:type="textWrapping"/>
      </w:r>
    </w:p>
    <w:p w:rsidR="00000000" w:rsidDel="00000000" w:rsidP="00000000" w:rsidRDefault="00000000" w:rsidRPr="00000000" w14:paraId="000004D7">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Collateral Control (Generic Dragon) (400)</w:t>
      </w:r>
      <w:r w:rsidDel="00000000" w:rsidR="00000000" w:rsidRPr="00000000">
        <w:rPr>
          <w:rtl w:val="0"/>
        </w:rPr>
        <w:t xml:space="preserve">: You are a fundamental force of destruction, granting you exacting control over what you choose to destroy. You never damage anything you don't wish to harm, no matter what ability or attack you use —an attack or spell could level an entire city while leaving the handful of people you tolerate standing in the wreckage without a scratch on them. If you're in a merciful mood, you could melt an intruder's weapon and armor while leaving them untouched, even by the heat of their former items. Note that this does not protect people from the extended consequences of your actions; people on a bridge you destroy will survive the fall, but if they land in a river, they may still drown.</w:t>
        <w:br w:type="textWrapping"/>
      </w:r>
    </w:p>
    <w:p w:rsidR="00000000" w:rsidDel="00000000" w:rsidP="00000000" w:rsidRDefault="00000000" w:rsidRPr="00000000" w14:paraId="000004D8">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Pause (Dragon Quest Builders) (400)</w:t>
      </w:r>
      <w:r w:rsidDel="00000000" w:rsidR="00000000" w:rsidRPr="00000000">
        <w:rPr>
          <w:rtl w:val="0"/>
        </w:rPr>
        <w:t xml:space="preserve">: </w:t>
      </w:r>
      <w:r w:rsidDel="00000000" w:rsidR="00000000" w:rsidRPr="00000000">
        <w:rPr>
          <w:rtl w:val="0"/>
        </w:rPr>
        <w:t xml:space="preserve">at will you may freeze time around you giving yourself an overhead view of the surrounding area, the world remains frozen so long as you maintain this overhead view but returns to normal when you stop. You (obviously) cannot move when time is stopped.</w:t>
        <w:br w:type="textWrapping"/>
      </w:r>
    </w:p>
    <w:p w:rsidR="00000000" w:rsidDel="00000000" w:rsidP="00000000" w:rsidRDefault="00000000" w:rsidRPr="00000000" w14:paraId="000004D9">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Jump-Chan Is More Than Just _________! (You Are The Jump-Chan) (400)</w:t>
      </w:r>
      <w:r w:rsidDel="00000000" w:rsidR="00000000" w:rsidRPr="00000000">
        <w:rPr>
          <w:rtl w:val="0"/>
        </w:rPr>
        <w:t xml:space="preserve">: You may ignore any personal prerequisites to use any perk/power. You don’t need a pure heart to ride a flying nimbus. You don’t need to kill someone to make a horcrux. You don’t need to worship a God to use their blessings. You don’t need to stay passive on the sidelines to gain increased luck.</w:t>
        <w:br w:type="textWrapping"/>
        <w:br w:type="textWrapping"/>
        <w:t xml:space="preserve">Note that this only bypasses personal prerequisites for using an ability, it does not remove any material or resource requirements.</w:t>
        <w:br w:type="textWrapping"/>
      </w:r>
    </w:p>
    <w:p w:rsidR="00000000" w:rsidDel="00000000" w:rsidP="00000000" w:rsidRDefault="00000000" w:rsidRPr="00000000" w14:paraId="000004DA">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Square Peg In A Round Hole (You Are The Jump-Chan) (400)</w:t>
      </w:r>
      <w:r w:rsidDel="00000000" w:rsidR="00000000" w:rsidRPr="00000000">
        <w:rPr>
          <w:rtl w:val="0"/>
        </w:rPr>
        <w:t xml:space="preserve">: You can freely combine any perks/powers/items into new perks/powers/items at the cost of the old. Any Items protected by fiat lose that protection, but the new item gains the protection instead. If you want to combine all 53 of your vanity perks into one? Go for it, the resulting perk will even be slightly greater than the sum of its parts. If you have a perk to heal yourself when you eat food and a perk to shoot fireballs, feel free to eat fire to heal yourself. You can even apply your perks to your items and vice versa. Keep in mind that the original version is lost.</w:t>
      </w:r>
      <w:r w:rsidDel="00000000" w:rsidR="00000000" w:rsidRPr="00000000">
        <w:rPr>
          <w:rtl w:val="0"/>
        </w:rPr>
        <w:br w:type="textWrapping"/>
      </w:r>
    </w:p>
    <w:p w:rsidR="00000000" w:rsidDel="00000000" w:rsidP="00000000" w:rsidRDefault="00000000" w:rsidRPr="00000000" w14:paraId="000004DB">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Treasure (Rune Factory) (600)</w:t>
      </w:r>
      <w:r w:rsidDel="00000000" w:rsidR="00000000" w:rsidRPr="00000000">
        <w:rPr>
          <w:rtl w:val="0"/>
        </w:rPr>
        <w:t xml:space="preserve">: Look, we can’t just have adventurers </w:t>
      </w:r>
      <w:r w:rsidDel="00000000" w:rsidR="00000000" w:rsidRPr="00000000">
        <w:rPr>
          <w:b w:val="1"/>
          <w:rtl w:val="0"/>
        </w:rPr>
        <w:t xml:space="preserve">not</w:t>
      </w:r>
      <w:r w:rsidDel="00000000" w:rsidR="00000000" w:rsidRPr="00000000">
        <w:rPr>
          <w:rtl w:val="0"/>
        </w:rPr>
        <w:t xml:space="preserve"> find treasure, that’s ridiculous. Instead, you are now guaranteed to discover items of value that would be of benefit to you, whether you can use them practically, or sell them for money, or whatever else. The point is, dangerous places have good treasure, the tougher it is to get to, the better the reward. I don’t need to tell you how beneficial this is, but you can only get so much treasure from a dungeon so many times before it either isn’t as valuable anymore because the quality of items doesn’t go up in established dungeons.</w:t>
        <w:br w:type="textWrapping"/>
      </w:r>
    </w:p>
    <w:p w:rsidR="00000000" w:rsidDel="00000000" w:rsidP="00000000" w:rsidRDefault="00000000" w:rsidRPr="00000000" w14:paraId="000004DC">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Greater Treasure (Rune Factory) (Free with Protagonist)</w:t>
      </w:r>
      <w:r w:rsidDel="00000000" w:rsidR="00000000" w:rsidRPr="00000000">
        <w:rPr>
          <w:rtl w:val="0"/>
        </w:rPr>
        <w:t xml:space="preserve">: Okay, forget it, bring on the treasure. Just because you’ve been to a dungeon before doesn’t mean that the treasure quality shouldn’t go up over time. In addition to the previous rule of harder to get items being more valuable, your personal abilities are also a consideration as well. A level 12 shouldn’t keep getting level 1 items when they worked hard to improve, and you won’t have to deal with that either. Also, the amount of treasure within dungeons, or really any place outside a friendly zone, neutral zones included, are guaranteed to have plenty of hidden or otherwise hard to get to treasure, along with some treasure that is easy to get but is also less valuable. The more dangerous the place, the more treasure there will be. Still, treasure and good equipment are no substitutes for decent skills and experience, I don’t care if you wind up with Excalibur, if you can’t use it it’s useless to you in the long run. Also, if you are somehow able to train this perk, you will eventually reach the point where you are able to control what type of drops you get, armor, swords, food, etc. You won’t be able to say, decide that you want a specific weapon like a level 3 legion lance, although in a few hundred years of training this flaw may be overcome.</w:t>
      </w:r>
    </w:p>
    <w:p w:rsidR="00000000" w:rsidDel="00000000" w:rsidP="00000000" w:rsidRDefault="00000000" w:rsidRPr="00000000" w14:paraId="000004DD">
      <w:pPr>
        <w:pageBreakBefore w:val="0"/>
        <w:ind w:left="2160" w:firstLine="0"/>
        <w:rPr/>
      </w:pPr>
      <w:r w:rsidDel="00000000" w:rsidR="00000000" w:rsidRPr="00000000">
        <w:rPr>
          <w:rtl w:val="0"/>
        </w:rPr>
      </w:r>
    </w:p>
    <w:p w:rsidR="00000000" w:rsidDel="00000000" w:rsidP="00000000" w:rsidRDefault="00000000" w:rsidRPr="00000000" w14:paraId="000004DE">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Talent of Ganesha (Rune Factory) (600)</w:t>
      </w:r>
      <w:r w:rsidDel="00000000" w:rsidR="00000000" w:rsidRPr="00000000">
        <w:rPr>
          <w:rtl w:val="0"/>
        </w:rPr>
        <w:t xml:space="preserve">: You now have hands that would put all dwarves to shame, and that’s a fact. Everything you make is a masterpiece, and all your craftsmanship is worlds beyond what it should normally be. Follow a design to create a cheap sword that can slay a low-level slime, now it’s a sword able to cut through the thickest dragon’s hide. Create a fishing rod in order to retrieve salmon, now you can reel in entire schools of fish. This won’t do something too crazy like adding elemental effects to weapons, unless that was an original part of the design, but from now on your work surpasses anything in your current setting, even things that you build instinctually or on accident. If you have chosen to improve the design, then the designs or blueprints themselves will become better, although I leave it up to you to figure out what happens if you build things based on the designs.</w:t>
        <w:br w:type="textWrapping"/>
      </w:r>
    </w:p>
    <w:p w:rsidR="00000000" w:rsidDel="00000000" w:rsidP="00000000" w:rsidRDefault="00000000" w:rsidRPr="00000000" w14:paraId="000004DF">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Improved Talent of Ganesha (Rune Factory) (Free with Protagonist)</w:t>
      </w:r>
      <w:r w:rsidDel="00000000" w:rsidR="00000000" w:rsidRPr="00000000">
        <w:rPr>
          <w:rtl w:val="0"/>
        </w:rPr>
        <w:t xml:space="preserve">: Now you can add effects to weapons that normally could have none, but also this can apply to places, warehouse attachments, fiat backed buildings and other properties, etc. Any skills you have can create new wonders out of things that shouldn’t produce your desired results. Want to create magitech carpentry or design a supercomputer completely out of wood? Sure, as long as the components are there. Want a magical wand made out of nth metal? Go for it. This also allows you to break some rules as well. Do you have a factory that only produces certain types of robots, and only a certain amount at a time? Well now you can upgrade the factory to include new robot designs more advanced than the previous designs, make the factory automatically create better designs, increase how many can be created within an amount of time, increase the storage space, and whatever else you can think of. Items that tell you that they can’t be improved or copied? Forget that, you can overrule the rules and duplicate these items, and improve what you can’t improve. Just be careful, the more difficult the upgrade or design, the more resources and energy is required from you, so don’t drain all of it at once.</w:t>
        <w:br w:type="textWrapping"/>
      </w:r>
    </w:p>
    <w:p w:rsidR="00000000" w:rsidDel="00000000" w:rsidP="00000000" w:rsidRDefault="00000000" w:rsidRPr="00000000" w14:paraId="000004E0">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Always on time (Rune Factory) (600)</w:t>
      </w:r>
      <w:r w:rsidDel="00000000" w:rsidR="00000000" w:rsidRPr="00000000">
        <w:rPr>
          <w:rtl w:val="0"/>
        </w:rPr>
        <w:t xml:space="preserve">: Look, you have a lot of ground to cover, and you don’t want to spend seven days sending out one day of mail. Now, you can spend an entire day on an island that is a thousand miles away from your home, and still have enough time to get back home that day before eleven o’clock am. You know how to space it out, you know how much time you need, and you can plan out your time so well that you can bend the laws of time to help you out a little. Never again be a second late, now no matter how much stuff is on your plate, you can always be up to 5 hours early.</w:t>
        <w:br w:type="textWrapping"/>
      </w:r>
    </w:p>
    <w:p w:rsidR="00000000" w:rsidDel="00000000" w:rsidP="00000000" w:rsidRDefault="00000000" w:rsidRPr="00000000" w14:paraId="000004E1">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Forever On Time (Rune Factory) (Free with Protagonist)</w:t>
      </w:r>
      <w:r w:rsidDel="00000000" w:rsidR="00000000" w:rsidRPr="00000000">
        <w:rPr>
          <w:rtl w:val="0"/>
        </w:rPr>
        <w:t xml:space="preserve">: Now forget just managing time, you can do other things too, like manipulating it. You can deliver yesterday's mail three weeks ago, you can spend 300 hours or more inside a building without a single second passing outside while everything inside can still move, and be everywhere at once in the world, all without the slightest effort. This works better for mundane things, as you won’t need any energy to pull things off like delivering mail or reading a book, you can use this for other things of course such as fighting giant monsters or something like that, but it will take up most of your energy at first, if not all of it. With practice, you can expand what areas never have time pass while still having things move, you could keep time in an entire village standing still, all while the plants and animal are unaffected by the stopping of time, and you could meet past versions of yourself, even ones that existed in other jumps and multiverses, although you cannot use this to alter your history in other jumps until post-spark. Doctor strange, doctor fate and doctor who all have nothing on you, and unless you completely screw up, time and space will never tear apart at the seams, and you’ll get a general idea of how to interact with the past in significant ways without changing history in any way</w:t>
        <w:br w:type="textWrapping"/>
      </w:r>
    </w:p>
    <w:p w:rsidR="00000000" w:rsidDel="00000000" w:rsidP="00000000" w:rsidRDefault="00000000" w:rsidRPr="00000000" w14:paraId="000004E2">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Un-Equivalent Exchange (Full Metal Alchemist) (600)</w:t>
      </w:r>
      <w:r w:rsidDel="00000000" w:rsidR="00000000" w:rsidRPr="00000000">
        <w:rPr>
          <w:rtl w:val="0"/>
        </w:rPr>
        <w:t xml:space="preserve">: This world’s alchemy runs on the concept of equivalent exchange, except in one major case: The use of human transmutation. You see, that question above isn’t just some guideline used to scare away alchemists, or limit their abilities, it’s a legitimate rule of the universe. There is nothing that matches the metaphysical value of the human soul, so attempts to revive others, and transmutate human life will almost always cost something that the bearer truly cannot go without such as their eyesight, organs, limbs, or even their entire bodies. This limit, and the one that states that only something of similar material makeup may be transmuted is waved for you. Now, you can apply the scientific reality to the mystical parts of Alchemy. As long as you have the mass necessary, you can transmute one thing to the other without issue. Sealing wounds and fixing bodies as long as you have the matter necessary to remake the parts? Sure. Bringing someone back to life using the materials necessary to form the human body, and their DNA as a blueprint? Truth won’t even flinch. In a way, you’re like a walking Philosopher’s Stone, </w:t>
      </w:r>
      <w:ins w:author="Redikai Core" w:id="222" w:date="2021-09-08T03:47:55Z">
        <w:r w:rsidDel="00000000" w:rsidR="00000000" w:rsidRPr="00000000">
          <w:rPr>
            <w:rtl w:val="0"/>
            <w:rPrChange w:author="Redikai Core" w:id="223" w:date="2021-09-08T03:47:55Z">
              <w:rPr/>
            </w:rPrChange>
          </w:rPr>
          <w:t xml:space="preserve">though you</w:t>
        </w:r>
      </w:ins>
      <w:del w:author="Redikai Core" w:id="222" w:date="2021-09-08T03:47:55Z">
        <w:r w:rsidDel="00000000" w:rsidR="00000000" w:rsidRPr="00000000">
          <w:rPr>
            <w:rtl w:val="0"/>
            <w:rPrChange w:author="Redikai Core" w:id="223" w:date="2021-09-08T03:47:55Z">
              <w:rPr/>
            </w:rPrChange>
          </w:rPr>
          <w:delText xml:space="preserve">though even you</w:delText>
        </w:r>
      </w:del>
      <w:r w:rsidDel="00000000" w:rsidR="00000000" w:rsidRPr="00000000">
        <w:rPr>
          <w:rtl w:val="0"/>
        </w:rPr>
        <w:t xml:space="preserve"> may not make something from nothing, only reconstitute what is already there. In addition, you still need to follow the rules of alchemy, so you must comprehend what you wish to reform or break down. You best get studying. In future worlds the same applies, allowing you to break the rules of your mystical systems and apply scientific logic to them regardless of their spiritual aspects restricting your ability to act. Your new magic system won’t let you turn things into gold despite you being perfectly capable of transmuting other things because of some mystical convenience? Not anymore.</w:t>
        <w:br w:type="textWrapping"/>
      </w:r>
    </w:p>
    <w:p w:rsidR="00000000" w:rsidDel="00000000" w:rsidP="00000000" w:rsidRDefault="00000000" w:rsidRPr="00000000" w14:paraId="000004E3">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Malleable Reality (A Certain Scientific Railgun) (600)</w:t>
      </w:r>
      <w:r w:rsidDel="00000000" w:rsidR="00000000" w:rsidRPr="00000000">
        <w:rPr>
          <w:rtl w:val="0"/>
        </w:rPr>
        <w:t xml:space="preserve">: You’re more imaginative than usual, though you’ll become quite eccentric. You can change what you believe in, or your personal reality, more easily. Your powers grow slightly faster (1.25x) now, and don’t have to make sense anymore. As a result, you could probably do some crazy shit, such as making homing ball lightning or creating constructs of fire which act as matter. With enough training, you might even be able to stave off some of the side effects from using magic as an esper by imagining something else to be part of your body and having the side effects impact that instead. If you’re willing to become even crazier, though, the sky’s the limit for what you can do. After all, the more insane you get, the stronger your esper powers grow. That said, a little eccentricity can go a long way, screw being scientifically correct.</w:t>
        <w:br w:type="textWrapping"/>
      </w:r>
    </w:p>
    <w:p w:rsidR="00000000" w:rsidDel="00000000" w:rsidP="00000000" w:rsidRDefault="00000000" w:rsidRPr="00000000" w14:paraId="000004E4">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Negentropy (Worm Entity) (600)</w:t>
      </w:r>
      <w:r w:rsidDel="00000000" w:rsidR="00000000" w:rsidRPr="00000000">
        <w:rPr>
          <w:rtl w:val="0"/>
        </w:rPr>
        <w:t xml:space="preserve">: Your shards have become the Holy Grail, the solution your kind have been after for over 3000 cycles. They break the laws of thermodynamics, ignoring the effects of entropy. Your shards and their power source will never run out; it will theoretically last forever.</w:t>
        <w:br w:type="textWrapping"/>
      </w:r>
    </w:p>
    <w:p w:rsidR="00000000" w:rsidDel="00000000" w:rsidP="00000000" w:rsidRDefault="00000000" w:rsidRPr="00000000" w14:paraId="000004E5">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Entity (Worm Entity) (Free)</w:t>
      </w:r>
      <w:r w:rsidDel="00000000" w:rsidR="00000000" w:rsidRPr="00000000">
        <w:rPr>
          <w:rtl w:val="0"/>
        </w:rPr>
        <w:t xml:space="preserve">: You are not a human or anything close to true organic life. You are an entity, a </w:t>
      </w:r>
      <w:r w:rsidDel="00000000" w:rsidR="00000000" w:rsidRPr="00000000">
        <w:rPr>
          <w:rtl w:val="0"/>
        </w:rPr>
        <w:t xml:space="preserve">multi-</w:t>
      </w:r>
      <w:r w:rsidDel="00000000" w:rsidR="00000000" w:rsidRPr="00000000">
        <w:rPr>
          <w:rtl w:val="0"/>
        </w:rPr>
        <w:t xml:space="preserve">dimensional being of incomprehensible size. In your natural form you can navigate between alternate versions of the same world and if you grow large enough your natural form could stretch between multiple worlds at the same time and that is just a parlour trick compared to your true capability. Instead of food your kind absorb energy from suns and worlds in order to power themselves and their abilities, the source of which are your Shards, structures which resemble crystals and which Entities are made up of, numbering in their trillions upon trillions. Each of which possesses different functions to the others’, though shards with similar functions do exist and when creating an ability or ‘superpower’ all the pieces of you necessary to form that power are sent off as a group  You and your </w:t>
      </w:r>
      <w:r w:rsidDel="00000000" w:rsidR="00000000" w:rsidRPr="00000000">
        <w:rPr>
          <w:rtl w:val="0"/>
        </w:rPr>
        <w:t xml:space="preserve">kind have</w:t>
      </w:r>
      <w:r w:rsidDel="00000000" w:rsidR="00000000" w:rsidRPr="00000000">
        <w:rPr>
          <w:rtl w:val="0"/>
        </w:rPr>
        <w:t xml:space="preserve"> only one goal: to survive the heat death of the universe. Your kind disseminates pieces of yourselves across alternate versions of the same world in a process called The Cycle. Each shard of you is distinctly conscious, capable of retaining information, learning and maturing. Through the cycle The Entities acquires knowledge from different species, knowledge that can then be passed on. Once a shard is disseminated it finds a host, and once done it sequesters itself to a barren Earth safe from damage. These pieces of you can be altered and modified to an extent, either to prevent damage to the host or potentially to yourself, and all this is just the beginning for you. You possess the bare minimum shards for an Entity. The more specialised shards depend on your path.</w:t>
        <w:br w:type="textWrapping"/>
      </w:r>
    </w:p>
    <w:p w:rsidR="00000000" w:rsidDel="00000000" w:rsidP="00000000" w:rsidRDefault="00000000" w:rsidRPr="00000000" w14:paraId="000004E6">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Avatar (Worm Entity) (Free)</w:t>
      </w:r>
      <w:r w:rsidDel="00000000" w:rsidR="00000000" w:rsidRPr="00000000">
        <w:rPr>
          <w:rtl w:val="0"/>
        </w:rPr>
        <w:t xml:space="preserve">: Entities are able to create artificial avatars in the likeness of different species allowing them to walk among the species one example was the Avatar of the Warrior Entity, a gold skinned man called Zion. Obviously, as a member of the species you too possess this ability allowing you to create an Avatar in whatever likeness you desire it can be the embodiment of the mundane or so fantastical it would be at home in a comic-book.</w:t>
        <w:br w:type="textWrapping"/>
      </w:r>
    </w:p>
    <w:p w:rsidR="00000000" w:rsidDel="00000000" w:rsidP="00000000" w:rsidRDefault="00000000" w:rsidRPr="00000000" w14:paraId="000004E7">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Sting Unbound (Worm Entity) (Free with Sting)</w:t>
      </w:r>
      <w:r w:rsidDel="00000000" w:rsidR="00000000" w:rsidRPr="00000000">
        <w:rPr>
          <w:rtl w:val="0"/>
        </w:rPr>
        <w:t xml:space="preserve">: Or at least they could, through whatever reason or circumstance you have evolved past what you were once capable of. Where before the power of your attack was limited as it moved through time now even that is hopeless before your might. Regardless of whatever form of protection your prey hides under, your projectile will sail through time and space unhindered by any attempt to stop it until it strikes your target, whether a member of your race or another species altogether it does not matter. Also, through experimentation into your new capabilities you have since learned how to apply this phenomenon to your other attacks, now until the end of time there will be no defence against you. (This applies only to the no defence not to the time travel).</w:t>
        <w:br w:type="textWrapping"/>
      </w:r>
    </w:p>
    <w:p w:rsidR="00000000" w:rsidDel="00000000" w:rsidP="00000000" w:rsidRDefault="00000000" w:rsidRPr="00000000" w14:paraId="000004E8">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Sting (Worm Entity) (600)</w:t>
      </w:r>
      <w:r w:rsidDel="00000000" w:rsidR="00000000" w:rsidRPr="00000000">
        <w:rPr>
          <w:rtl w:val="0"/>
        </w:rPr>
        <w:t xml:space="preserve">: For aeons, your kind have been unable to improve this ability, stuck in a rut. But whether through your own ingenuity or some other reason, you have found a way to move past the barrier that has halted your kind for so long. Your Sting now possesses the ability to punch any and all barriers, regardless of its nature. Spatial, magical, not even outright manipulation of time; no matter the type of barrier or defense in place, your Sting will pierce right through it, and that's just the beginning. For some reason or another, your Sting has also been imbued with chronal energy, being able to move through time itself. Hitting a being at every point in their lives however, that can only be done if they remain unprotected; as powerful as you are, your Sting has one weakness: it can still be stopped when moving through time. To be more specific, while lesser temporal powers like time stop and acceleration can still be pierced, powers like temporal causality protection and time travel negation can freeze this power in its tracks.</w:t>
        <w:br w:type="textWrapping"/>
      </w:r>
    </w:p>
    <w:p w:rsidR="00000000" w:rsidDel="00000000" w:rsidP="00000000" w:rsidRDefault="00000000" w:rsidRPr="00000000" w14:paraId="000004E9">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Sting Unbound (Worm Entity) (Free with Negentropy)</w:t>
      </w:r>
      <w:r w:rsidDel="00000000" w:rsidR="00000000" w:rsidRPr="00000000">
        <w:rPr>
          <w:rtl w:val="0"/>
        </w:rPr>
        <w:t xml:space="preserve">: Or at least they could, through whatever reason or circumstance you have evolved past what you were once capable of. Where before the power of your attack was limited as it moved through time now even that is hopeless before your might. Regardless of whatever form of protection your prey hides under, your projectile will sail through time and space unhindered by any attempt to stop it until it strikes your target, whether a member of your race or another species altogether it does not matter. Also, through experimentation into your new capabilities you have since learned how to apply this phenomenon to your other attacks, now until the end of time there will be no defence against you. (This applies only to the no defence not to the time travel).</w:t>
        <w:br w:type="textWrapping"/>
      </w:r>
    </w:p>
    <w:p w:rsidR="00000000" w:rsidDel="00000000" w:rsidP="00000000" w:rsidRDefault="00000000" w:rsidRPr="00000000" w14:paraId="000004EA">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Moneymancy (The Gamer) (600)</w:t>
      </w:r>
      <w:r w:rsidDel="00000000" w:rsidR="00000000" w:rsidRPr="00000000">
        <w:rPr>
          <w:rtl w:val="0"/>
        </w:rPr>
        <w:t xml:space="preserve">: You gain the ability to control, negate, and otherwise manipulate anything you own. This includes rough control of physics in volumes you own. Some things, such as the aforementioned volume, require more esoteric payments. This ability requires the consent of the current owner. Should magically owned volume be damaged, it will consume value on its own to restore itself. Other property also allows you the option of doing this. Post spark no buying medium restrictions, generate profit</w:t>
        <w:br w:type="textWrapping"/>
      </w:r>
    </w:p>
    <w:p w:rsidR="00000000" w:rsidDel="00000000" w:rsidP="00000000" w:rsidRDefault="00000000" w:rsidRPr="00000000" w14:paraId="000004EB">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Gamer’s User Interface (600)</w:t>
      </w:r>
      <w:r w:rsidDel="00000000" w:rsidR="00000000" w:rsidRPr="00000000">
        <w:rPr>
          <w:rtl w:val="0"/>
        </w:rPr>
        <w:t xml:space="preserve">: All magic skills now draw from the same MP pool, which will be the additive sum of all your various magic pools. Regeneration is also combined additively. This can be toggled on and off.</w:t>
        <w:br w:type="textWrapping"/>
        <w:br w:type="textWrapping"/>
        <w:t xml:space="preserve">Everyone you see now has a level, class and title reflective of their abilities. A typical high schooler will be around level 5, while a mundane olympian will be around level 25. At high power, levels begin to taper off around 250, with a person capable of leveling cities being in the 275-300 range, a greek god falling in the 450-500 range, and the literally omnipotent master of an infinite universe reaching the otherwise unattainable level 1000.</w:t>
        <w:br w:type="textWrapping"/>
        <w:br w:type="textWrapping"/>
        <w:t xml:space="preserve">You can also verbally summon an inventory, each slot of which is an extradimensional space capable of storing a single item, or a stack of associated items, and a settings menu that lets you change the appearance of the interface and make a few cosmetic alterations to your perception of the world (low-poly graphics, sepia tones, subtitles…)</w:t>
        <w:br w:type="textWrapping"/>
      </w:r>
    </w:p>
    <w:p w:rsidR="00000000" w:rsidDel="00000000" w:rsidP="00000000" w:rsidRDefault="00000000" w:rsidRPr="00000000" w14:paraId="000004EC">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Gamer’s Statistics (The Gamer) (Free)</w:t>
      </w:r>
      <w:r w:rsidDel="00000000" w:rsidR="00000000" w:rsidRPr="00000000">
        <w:rPr>
          <w:rtl w:val="0"/>
        </w:rPr>
        <w:t xml:space="preserve">: You are aware of two kinds of numbered bars, which represents your health and all the magic pools you possess. This lets you summon a ‘status’ screen depicting your physical capabilities via numbered stats (Str, Vit, Dex, Int, Wis, and Luk). 15 roughly correlates to a rank 1 in body mod, 40 to rank 3, and 75 to rank 5, and these automatically update as you become stronger. This also lets you summon a ‘skills’ menu listing all you skills and their mechanical effects on your stats and foes. Achieving certain hidden, arbitrary requirements grants you titles, which can be equipped for various minor buffs. </w:t>
        <w:br w:type="textWrapping"/>
      </w:r>
    </w:p>
    <w:p w:rsidR="00000000" w:rsidDel="00000000" w:rsidP="00000000" w:rsidRDefault="00000000" w:rsidRPr="00000000" w14:paraId="000004ED">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Gamer’s Abstracted Mechanics (The Gamer) (Free)</w:t>
      </w:r>
      <w:r w:rsidDel="00000000" w:rsidR="00000000" w:rsidRPr="00000000">
        <w:rPr>
          <w:rtl w:val="0"/>
        </w:rPr>
        <w:t xml:space="preserve">: On using a skill a prescribed number of times, it will level up, improving it, usually by adding effects or increasing its power or efficiency. Persistent supernatural effects (such as these perks) are capped at lvl MAX. Uses needed to level up a skill increase with its level. Pre-existing skills begin at a level reflective of your mastery of them. Skills cap at lvl 100, indicative of total mastery of an optimized form of the skill. When a skill has reached level 100, it will evolve into a superior form, resetting its level to 1. May not apply to unique or ultimate skills.</w:t>
        <w:br w:type="textWrapping"/>
      </w:r>
    </w:p>
    <w:p w:rsidR="00000000" w:rsidDel="00000000" w:rsidP="00000000" w:rsidRDefault="00000000" w:rsidRPr="00000000" w14:paraId="000004EE">
      <w:pPr>
        <w:pageBreakBefore w:val="0"/>
        <w:ind w:left="2160" w:firstLine="0"/>
        <w:rPr/>
      </w:pPr>
      <w:r w:rsidDel="00000000" w:rsidR="00000000" w:rsidRPr="00000000">
        <w:rPr>
          <w:rtl w:val="0"/>
        </w:rPr>
        <w:t xml:space="preserve">You also get special abilities for reaching stat milestones (50, 100…). This works retroactively.</w:t>
        <w:br w:type="textWrapping"/>
        <w:br w:type="textWrapping"/>
        <w:t xml:space="preserve">Killing or disabling foes and completing quests will grant you exp, granting you five points to spend on increasing stats. Required experience scales similarly to skills. You will start at a level indicative of your current power.</w:t>
        <w:br w:type="textWrapping"/>
        <w:br w:type="textWrapping"/>
        <w:t xml:space="preserve">You can invite people to your party, with whom you can communicate via telepathic ‘party chat.’ Party members also gain temporary access to your other Gamer powers. You can set the exp distribution in the party.</w:t>
        <w:br w:type="textWrapping"/>
      </w:r>
    </w:p>
    <w:p w:rsidR="00000000" w:rsidDel="00000000" w:rsidP="00000000" w:rsidRDefault="00000000" w:rsidRPr="00000000" w14:paraId="000004EF">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52 Pick-Up (Kingdom Hearts) (600)</w:t>
      </w:r>
      <w:r w:rsidDel="00000000" w:rsidR="00000000" w:rsidRPr="00000000">
        <w:rPr>
          <w:rtl w:val="0"/>
        </w:rPr>
        <w:t xml:space="preserve">: Your enemies will know true fear, or at least panic. Once per combat, you can transform every attack, ability, and item an opponent possesses into cards and scatter them all over the place, forcing the enemy to run around scrambling all over trying to pick them up. This can often win you fights by itself as they probably won’t understand what just happened to them, leaving them wide open to get pummeled, but it just gets worse for them, as if you can keep them away from these cards, they’ll be literally helpless. The cards will return to them automatically at the end of battle, and they have a sort of magnetic pull towards their owner, meaning keeping them away from your opponent for the whole fight is easier said than done.</w:t>
        <w:br w:type="textWrapping"/>
      </w:r>
    </w:p>
    <w:p w:rsidR="00000000" w:rsidDel="00000000" w:rsidP="00000000" w:rsidRDefault="00000000" w:rsidRPr="00000000" w14:paraId="000004F0">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Highway to Hell (Campione) (600)</w:t>
      </w:r>
      <w:r w:rsidDel="00000000" w:rsidR="00000000" w:rsidRPr="00000000">
        <w:rPr>
          <w:rtl w:val="0"/>
        </w:rPr>
        <w:t xml:space="preserve">: For all the power of the Heretic Gods, they are limited in harsh ways. Whatever power they gained in their worship, whatever names they took and causes they championed, are now their chains. Rumor, myth, and legend give them power, but a power without one of those is one they cannot possess. Even the queen of the divine ancestors, Guinevere, accidentally created a new god during an attempt to empower her king. You might know him as Arthur. Rebelling against their own story, or perhaps more importantly, the fact that it is over, caused the gods to transition from truly divine to ‘heretic’. You, however, have actually succeeded. You are capable of growth even when growth ought to be impossible, of changing your nature as a God without becoming [Heretical] in the process. This power bleeds out to the rest of you, letting you overcome any set limit, like striking twice with a weapon only usable every ten years, or maybe something as simple as learning a skill that you do not meet the requirements to learn. Your continual growth might as well be a fact of existence.</w:t>
        <w:br w:type="textWrapping"/>
      </w:r>
    </w:p>
    <w:p w:rsidR="00000000" w:rsidDel="00000000" w:rsidP="00000000" w:rsidRDefault="00000000" w:rsidRPr="00000000" w14:paraId="000004F1">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Realis Phase (Is It Wrong To Try To Pick Up Girls In A Dungeon?) (600)</w:t>
      </w:r>
      <w:r w:rsidDel="00000000" w:rsidR="00000000" w:rsidRPr="00000000">
        <w:rPr>
          <w:rtl w:val="0"/>
        </w:rPr>
        <w:t xml:space="preserve">: You’ve developed the same unheard of skill as Bell Cranel, driving your rate of advancement through the roof. Every purchase of Excelia is discounted and you can take ranks of SS and SSS in your Basic Abilities. There is a requirement to this skill however. You must set yourself a goal, and you must chase after that goal without fail. It could be as simple as ‘make the best sword I could possibly make’ or as difficult as ‘reach the bottom of the Dungeon... the hard way’’. So long as you are striving to complete the goal you will advance at an astronomical rate. Naturally this skill is a result of you having the drive to actually pursue such a goal, so it also comes with some pretty decent willpower and determination to ensure you’re willing to go out there and get it done. If you complete a given goal you may select a new one, and indeed you must select a new one or the perk won’t work.</w:t>
        <w:br w:type="textWrapping"/>
      </w:r>
    </w:p>
    <w:p w:rsidR="00000000" w:rsidDel="00000000" w:rsidP="00000000" w:rsidRDefault="00000000" w:rsidRPr="00000000" w14:paraId="000004F2">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Unlimited Name Works (That Time I Got Reincarnated As A Slime) (600)</w:t>
      </w:r>
      <w:r w:rsidDel="00000000" w:rsidR="00000000" w:rsidRPr="00000000">
        <w:rPr>
          <w:rtl w:val="0"/>
        </w:rPr>
        <w:t xml:space="preserve">: In this world names have power. It gives and takes massive amounts of power from individuals, connects people through their souls, grants blessings and can even give something life and sapience. Naming people could be as much a blessing as it could be a curse for the namer as it could permanently take away from their power and grant it to someone not even guaranteed to be loyal to them. Now you don’t need to have such worries as just for naming only, you have infinite mana. You could name as many as millions of people a day and not even be a little tired. Though this does nothing for your actual mana and can only work for naming</w:t>
        <w:br w:type="textWrapping"/>
      </w:r>
    </w:p>
    <w:p w:rsidR="00000000" w:rsidDel="00000000" w:rsidP="00000000" w:rsidRDefault="00000000" w:rsidRPr="00000000" w14:paraId="000004F3">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Sacrificial Smith (Overlord [Games]) (600)</w:t>
      </w:r>
      <w:r w:rsidDel="00000000" w:rsidR="00000000" w:rsidRPr="00000000">
        <w:rPr>
          <w:rtl w:val="0"/>
        </w:rPr>
        <w:t xml:space="preserve">: If there is a tradition between all those Overlords and what they did, then that's using minions to empower whatever they forge, usually by having those that just spawned jump in the smelter in order to empower what is gonna be crafted. And you can not only do the same thing, so long you sacrifice minions in some way that involves the crafting process of what you are making.</w:t>
        <w:br w:type="textWrapping"/>
      </w:r>
    </w:p>
    <w:p w:rsidR="00000000" w:rsidDel="00000000" w:rsidP="00000000" w:rsidRDefault="00000000" w:rsidRPr="00000000" w14:paraId="000004F4">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Extra Life (Scott Pilgrim vs. The World) (600)</w:t>
      </w:r>
      <w:r w:rsidDel="00000000" w:rsidR="00000000" w:rsidRPr="00000000">
        <w:rPr>
          <w:rtl w:val="0"/>
        </w:rPr>
        <w:t xml:space="preserve">: Oh man, it’s a flat floating head. Your head! Once per Jump, when you normally have been struck dead, you will instead wake up a few minutes later, rejuvenated and ready to continue. You only get one shot per Jump though. Don’t waste it!</w:t>
        <w:br w:type="textWrapping"/>
      </w:r>
    </w:p>
    <w:p w:rsidR="00000000" w:rsidDel="00000000" w:rsidP="00000000" w:rsidRDefault="00000000" w:rsidRPr="00000000" w14:paraId="000004F5">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Borrowed Seconds (The Fountain) (600)</w:t>
      </w:r>
      <w:r w:rsidDel="00000000" w:rsidR="00000000" w:rsidRPr="00000000">
        <w:rPr>
          <w:rtl w:val="0"/>
        </w:rPr>
        <w:t xml:space="preserve">: Every year you gain twelve seconds to spend as you wish. You may store up to 20 minutes. They can be used to give you extra time to do something or to extend a time limited ability.</w:t>
        <w:br w:type="textWrapping"/>
      </w:r>
    </w:p>
    <w:p w:rsidR="00000000" w:rsidDel="00000000" w:rsidP="00000000" w:rsidRDefault="00000000" w:rsidRPr="00000000" w14:paraId="000004F6">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Power is Power (Generic Worm Fanfiction) (600)</w:t>
      </w:r>
      <w:r w:rsidDel="00000000" w:rsidR="00000000" w:rsidRPr="00000000">
        <w:rPr>
          <w:rtl w:val="0"/>
        </w:rPr>
        <w:t xml:space="preserve">: There are forms of power. Economic, political, personal… and so many more. They all have their own uses, and their own significance… unless you have this perk, in which case it all starts to blur together, a bit.</w:t>
        <w:br w:type="textWrapping"/>
        <w:br w:type="textWrapping"/>
        <w:t xml:space="preserve">Put simply, all forms of ‘power’ you have now grow together. The stronger you get in one way, the stronger you get in all the others. While the details of </w:t>
      </w:r>
      <w:r w:rsidDel="00000000" w:rsidR="00000000" w:rsidRPr="00000000">
        <w:rPr>
          <w:i w:val="1"/>
          <w:rtl w:val="0"/>
        </w:rPr>
        <w:t xml:space="preserve">how</w:t>
      </w:r>
      <w:r w:rsidDel="00000000" w:rsidR="00000000" w:rsidRPr="00000000">
        <w:rPr>
          <w:rtl w:val="0"/>
        </w:rPr>
        <w:t xml:space="preserve"> doing more push-ups pads your bank balance are left to you, it does so all the same. Increasing your territory, getting more people in your faction and boosting your laser eyes are all tied together in ways no one quite understands, but everyone can see.</w:t>
        <w:br w:type="textWrapping"/>
        <w:br w:type="textWrapping"/>
        <w:t xml:space="preserve">In addition, it is a truism of life that the easiest way to </w:t>
      </w:r>
      <w:r w:rsidDel="00000000" w:rsidR="00000000" w:rsidRPr="00000000">
        <w:rPr>
          <w:i w:val="1"/>
          <w:rtl w:val="0"/>
        </w:rPr>
        <w:t xml:space="preserve">get</w:t>
      </w:r>
      <w:r w:rsidDel="00000000" w:rsidR="00000000" w:rsidRPr="00000000">
        <w:rPr>
          <w:rtl w:val="0"/>
        </w:rPr>
        <w:t xml:space="preserve"> more power is to </w:t>
      </w:r>
      <w:r w:rsidDel="00000000" w:rsidR="00000000" w:rsidRPr="00000000">
        <w:rPr>
          <w:i w:val="1"/>
          <w:rtl w:val="0"/>
        </w:rPr>
        <w:t xml:space="preserve">have</w:t>
      </w:r>
      <w:r w:rsidDel="00000000" w:rsidR="00000000" w:rsidRPr="00000000">
        <w:rPr>
          <w:rtl w:val="0"/>
        </w:rPr>
        <w:t xml:space="preserve"> power. For you, your powers are now a training booster not just for each other but also for themselves. The more powerful you become, the faster you can learn, train, and improve both yourself and things and people that are yours. This doesn’t let you violate existing softcaps by itself but from now on you are not only immune to diminishing returns in your gains but actually see </w:t>
      </w:r>
      <w:r w:rsidDel="00000000" w:rsidR="00000000" w:rsidRPr="00000000">
        <w:rPr>
          <w:i w:val="1"/>
          <w:rtl w:val="0"/>
        </w:rPr>
        <w:t xml:space="preserve">increasing</w:t>
      </w:r>
      <w:r w:rsidDel="00000000" w:rsidR="00000000" w:rsidRPr="00000000">
        <w:rPr>
          <w:rtl w:val="0"/>
        </w:rPr>
        <w:t xml:space="preserve"> returns.</w:t>
        <w:br w:type="textWrapping"/>
      </w:r>
    </w:p>
    <w:p w:rsidR="00000000" w:rsidDel="00000000" w:rsidP="00000000" w:rsidRDefault="00000000" w:rsidRPr="00000000" w14:paraId="000004F7">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FIRST! (Generic Random Powers) (600)</w:t>
      </w:r>
      <w:r w:rsidDel="00000000" w:rsidR="00000000" w:rsidRPr="00000000">
        <w:rPr>
          <w:rtl w:val="0"/>
        </w:rPr>
        <w:t xml:space="preserve">: You’ll never be second again with this. From now on, whenever someone does something to you, you may do it to them FIRST! If someone seduces your waifu, you can seduce their waifu FIRST! If someone drives you out of business, you can drive them out of business FIRST! And if someone kills you, you can kill them FIRST! If this leaves them in a position that prevents them from going through with the action, you can avoid it altogether, but make sure that you don’t get killed by a strike from a corpse that was already in flight when you killed it. You can even use this positively, to make someone smile just before they make you smile, for example.</w:t>
        <w:br w:type="textWrapping"/>
      </w:r>
    </w:p>
    <w:p w:rsidR="00000000" w:rsidDel="00000000" w:rsidP="00000000" w:rsidRDefault="00000000" w:rsidRPr="00000000" w14:paraId="000004F8">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Save Game (Dragon Quest Builders) (600)</w:t>
      </w:r>
      <w:r w:rsidDel="00000000" w:rsidR="00000000" w:rsidRPr="00000000">
        <w:rPr>
          <w:rtl w:val="0"/>
        </w:rPr>
        <w:t xml:space="preserve">: </w:t>
      </w:r>
      <w:r w:rsidDel="00000000" w:rsidR="00000000" w:rsidRPr="00000000">
        <w:rPr>
          <w:rtl w:val="0"/>
        </w:rPr>
        <w:t xml:space="preserve">the typical privilege of a player character. Once per jump you can select a 6ft square area wherein you can "save" and at any point afterwards can "reload" going back to the last time you'd saved and undoing all time and events that have passed since (losing everything gained except the memories in the process). This power must be activated manually and cannot be used if you are physically dead or disembodied.</w:t>
        <w:br w:type="textWrapping"/>
      </w:r>
    </w:p>
    <w:p w:rsidR="00000000" w:rsidDel="00000000" w:rsidP="00000000" w:rsidRDefault="00000000" w:rsidRPr="00000000" w14:paraId="000004F9">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Revive, Revive, Revive! (Kamen Rider Zi-Oh) (600)</w:t>
      </w:r>
      <w:r w:rsidDel="00000000" w:rsidR="00000000" w:rsidRPr="00000000">
        <w:rPr>
          <w:rtl w:val="0"/>
        </w:rPr>
        <w:t xml:space="preserve">: Some powers are dangerous. Some forms tear apart at your very being. Feeling them tear apart your insides from compressing your time, burning away your lifespan, maybe even ki-wait, no. You’re fine? Really? You just got used to it? Okay. Well, if you  wield any sort of power with a debilitating drawback or that inflicts damage on you from strain, you’ll find continued use of this power will just...wean off the weakness after a while. You know, like an aerobics exercise. You’ll have to use it a few times and survive to truly train yourself for it, but after a while, you may use it without harming or straining yourself. This doesn’t apply to things like energy costs, however.</w:t>
        <w:br w:type="textWrapping"/>
      </w:r>
    </w:p>
    <w:p w:rsidR="00000000" w:rsidDel="00000000" w:rsidP="00000000" w:rsidRDefault="00000000" w:rsidRPr="00000000" w14:paraId="000004FA">
      <w:pPr>
        <w:pageBreakBefore w:val="0"/>
        <w:numPr>
          <w:ilvl w:val="1"/>
          <w:numId w:val="1"/>
        </w:numPr>
        <w:ind w:left="1440" w:hanging="360"/>
        <w:rPr>
          <w:ins w:author="Dương VH" w:id="224" w:date="2021-12-13T08:12:18Z"/>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After Willow Got Expuld I Murdered Her (My Immortal) (600)</w:t>
      </w:r>
      <w:r w:rsidDel="00000000" w:rsidR="00000000" w:rsidRPr="00000000">
        <w:rPr>
          <w:rtl w:val="0"/>
        </w:rPr>
        <w:t xml:space="preserve">: Make no mistake, in this world characters die all the time, even if it is off-screen: After all, most of the “protagonists” are edgy vampire orphans who make liberal use of the Killing Curse. Death is not necessarily permanent though: Sometimes, the author may simply forget that they killed you off. Just like a certain Willow, you too have the power of self-resurrection. Once per Jump, if you are killed, a retcon will occur a short while later making it so that your death never happened in the first place. When this retcon occurs, you will return to life in complete health as if nothing had ever happened. What’s more, nobody in the world will remember that you had died, and your killer(s) will have a markedly better opinion of you, enough to turn them from a bitter rival to a good friend.</w:t>
      </w:r>
      <w:ins w:author="Dương VH" w:id="224" w:date="2021-12-13T08:12:18Z">
        <w:r w:rsidDel="00000000" w:rsidR="00000000" w:rsidRPr="00000000">
          <w:rPr>
            <w:rtl w:val="0"/>
          </w:rPr>
        </w:r>
      </w:ins>
    </w:p>
    <w:p w:rsidR="00000000" w:rsidDel="00000000" w:rsidP="00000000" w:rsidRDefault="00000000" w:rsidRPr="00000000" w14:paraId="000004FB">
      <w:pPr>
        <w:pageBreakBefore w:val="0"/>
        <w:ind w:left="720" w:firstLine="0"/>
        <w:rPr>
          <w:ins w:author="Dương VH" w:id="224" w:date="2021-12-13T08:12:18Z"/>
        </w:rPr>
      </w:pPr>
      <w:ins w:author="Dương VH" w:id="224" w:date="2021-12-13T08:12:18Z">
        <w:r w:rsidDel="00000000" w:rsidR="00000000" w:rsidRPr="00000000">
          <w:rPr>
            <w:rtl w:val="0"/>
          </w:rPr>
        </w:r>
      </w:ins>
    </w:p>
    <w:p w:rsidR="00000000" w:rsidDel="00000000" w:rsidP="00000000" w:rsidRDefault="00000000" w:rsidRPr="00000000" w14:paraId="000004FC">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ins w:author="Dương VH" w:id="224" w:date="2021-12-13T08:12:18Z">
        <w:r w:rsidDel="00000000" w:rsidR="00000000" w:rsidRPr="00000000">
          <w:rPr>
            <w:b w:val="1"/>
            <w:rtl w:val="0"/>
            <w:rPrChange w:author="Dương VH" w:id="225" w:date="2021-12-13T08:12:18Z">
              <w:rPr/>
            </w:rPrChange>
          </w:rPr>
          <w:t xml:space="preserve">A L'assaut (Arifureta Shokugyou de Sekai Saikyou) (600):</w:t>
        </w:r>
        <w:r w:rsidDel="00000000" w:rsidR="00000000" w:rsidRPr="00000000">
          <w:rPr>
            <w:rtl w:val="0"/>
            <w:rPrChange w:author="Dương VH" w:id="225" w:date="2021-12-13T08:12:18Z">
              <w:rPr/>
            </w:rPrChange>
          </w:rPr>
          <w:t xml:space="preserve"> The hallmark of an isekai’ed hero. No, not the cheat powers, I mean the fate-defying, world-destroyer, deity-killer, plot-contrived skill to seduce any female they interact with, despite their bland or edgy personality. Even if you’re uninterested at the moment, emotionally distant or sexually indifferent. You will still find yourself surrounded by beautiful and competent people of the opposite sex, them being all too happy to fight tooth and nail against your enemies, even Gods, for the smallest of praises from you. Just by being you, queens, gods, princesses, heroes and more fall at your feet. Let’s not even start on how things would get if you actually try and seduce others actively. Just remember that this doesn’t come with extra endurance.</w:t>
        </w:r>
      </w:ins>
      <w:r w:rsidDel="00000000" w:rsidR="00000000" w:rsidRPr="00000000">
        <w:rPr>
          <w:rtl w:val="0"/>
        </w:rPr>
        <w:br w:type="textWrapping"/>
      </w:r>
    </w:p>
    <w:p w:rsidR="00000000" w:rsidDel="00000000" w:rsidP="00000000" w:rsidRDefault="00000000" w:rsidRPr="00000000" w14:paraId="000004FD">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Reality Marble (Fate/Stay Night) (800)</w:t>
      </w:r>
      <w:r w:rsidDel="00000000" w:rsidR="00000000" w:rsidRPr="00000000">
        <w:rPr>
          <w:rtl w:val="0"/>
        </w:rPr>
        <w:t xml:space="preserve">: The rare ability of projecting your inner world onto the surrounding area, this allows you to warp reality in certain ways while this technique is active. However, not only does it require a long incantation, it is also a short term ability, as reality itself tries to remove its existence. There are ways around this limitation though, but you’ll need to find them for yourself. Remember, this is NOT reality warping in the absolute sense, but rather projecting what represents YOU the most. For Shirou, it was swords and allowed him to replicate nearly any sword in the form of Unlimited Blade Works. For Alexander it was his mighty army, which came back from the dead to support him when he used Ionioi Hetairoi.</w:t>
        <w:br w:type="textWrapping"/>
      </w:r>
    </w:p>
    <w:p w:rsidR="00000000" w:rsidDel="00000000" w:rsidP="00000000" w:rsidRDefault="00000000" w:rsidRPr="00000000" w14:paraId="000004FE">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God of War (Mass Effect) (800)</w:t>
      </w:r>
      <w:r w:rsidDel="00000000" w:rsidR="00000000" w:rsidRPr="00000000">
        <w:rPr>
          <w:rtl w:val="0"/>
        </w:rPr>
        <w:t xml:space="preserve">: War is Hell. It’s a boiling, seething cauldron of blood that has drowned millions and scalded millions more. Rape, torture, genodide, and even “honorable” combat leaves an unimaginable wake of suffering and devestation. For most, it’s a tragedy. For you, it’s a power source. And maybe even an addiction.</w:t>
        <w:br w:type="textWrapping"/>
        <w:br w:type="textWrapping"/>
        <w:t xml:space="preserve">Every fight you win, every bone you break, every skull you claim will feed the raging inferno that is your soul. And you will grow more for it. Killing one man might make you infinitesimally faster and stronger, but killing a hundred thousand would triple the strength and speed of a normal human.</w:t>
        <w:br w:type="textWrapping"/>
        <w:br w:type="textWrapping"/>
        <w:t xml:space="preserve">And you don’t have to just kill and maim either. Any “act of war” or “horror of war” committed by you, by forces under your command, or by any allies will feed you. The more abominable and grotesque it is, the more collateral damage that is caused, the more widespread the destruction inflicted, the more power you get out of it. Every single moment of suffering a hymn to the new God of War.</w:t>
        <w:br w:type="textWrapping"/>
        <w:br w:type="textWrapping"/>
        <w:t xml:space="preserve">The only thing you should be afraid of is enjoying it. Because you very well might. Taking this perk gives you the mindset and worldview to rationalize every sacrifice you need to make, every line you need to cross, and every murder you need to commit. You’ll never feel guilty for any moral compromise you ever need to make again.</w:t>
        <w:br w:type="textWrapping"/>
      </w:r>
    </w:p>
    <w:bookmarkStart w:colFirst="0" w:colLast="0" w:name="kix.tt9mm8fmm4gl" w:id="22"/>
    <w:bookmarkEnd w:id="22"/>
    <w:p w:rsidR="00000000" w:rsidDel="00000000" w:rsidP="00000000" w:rsidRDefault="00000000" w:rsidRPr="00000000" w14:paraId="000004FF">
      <w:pPr>
        <w:pStyle w:val="Heading1"/>
        <w:pageBreakBefore w:val="0"/>
        <w:numPr>
          <w:ilvl w:val="0"/>
          <w:numId w:val="1"/>
        </w:numPr>
        <w:spacing w:after="0" w:before="0" w:lineRule="auto"/>
        <w:ind w:left="720" w:hanging="360"/>
        <w:rPr>
          <w:sz w:val="22"/>
          <w:szCs w:val="22"/>
          <w:rPrChange w:author="Leonardo Dos Santos" w:id="60" w:date="2025-05-13T12:42:55Z">
            <w:rPr>
              <w:sz w:val="22"/>
              <w:szCs w:val="22"/>
            </w:rPr>
          </w:rPrChange>
        </w:rPr>
        <w:pPrChange w:author="Leonardo Dos Santos" w:id="0" w:date="2025-05-13T12:42:55Z">
          <w:pPr>
            <w:pStyle w:val="Heading1"/>
            <w:pageBreakBefore w:val="0"/>
            <w:numPr>
              <w:ilvl w:val="0"/>
              <w:numId w:val="4"/>
            </w:numPr>
            <w:spacing w:after="0" w:before="0" w:lineRule="auto"/>
            <w:ind w:left="720" w:hanging="360"/>
          </w:pPr>
        </w:pPrChange>
      </w:pPr>
      <w:bookmarkStart w:colFirst="0" w:colLast="0" w:name="_a88o19za6lv9" w:id="23"/>
      <w:bookmarkEnd w:id="23"/>
      <w:r w:rsidDel="00000000" w:rsidR="00000000" w:rsidRPr="00000000">
        <w:rPr>
          <w:b w:val="1"/>
          <w:sz w:val="22"/>
          <w:szCs w:val="22"/>
          <w:rtl w:val="0"/>
        </w:rPr>
        <w:t xml:space="preserve">Divinity Domain (47 Perks) [</w:t>
      </w:r>
      <w:hyperlink w:anchor="kix.pl4epvrjkswz">
        <w:r w:rsidDel="00000000" w:rsidR="00000000" w:rsidRPr="00000000">
          <w:rPr>
            <w:b w:val="1"/>
            <w:color w:val="1155cc"/>
            <w:sz w:val="22"/>
            <w:szCs w:val="22"/>
            <w:u w:val="single"/>
            <w:rtl w:val="0"/>
          </w:rPr>
          <w:t xml:space="preserve">TOP</w:t>
        </w:r>
      </w:hyperlink>
      <w:r w:rsidDel="00000000" w:rsidR="00000000" w:rsidRPr="00000000">
        <w:rPr>
          <w:b w:val="1"/>
          <w:sz w:val="22"/>
          <w:szCs w:val="22"/>
          <w:rtl w:val="0"/>
        </w:rPr>
        <w:t xml:space="preserve">]</w:t>
        <w:br w:type="textWrapping"/>
      </w:r>
    </w:p>
    <w:p w:rsidR="00000000" w:rsidDel="00000000" w:rsidP="00000000" w:rsidRDefault="00000000" w:rsidRPr="00000000" w14:paraId="00000500">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Sanguine Cellular (Supernatural) (100)</w:t>
      </w:r>
      <w:r w:rsidDel="00000000" w:rsidR="00000000" w:rsidRPr="00000000">
        <w:rPr>
          <w:rtl w:val="0"/>
        </w:rPr>
        <w:t xml:space="preserve">: You know the various methods to contact demons in the world. If you have access to a pool of human blood you can use this to call a demon of your choice (unless they’re busy).</w:t>
        <w:br w:type="textWrapping"/>
      </w:r>
    </w:p>
    <w:p w:rsidR="00000000" w:rsidDel="00000000" w:rsidP="00000000" w:rsidRDefault="00000000" w:rsidRPr="00000000" w14:paraId="00000501">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Class Skill - Divine Caster (Overlord) (100)</w:t>
      </w:r>
      <w:r w:rsidDel="00000000" w:rsidR="00000000" w:rsidRPr="00000000">
        <w:rPr>
          <w:rtl w:val="0"/>
        </w:rPr>
        <w:t xml:space="preserve">: You’re capable of Divine Magic, and also Druidic magic for some reason. This means you’re capable of healing others, curing diseases and poisons, summoning monsters to aid you, casting spells and barriers of protection, turning, commanding, or destroying the undead, entangling enemies in plant life, commanding natural beasts and creatures to aid you, and more.</w:t>
        <w:br w:type="textWrapping"/>
      </w:r>
    </w:p>
    <w:p w:rsidR="00000000" w:rsidDel="00000000" w:rsidP="00000000" w:rsidRDefault="00000000" w:rsidRPr="00000000" w14:paraId="00000502">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Level 100 Divine Caster (Overlord) (Free with Level 100)</w:t>
      </w:r>
      <w:r w:rsidDel="00000000" w:rsidR="00000000" w:rsidRPr="00000000">
        <w:rPr>
          <w:rtl w:val="0"/>
        </w:rPr>
        <w:t xml:space="preserve">: At ‘Level One Hundred’ you can cast spells of such potency that you could heal entire armies in one go, mass resurrect the dead with no penalty to the person that died, cast spells of protection that can potentially be used to nullify just about any kind of damage you can prepare for, cause earthquakes, turn small forests into armies of treants to turn against your enemies, and your skills in combating the undead are virtually peerless. Your ‘wildshape’ abilities now let you transform into fantastic creatures such as dragons or elementals, and you can even summon forth such creatures as temporary servitors to work your will. You can instantly destroy anything other than extremely high-tier undead, and your divine and druidic magics have hit their very peak.</w:t>
        <w:br w:type="textWrapping"/>
      </w:r>
    </w:p>
    <w:p w:rsidR="00000000" w:rsidDel="00000000" w:rsidP="00000000" w:rsidRDefault="00000000" w:rsidRPr="00000000" w14:paraId="00000503">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The Magic of Mortals (Campione) (100)</w:t>
      </w:r>
      <w:r w:rsidDel="00000000" w:rsidR="00000000" w:rsidRPr="00000000">
        <w:rPr>
          <w:rtl w:val="0"/>
        </w:rPr>
        <w:t xml:space="preserve">: The esoteric powers for mortals aren’t quite the same as those of divine nature, being more akin to borrowing small amounts of magic force from the gods, a prayer answered. Still humans have come quite a way through making do with what they have. You are a prime example of such, being trained in spell and sword with focus on their physically practical applications over versatile occultism from a young age. While you aren’t quite in the same league as the Great Knights that lead their Orders, you could reach them in time given enough effort and opportunity.</w:t>
        <w:br w:type="textWrapping"/>
      </w:r>
    </w:p>
    <w:p w:rsidR="00000000" w:rsidDel="00000000" w:rsidP="00000000" w:rsidRDefault="00000000" w:rsidRPr="00000000" w14:paraId="00000504">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Ear of the Divine (Pathfinder) (100)</w:t>
      </w:r>
      <w:r w:rsidDel="00000000" w:rsidR="00000000" w:rsidRPr="00000000">
        <w:rPr>
          <w:rtl w:val="0"/>
        </w:rPr>
        <w:t xml:space="preserve">: The gods are worshipped by many, and the most popular gods are always inundated with a caconophy of prayers. Desperate pleas for help, choirs singing their praises, someone hitting their finger with a hammer – that type of thing. But you are not some peasant praying for rain or something so mundane. You are a Cleric, a holy man, a living conduit of divine power. And when you pray to a deity, your voice is the sound of thunder amongst the rain of other prayers and it will never go unheard. This extends to any other beings that can hear prayers, not just your own god. Something about your inner voice is simply impossible to ignore, even if such a being were actively attempting to tune out prayers.</w:t>
        <w:br w:type="textWrapping"/>
      </w:r>
    </w:p>
    <w:p w:rsidR="00000000" w:rsidDel="00000000" w:rsidP="00000000" w:rsidRDefault="00000000" w:rsidRPr="00000000" w14:paraId="00000505">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Godly Heritage (Generic Percy Jackson Fanfiction) (150)</w:t>
      </w:r>
      <w:r w:rsidDel="00000000" w:rsidR="00000000" w:rsidRPr="00000000">
        <w:rPr>
          <w:rtl w:val="0"/>
        </w:rPr>
        <w:t xml:space="preserve">: Beyond being slightly favored by a godly being, you are now distantly descended from one, or are the child of a weaker one. At this point your supernatural abilities are at a level where they are very useful and maybe even deadly. You won’t be able to perform worldshaking feats of raw power, but you still can and will have much more direct control over your powers than those with mere blessings.</w:t>
        <w:br w:type="textWrapping"/>
      </w:r>
    </w:p>
    <w:p w:rsidR="00000000" w:rsidDel="00000000" w:rsidP="00000000" w:rsidRDefault="00000000" w:rsidRPr="00000000" w14:paraId="00000506">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Lesser Divine Protection (Re:Monster) (200)</w:t>
      </w:r>
      <w:r w:rsidDel="00000000" w:rsidR="00000000" w:rsidRPr="00000000">
        <w:rPr>
          <w:rtl w:val="0"/>
        </w:rPr>
        <w:t xml:space="preserve">: You have been blessed by a god or goddess, granting you their protection and a boon unique to them, which can vary from person to person as well as god to god. This is the blessing of a demigod, offering a minor benefit to you. Demigods are in the range of Color, Compassion, Dance, Healing, Staves, War Beasts, and similarly focused gods. As an example, the Demigod of Fire grants resistance to flames and the ability to breath fire.</w:t>
        <w:br w:type="textWrapping"/>
      </w:r>
    </w:p>
    <w:p w:rsidR="00000000" w:rsidDel="00000000" w:rsidP="00000000" w:rsidRDefault="00000000" w:rsidRPr="00000000" w14:paraId="00000507">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Continuing the Chain (Borderlands 3) (200)</w:t>
      </w:r>
      <w:r w:rsidDel="00000000" w:rsidR="00000000" w:rsidRPr="00000000">
        <w:rPr>
          <w:rtl w:val="0"/>
        </w:rPr>
        <w:t xml:space="preserve">: At the moment of their death, every Siren has a choice. They can choose a successor, hopefully someone who is fully aware of the dangers of being a Siren in a universe that wants to use and/or kill you. Or, they can let their power go out into the universe, and go to a random person who has no idea the shit they are about to be in. However, as a Jumper, you have a modified version instead. At any time you can choose to willingly give up and pass on any of your powers and/or perks to a single individual, as well as this perk. After 10 years, or the end of the jump, whichever comes first, you gain your powers back without affecting your inheritor/successor Siren.</w:t>
        <w:br w:type="textWrapping"/>
      </w:r>
    </w:p>
    <w:p w:rsidR="00000000" w:rsidDel="00000000" w:rsidP="00000000" w:rsidRDefault="00000000" w:rsidRPr="00000000" w14:paraId="00000508">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God’s Blessing - The Foundation of Civilization (Pathfinder) (200)</w:t>
      </w:r>
      <w:r w:rsidDel="00000000" w:rsidR="00000000" w:rsidRPr="00000000">
        <w:rPr>
          <w:rtl w:val="0"/>
        </w:rPr>
        <w:t xml:space="preserve">: Abadar favors ordered civilization over the harsh wilds or lawless frontiers. After all, what good is a god of commerce and banks to beasts and barbarians. But all the world was once such places and had to be forged into the civilized places that are found today. This took millennia, hundreds of generations of trial and error to crawl as far as has been managed so far.</w:t>
        <w:br w:type="textWrapping"/>
      </w:r>
      <w:del w:author="Artur Mozols" w:id="226" w:date="2021-06-03T17:29:54Z">
        <w:r w:rsidDel="00000000" w:rsidR="00000000" w:rsidRPr="00000000">
          <w:rPr>
            <w:rtl w:val="0"/>
          </w:rPr>
          <w:br w:type="textWrapping"/>
        </w:r>
      </w:del>
      <w:ins w:author="My Name Is Chris" w:id="227" w:date="2021-01-03T11:40:35Z">
        <w:del w:author="Artur Mozols" w:id="226" w:date="2021-06-03T17:29:54Z">
          <w:r w:rsidDel="00000000" w:rsidR="00000000" w:rsidRPr="00000000">
            <w:rPr>
              <w:rtl w:val="0"/>
            </w:rPr>
            <w:tab/>
          </w:r>
        </w:del>
      </w:ins>
      <w:r w:rsidDel="00000000" w:rsidR="00000000" w:rsidRPr="00000000">
        <w:rPr>
          <w:rtl w:val="0"/>
        </w:rPr>
        <w:t xml:space="preserve">But if there had been more men such as you upon the pages of history, who knows how much faster things would have developed? You are adept at creating organizations and rules that are widely considered reasonable and fair, be this simply creating a guild or business or something as great as planting the seeds of what will grow to be a prosperous kingdom. Any time you have a large hand in organizing and creating rules for such groups, you will find that there is little unrest in such things, with most affected being content and very few attempting to buck the system.</w:t>
        <w:br w:type="textWrapping"/>
      </w:r>
    </w:p>
    <w:p w:rsidR="00000000" w:rsidDel="00000000" w:rsidP="00000000" w:rsidRDefault="00000000" w:rsidRPr="00000000" w14:paraId="00000509">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God’s Blessing - A Job Well Done (Pathfinder) (200)</w:t>
      </w:r>
      <w:r w:rsidDel="00000000" w:rsidR="00000000" w:rsidRPr="00000000">
        <w:rPr>
          <w:rtl w:val="0"/>
        </w:rPr>
        <w:t xml:space="preserve">: Cayden Cailean was a sellsword in his mortal life -- albeit one with strong and unbroken principles -- and as such one of the few things he desires of his followers is fair payment for a completed job. Payment need not be in gold, for drinks and swapped tales or a tumble in the hay with an enthusiastic paramour could very well be valid currency. But attempts should be made to see that tasks are properly rewarded. And those who you have dealings with will almost always do so in regards to you. Even sleazy and deceitful characters simply feel compelled to make a fair bargain when bartering with you.</w:t>
        <w:br w:type="textWrapping"/>
      </w:r>
    </w:p>
    <w:p w:rsidR="00000000" w:rsidDel="00000000" w:rsidP="00000000" w:rsidRDefault="00000000" w:rsidRPr="00000000" w14:paraId="0000050A">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God’s Blessing - The Path (Pathfinder) (200)</w:t>
      </w:r>
      <w:r w:rsidDel="00000000" w:rsidR="00000000" w:rsidRPr="00000000">
        <w:rPr>
          <w:rtl w:val="0"/>
        </w:rPr>
        <w:t xml:space="preserve">: Desna is the goddess of travellers and wanderers. Those who walk with purpose and those who stride aimlessly through the world equally follow in her footsteps. To travel and experience the world change around you at whatever pace you desire is a sacred and beloved act in the eyes of the Song of the Spheres. And as one who walks with her blessing, you find your journeys pass with ease and grace as you desire.</w:t>
        <w:br w:type="textWrapping"/>
        <w:br w:type="textWrapping"/>
      </w:r>
      <w:ins w:author="My Name Is Chris" w:id="228" w:date="2021-01-03T11:40:42Z">
        <w:r w:rsidDel="00000000" w:rsidR="00000000" w:rsidRPr="00000000">
          <w:rPr>
            <w:rtl w:val="0"/>
          </w:rPr>
          <w:tab/>
        </w:r>
      </w:ins>
      <w:r w:rsidDel="00000000" w:rsidR="00000000" w:rsidRPr="00000000">
        <w:rPr>
          <w:rtl w:val="0"/>
        </w:rPr>
        <w:t xml:space="preserve">Storms will rarely trouble you nor will the bandits of men or beasts of the world often bar your progress. The smiling Lady happily ensures your journeys are as stress-free as possible. Unless, that is, you find yourself wistfully desiring some dash of excitement or adventure. Simply travelling can often become monotonous, after all. And so, if you wish it, you may find that your feet guide you to occasionally stumble upon some quest to be undertaken or innocents to be saved. May your travels never end until you so desire.</w:t>
        <w:br w:type="textWrapping"/>
      </w:r>
    </w:p>
    <w:p w:rsidR="00000000" w:rsidDel="00000000" w:rsidP="00000000" w:rsidRDefault="00000000" w:rsidRPr="00000000" w14:paraId="0000050B">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God’s Blessing - Savor the Taste (Pathfinder) (200)</w:t>
      </w:r>
      <w:r w:rsidDel="00000000" w:rsidR="00000000" w:rsidRPr="00000000">
        <w:rPr>
          <w:rtl w:val="0"/>
        </w:rPr>
        <w:t xml:space="preserve">: Urgathoa, being the goddess of gluttony and excess (among other things), always had a taste for a good meal and creature comforts, to the point where her holy text even has preparations for extravagant meals. You’ll find in the future that your ability to amass wealth and possessions is improved, especially if in doing so you’re taking them from someone else. Similarly, you’ll be able to indulge in your passions much more deeply before you suffer any ill effects. As an aside, your ability to cook improves, and the rancid or rotting food that’s part of many of the sacred rites of your goddess won’t taste horrible.</w:t>
        <w:br w:type="textWrapping"/>
      </w:r>
    </w:p>
    <w:p w:rsidR="00000000" w:rsidDel="00000000" w:rsidP="00000000" w:rsidRDefault="00000000" w:rsidRPr="00000000" w14:paraId="0000050C">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God’s Blessing - Loving Crafter (Pathfinder) (200)</w:t>
      </w:r>
      <w:r w:rsidDel="00000000" w:rsidR="00000000" w:rsidRPr="00000000">
        <w:rPr>
          <w:rtl w:val="0"/>
        </w:rPr>
        <w:t xml:space="preserve">: Shelyn loves little more than the endeavour to create art. The goddess revels in even the crudest attempts and finds pleasure in all forms of it. As a result, nearly all of her worshippers are some form of artist, be </w:t>
      </w:r>
      <w:ins w:author="My Name Is Chris" w:id="229" w:date="2021-01-04T02:42:52Z">
        <w:r w:rsidDel="00000000" w:rsidR="00000000" w:rsidRPr="00000000">
          <w:rPr>
            <w:rtl w:val="0"/>
            <w:rPrChange w:author="My Name Is Chris" w:id="230" w:date="2021-01-04T02:42:52Z">
              <w:rPr/>
            </w:rPrChange>
          </w:rPr>
          <w:t xml:space="preserve">the</w:t>
        </w:r>
      </w:ins>
      <w:del w:author="My Name Is Chris" w:id="229" w:date="2021-01-04T02:42:52Z">
        <w:r w:rsidDel="00000000" w:rsidR="00000000" w:rsidRPr="00000000">
          <w:rPr>
            <w:rtl w:val="0"/>
            <w:rPrChange w:author="My Name Is Chris" w:id="230" w:date="2021-01-04T02:42:52Z">
              <w:rPr/>
            </w:rPrChange>
          </w:rPr>
          <w:delText xml:space="preserve">they</w:delText>
        </w:r>
      </w:del>
      <w:r w:rsidDel="00000000" w:rsidR="00000000" w:rsidRPr="00000000">
        <w:rPr>
          <w:rtl w:val="0"/>
        </w:rPr>
        <w:t xml:space="preserve"> one who forms worlds upon canvas, enchants listeners with haunting sound, or something stranger still. All who strive to make beautiful art are beloved by the Eternal Rose -- whether they possess talent or not.</w:t>
        <w:br w:type="textWrapping"/>
        <w:br w:type="textWrapping"/>
      </w:r>
      <w:ins w:author="My Name Is Chris" w:id="231" w:date="2021-01-03T11:40:44Z">
        <w:r w:rsidDel="00000000" w:rsidR="00000000" w:rsidRPr="00000000">
          <w:rPr>
            <w:rtl w:val="0"/>
          </w:rPr>
          <w:tab/>
        </w:r>
      </w:ins>
      <w:r w:rsidDel="00000000" w:rsidR="00000000" w:rsidRPr="00000000">
        <w:rPr>
          <w:rtl w:val="0"/>
        </w:rPr>
        <w:t xml:space="preserve">You most certainly do have talent, however. A burning flame of creativity smolders in your soul, granting passionate inspiration for creations. As you do, a voice -- perhaps that of the goddess herself or perhaps simply your own instincts -- will whisper to you the actions necessary to make your inspiration into reality. Anything you make can be so enhanced, be it traditional art or something else entirely; a sword crafted by your hand would be worth many times a sword of similar effectiveness, based on the appearance alone. Go and make beauty... the world can always use more of it.</w:t>
        <w:br w:type="textWrapping"/>
      </w:r>
    </w:p>
    <w:p w:rsidR="00000000" w:rsidDel="00000000" w:rsidP="00000000" w:rsidRDefault="00000000" w:rsidRPr="00000000" w14:paraId="0000050D">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God’s Blessing - Destroyer (Pathfinder) (200)</w:t>
      </w:r>
      <w:r w:rsidDel="00000000" w:rsidR="00000000" w:rsidRPr="00000000">
        <w:rPr>
          <w:rtl w:val="0"/>
        </w:rPr>
        <w:t xml:space="preserve">: It is in The Rough Beast’s nature to destroy things, and his followers take that lesson to heart. You quickly gather knowledge about weaknesses, not just of objects, but of people, magic and what else. You can learn by touching most objects what you would need to do to break them, what to say to destroy a person by speaking with them, and how a magical effect might be countered by examining the spell. The Rough Best destroys all, and so </w:t>
      </w:r>
      <w:ins w:author="Anonymous" w:id="232" w:date="2024-05-26T03:01:18Z">
        <w:del w:author="Anonymous" w:id="233" w:date="2024-05-26T03:01:23Z">
          <w:r w:rsidDel="00000000" w:rsidR="00000000" w:rsidRPr="00000000">
            <w:rPr>
              <w:rtl w:val="0"/>
            </w:rPr>
            <w:delText xml:space="preserve">n</w:delText>
          </w:r>
        </w:del>
      </w:ins>
      <w:r w:rsidDel="00000000" w:rsidR="00000000" w:rsidRPr="00000000">
        <w:rPr>
          <w:rtl w:val="0"/>
        </w:rPr>
        <w:t xml:space="preserve">do you.</w:t>
        <w:br w:type="textWrapping"/>
      </w:r>
    </w:p>
    <w:p w:rsidR="00000000" w:rsidDel="00000000" w:rsidP="00000000" w:rsidRDefault="00000000" w:rsidRPr="00000000" w14:paraId="0000050E">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God’s Blessing - Need to Breed (Pathfinder) (200)</w:t>
      </w:r>
      <w:r w:rsidDel="00000000" w:rsidR="00000000" w:rsidRPr="00000000">
        <w:rPr>
          <w:rtl w:val="0"/>
        </w:rPr>
        <w:t xml:space="preserve">: Lamashtu isn’t the mother of monsters for nothing. She expects her followers to give rise to all sorts of hybrid abominations, and now you have the means. To not put too fine of a point on it, you’ll be able to impregnate (or be impregnated by) just about anything that you can screw. Any spawn from your trysts are likely to inherit a measure of your powers. You have a certain amount of control over what gets inherited and the monstrous features of your progeny.</w:t>
        <w:br w:type="textWrapping"/>
      </w:r>
    </w:p>
    <w:p w:rsidR="00000000" w:rsidDel="00000000" w:rsidP="00000000" w:rsidRDefault="00000000" w:rsidRPr="00000000" w14:paraId="0000050F">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Daedric Champion (The Elder Scrolls V: Skyrim) (300)</w:t>
      </w:r>
      <w:r w:rsidDel="00000000" w:rsidR="00000000" w:rsidRPr="00000000">
        <w:rPr>
          <w:rtl w:val="0"/>
        </w:rPr>
        <w:t xml:space="preserve">: Not just satisfied with one benefactor now are you? Some may not like that very much. Regardless of that fact, you’ve now got someone looking over your metaphorical shoulder now, that being one of the Daedric Princes, or possibly an Aedra if that’s to your liking. This provides you with a number of benefits depending on the Prince, for instance a follower of Molag Bal would find their powers relating to domination growing greatly, while also being able to summon his personal Daedra. You’ll also gain the ability to roam their plane of Oblivion freely. Of course, you’re their Champion which entails you with some duties and they’ll call upon you to fulfil them every once and awhile, but worry not they won’t ask the impossible and those who serve faithfully and prove powerful will find themselves showered with gifts and power. In future jumps you may either keep your current patron, in which case they’ll use you as a way to interact and peer into whatever new worlds you go to, or you may select a new patron in each setting. One final note is that you may purchase this perk multiple times for different entities, though be careful since not all beings play well with each other.</w:t>
        <w:br w:type="textWrapping"/>
      </w:r>
    </w:p>
    <w:p w:rsidR="00000000" w:rsidDel="00000000" w:rsidP="00000000" w:rsidRDefault="00000000" w:rsidRPr="00000000" w14:paraId="00000510">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Dreamweaver (Dragon Age Inquisition) (300)</w:t>
      </w:r>
      <w:r w:rsidDel="00000000" w:rsidR="00000000" w:rsidRPr="00000000">
        <w:rPr>
          <w:rtl w:val="0"/>
        </w:rPr>
        <w:t xml:space="preserve">: Not all knowledge is recorded and not all recorded knowledge endures the ravages of time. This discipline will allow you to mine the very nature of reality through dreams and meditation for the answers you seek. In addition, this perk will give you access to the fade, or the in-universe equivalent thereof, whenever you dream. Entrance to the Fade will be in mind and spirit only, not bodily.</w:t>
        <w:br w:type="textWrapping"/>
      </w:r>
    </w:p>
    <w:p w:rsidR="00000000" w:rsidDel="00000000" w:rsidP="00000000" w:rsidRDefault="00000000" w:rsidRPr="00000000" w14:paraId="00000511">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Godly Parentage (Generic Percy Jackson Fanfiction) (300)</w:t>
      </w:r>
      <w:r w:rsidDel="00000000" w:rsidR="00000000" w:rsidRPr="00000000">
        <w:rPr>
          <w:rtl w:val="0"/>
        </w:rPr>
        <w:t xml:space="preserve">: As much as those with godly heritage are more supernaturally gifted than those simply blessed, your own powers are to the same degree beyond the scope of their abilities. You are either the child of a powerful god, an exceptionally gifted child of a lesser god, or something just as powerful. If compared to soldiers with mundane swords, you could slaughter armies. Upper limits include feats like summoning small localized hurricanes.</w:t>
        <w:br w:type="textWrapping"/>
      </w:r>
    </w:p>
    <w:p w:rsidR="00000000" w:rsidDel="00000000" w:rsidP="00000000" w:rsidRDefault="00000000" w:rsidRPr="00000000" w14:paraId="00000512">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Divine Protection (Re:Monster) (400)</w:t>
      </w:r>
      <w:r w:rsidDel="00000000" w:rsidR="00000000" w:rsidRPr="00000000">
        <w:rPr>
          <w:rtl w:val="0"/>
        </w:rPr>
        <w:t xml:space="preserve">: This is the blessing of a god, offering greater benefits than those offered by the demigods. Gods are in the range of Blood, Darkness, Death, Fate, Gems, Judgement, Magic, Sunlight and similarly focused gods. As an example, the God of Ice Fields grants protection from fire based weaknesses (such as sunlight to vampires) and grants an affinity to Ice Magic that can be channeled through weapons.</w:t>
        <w:br w:type="textWrapping"/>
      </w:r>
    </w:p>
    <w:p w:rsidR="00000000" w:rsidDel="00000000" w:rsidP="00000000" w:rsidRDefault="00000000" w:rsidRPr="00000000" w14:paraId="00000513">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On the Wings of a Prayer (Supernatural) (400)</w:t>
      </w:r>
      <w:r w:rsidDel="00000000" w:rsidR="00000000" w:rsidRPr="00000000">
        <w:rPr>
          <w:rtl w:val="0"/>
        </w:rPr>
        <w:t xml:space="preserve">: You can travel to any location you are familiar with, or destinations that another person gives you. This instantaneous travel is accompanied by the sound of fluttering wings, regardless of your current form. It takes a few moments to steady yourself after ‘landing.’</w:t>
        <w:br w:type="textWrapping"/>
      </w:r>
    </w:p>
    <w:p w:rsidR="00000000" w:rsidDel="00000000" w:rsidP="00000000" w:rsidRDefault="00000000" w:rsidRPr="00000000" w14:paraId="00000514">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Soul Channeling (Supernatural) (400)</w:t>
      </w:r>
      <w:r w:rsidDel="00000000" w:rsidR="00000000" w:rsidRPr="00000000">
        <w:rPr>
          <w:rtl w:val="0"/>
        </w:rPr>
        <w:t xml:space="preserve">: You have the ability to read the souls of others to see if they are under the influence of another or just check on the general state of the soul. You can drain power from a human soul for impressive boosts to your own power, but must be careful not to kill the soul’s host.</w:t>
        <w:br w:type="textWrapping"/>
      </w:r>
    </w:p>
    <w:p w:rsidR="00000000" w:rsidDel="00000000" w:rsidP="00000000" w:rsidRDefault="00000000" w:rsidRPr="00000000" w14:paraId="00000515">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Divine Ancestor (Campione) (400)</w:t>
      </w:r>
      <w:r w:rsidDel="00000000" w:rsidR="00000000" w:rsidRPr="00000000">
        <w:rPr>
          <w:rtl w:val="0"/>
        </w:rPr>
        <w:t xml:space="preserve">: Born from those Gods that lost their divinity and Authorities, reincarnating as something more than human, but not quite Gods. Remnants of ancient power, but not to be taken lightly. This power is alike such occurrences, a fail-safe, if you must. Once per jump, upon your death, you may return yourself to life in a weakened form, with only a mere half your power available to you until the jump ends. Much like a Divine Ancestor, you won’t be much more than the shadow of who you were at your perk, although you could probably regain full power with some sacrifices…</w:t>
        <w:br w:type="textWrapping"/>
      </w:r>
    </w:p>
    <w:p w:rsidR="00000000" w:rsidDel="00000000" w:rsidP="00000000" w:rsidRDefault="00000000" w:rsidRPr="00000000" w14:paraId="00000516">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God’s Blessing - Flowing Vault (Pathfinder) (400)</w:t>
      </w:r>
      <w:r w:rsidDel="00000000" w:rsidR="00000000" w:rsidRPr="00000000">
        <w:rPr>
          <w:rtl w:val="0"/>
        </w:rPr>
        <w:t xml:space="preserve">: Abadar is the lord of commerce and trade, as well as all wealth that flows from such things. From the coins a pauper scrounged cleaning pots to the river of gold controlled by the wealthiest merchants, all of these are the domain of the Master of the First Vault. Those who earn his displeasure often find their funds dwindling and their businesses crumbling to the ground around them.</w:t>
        <w:br w:type="textWrapping"/>
        <w:br w:type="textWrapping"/>
      </w:r>
      <w:ins w:author="My Name Is Chris" w:id="234" w:date="2021-01-03T11:40:52Z">
        <w:r w:rsidDel="00000000" w:rsidR="00000000" w:rsidRPr="00000000">
          <w:rPr>
            <w:rtl w:val="0"/>
          </w:rPr>
          <w:tab/>
        </w:r>
      </w:ins>
      <w:r w:rsidDel="00000000" w:rsidR="00000000" w:rsidRPr="00000000">
        <w:rPr>
          <w:rtl w:val="0"/>
        </w:rPr>
        <w:t xml:space="preserve">You belong to their opposites, those blessed directly by his hand. You shall find that your coin purses remain fat and your business opportunities plentiful. Luck will smile upon any such endeavors you undertake and any dealings will almost invariably seem to favor you. Even the riskiest investments will commonly pay off for you, or at least not result in significant losses. Your favor is such that should you start a business venture as a beggar and studiously work to attain success, it would only be a few scant years before you found yourself among the wealthiest merchant lords in the land.</w:t>
        <w:br w:type="textWrapping"/>
        <w:br w:type="textWrapping"/>
      </w:r>
      <w:ins w:author="My Name Is Chris" w:id="235" w:date="2021-01-03T11:40:53Z">
        <w:r w:rsidDel="00000000" w:rsidR="00000000" w:rsidRPr="00000000">
          <w:rPr>
            <w:rtl w:val="0"/>
          </w:rPr>
          <w:tab/>
        </w:r>
      </w:ins>
      <w:r w:rsidDel="00000000" w:rsidR="00000000" w:rsidRPr="00000000">
        <w:rPr>
          <w:rtl w:val="0"/>
        </w:rPr>
        <w:t xml:space="preserve">But beware, for Abadar is also the God of Law and his blessing will only apply to ventures that take place within the binding strictures of the law. Your god will not smile upon ill-gotten gains.</w:t>
        <w:br w:type="textWrapping"/>
      </w:r>
    </w:p>
    <w:p w:rsidR="00000000" w:rsidDel="00000000" w:rsidP="00000000" w:rsidRDefault="00000000" w:rsidRPr="00000000" w14:paraId="00000517">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God’s Blessing - Lucky Drunk (Pathfinder) (400)</w:t>
      </w:r>
      <w:r w:rsidDel="00000000" w:rsidR="00000000" w:rsidRPr="00000000">
        <w:rPr>
          <w:rtl w:val="0"/>
        </w:rPr>
        <w:t xml:space="preserve">: Quite the odd title, isn’t it? Yet it is perhaps the most famous moniker of your god - and for good reason. For undoubtedly the greatest and most well-told of Cayden’s adventures is his passing the nigh-impossible Test Of The Starstone on such a drunken bender that even after his ascension to godhood, his memory of the event is still completely obscured. You seem to have been blessed with similar inebriated fortune as well, for the act of consuming alcohol will improve your luck proportionately to how drunk you are. Just drinking enough to get a warm feeling in your stomach and loosen your limbs will see you with enough good fortune to smooth over minor inconveniences, while drinking enough to be stoned out of your mind may well allow you to succeed in what should be nearly impossible tasks... now if only you could remember what actually happened, you’d have quite a tale to tell over a few drinks.</w:t>
        <w:br w:type="textWrapping"/>
      </w:r>
    </w:p>
    <w:p w:rsidR="00000000" w:rsidDel="00000000" w:rsidP="00000000" w:rsidRDefault="00000000" w:rsidRPr="00000000" w14:paraId="00000518">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God’s Blessing - Spurned and Spiteful (Pathfinder) (400)</w:t>
      </w:r>
      <w:r w:rsidDel="00000000" w:rsidR="00000000" w:rsidRPr="00000000">
        <w:rPr>
          <w:rtl w:val="0"/>
        </w:rPr>
        <w:t xml:space="preserve">: Calistria is the goddess of revenge and those who know of her do not doubt this fact. Any who provoke her ire, be they mortal, god, or anything between will come to know her wrath. And beyond her personal endeavors, Calistria expects her worshippers to similarly extract their own justice upon those who have slighted them. This is a command that you have taken to the heart with a fervor that no doubt delights your goddess.</w:t>
        <w:br w:type="textWrapping"/>
        <w:br w:type="textWrapping"/>
      </w:r>
      <w:ins w:author="My Name Is Chris" w:id="236" w:date="2021-01-03T11:40:55Z">
        <w:r w:rsidDel="00000000" w:rsidR="00000000" w:rsidRPr="00000000">
          <w:rPr>
            <w:rtl w:val="0"/>
          </w:rPr>
          <w:tab/>
        </w:r>
      </w:ins>
      <w:r w:rsidDel="00000000" w:rsidR="00000000" w:rsidRPr="00000000">
        <w:rPr>
          <w:rtl w:val="0"/>
        </w:rPr>
        <w:t xml:space="preserve">Against any you truly believe to have wronged you, you will find any efforts to extract revenge will be greatly enhanced. From the beginning to the end, Calistria will truly smile upon you. Wicked and delightful ideas for what their punishment should be will flow easily into your mind as soon as you decide that the deed should be done. Swiftly following this, a plan for executing the act will begin to form itself in your mind with only minimal effort on your part. Finally, actually putting it to practice will see the scheme go off with nary a hitch and sail smoothly to completion.</w:t>
        <w:br w:type="textWrapping"/>
      </w:r>
    </w:p>
    <w:p w:rsidR="00000000" w:rsidDel="00000000" w:rsidP="00000000" w:rsidRDefault="00000000" w:rsidRPr="00000000" w14:paraId="00000519">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God’s Blessing - Walk Your Way (Pathfinder) (400)</w:t>
      </w:r>
      <w:r w:rsidDel="00000000" w:rsidR="00000000" w:rsidRPr="00000000">
        <w:rPr>
          <w:rtl w:val="0"/>
        </w:rPr>
        <w:t xml:space="preserve">: Desna is a goddess of prophecy and destiny. Of the roads yet taken that lead far into the future. Many of her followers are skilled fortune tellers or diviners, looking to interpret signs from the world and from their patron. But Desna decries the binding powers of fate. Among her core teachings is the belief that choice matters every ounce as much as any gloomy destiny or hide-bound prophecy. Those born with their feet upon the path of light may turn towards the dark before they reach the end... and those shrouded in the darkest night may yet strive forwards to the light.</w:t>
        <w:br w:type="textWrapping"/>
        <w:br w:type="textWrapping"/>
      </w:r>
      <w:ins w:author="My Name Is Chris" w:id="237" w:date="2021-01-03T11:40:57Z">
        <w:r w:rsidDel="00000000" w:rsidR="00000000" w:rsidRPr="00000000">
          <w:rPr>
            <w:rtl w:val="0"/>
          </w:rPr>
          <w:tab/>
        </w:r>
      </w:ins>
      <w:r w:rsidDel="00000000" w:rsidR="00000000" w:rsidRPr="00000000">
        <w:rPr>
          <w:rtl w:val="0"/>
        </w:rPr>
        <w:t xml:space="preserve">You are blessed with just such a free nature. Where others have the capacity to fight their fate... you simply have no fate. When those who can glimpse the future gaze upon you, your path is unrevealed to them. Even the gods themselves would find that it is impossible to stir your course for you and attempts to manipulate you will require much more direct intervention. Your journey is truly your own to decide. Make the best of it.</w:t>
        <w:br w:type="textWrapping"/>
      </w:r>
    </w:p>
    <w:p w:rsidR="00000000" w:rsidDel="00000000" w:rsidP="00000000" w:rsidRDefault="00000000" w:rsidRPr="00000000" w14:paraId="0000051A">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Godless - No Gods Or Kings (Pathfinder) (400)</w:t>
      </w:r>
      <w:r w:rsidDel="00000000" w:rsidR="00000000" w:rsidRPr="00000000">
        <w:rPr>
          <w:rtl w:val="0"/>
        </w:rPr>
        <w:t xml:space="preserve">: Most divine magics are drawn from the power of the gods or other semi-divine beings. But then the question is raised: from where do the gods draw their power? And why should they hold monopoly over such power? Why must mortals grovel at their feet to be healed or cured? There must be other ways to draw upon such forces without submitting yourself to another being.</w:t>
        <w:br w:type="textWrapping"/>
        <w:br w:type="textWrapping"/>
      </w:r>
      <w:ins w:author="My Name Is Chris" w:id="238" w:date="2021-01-03T11:41:01Z">
        <w:r w:rsidDel="00000000" w:rsidR="00000000" w:rsidRPr="00000000">
          <w:rPr>
            <w:rtl w:val="0"/>
          </w:rPr>
          <w:tab/>
        </w:r>
      </w:ins>
      <w:r w:rsidDel="00000000" w:rsidR="00000000" w:rsidRPr="00000000">
        <w:rPr>
          <w:rtl w:val="0"/>
        </w:rPr>
        <w:t xml:space="preserve">And there is, so you have found. You have gained the nearly unique ability to tap directly into the source of divine power from which flows the might of the gods. Through the strength of your convictions alone, you may draw upon any magic which would ordinarily require you to be in service of a god or other higher being to access. And what’s more, those who follow your causes may also learn to draw out power in such a way as well, though their connection will not be as strong as yours.</w:t>
        <w:br w:type="textWrapping"/>
      </w:r>
    </w:p>
    <w:p w:rsidR="00000000" w:rsidDel="00000000" w:rsidP="00000000" w:rsidRDefault="00000000" w:rsidRPr="00000000" w14:paraId="0000051B">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God’s Blessing - Death and Decay (Pathfinder) (400)</w:t>
      </w:r>
      <w:r w:rsidDel="00000000" w:rsidR="00000000" w:rsidRPr="00000000">
        <w:rPr>
          <w:rtl w:val="0"/>
        </w:rPr>
        <w:t xml:space="preserve">: The goddess was supposedly the first undead to ever walk Golarion. Upon her death, she escaped Pharasma’s judgment and began her reign as the goddess of the undead and the dying. As a goddess, disease and shambling corpses are her tools and her followers revel in utilizing their tools to serve their own terrible ends.</w:t>
        <w:br w:type="textWrapping"/>
        <w:br w:type="textWrapping"/>
      </w:r>
      <w:ins w:author="My Name Is Chris" w:id="239" w:date="2021-01-03T11:41:02Z">
        <w:r w:rsidDel="00000000" w:rsidR="00000000" w:rsidRPr="00000000">
          <w:rPr>
            <w:rtl w:val="0"/>
          </w:rPr>
          <w:tab/>
        </w:r>
      </w:ins>
      <w:r w:rsidDel="00000000" w:rsidR="00000000" w:rsidRPr="00000000">
        <w:rPr>
          <w:rtl w:val="0"/>
        </w:rPr>
        <w:t xml:space="preserve">Wherever you go, death will follow. You’ve gained greater control and power over the undead, allowing you to expand your hoard with frightening ease, and intelligent undead are more likely to lend aid to your cause, or at the very least an ear. Additionally, any disease you intentionally spread will find itself more virulent and effective, with you and your allies immune to the debilitating effects and becoming carriers in the process. You may bestow or revoke this protection with a short prayer to the goddess.</w:t>
        <w:br w:type="textWrapping"/>
      </w:r>
    </w:p>
    <w:p w:rsidR="00000000" w:rsidDel="00000000" w:rsidP="00000000" w:rsidRDefault="00000000" w:rsidRPr="00000000" w14:paraId="0000051C">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God’s Blessing - Built to Last (Pathfinder) (400)</w:t>
      </w:r>
      <w:r w:rsidDel="00000000" w:rsidR="00000000" w:rsidRPr="00000000">
        <w:rPr>
          <w:rtl w:val="0"/>
        </w:rPr>
        <w:t xml:space="preserve">: Torag values function and durability above all else in his craft. That is not to say that the items he forges are a blight upon the eyes or that he cannot focus on creating beautiful instruments if he so desires. He is the god of the forge, after all, and that is certainly within his power. But he prefers his creations, especially weapons and armor, be similar to his dwarves: sturdy, long-lasting, and fully functional.</w:t>
        <w:br w:type="textWrapping"/>
        <w:br w:type="textWrapping"/>
      </w:r>
      <w:ins w:author="My Name Is Chris" w:id="240" w:date="2021-01-03T11:41:04Z">
        <w:r w:rsidDel="00000000" w:rsidR="00000000" w:rsidRPr="00000000">
          <w:rPr>
            <w:rtl w:val="0"/>
          </w:rPr>
          <w:tab/>
        </w:r>
      </w:ins>
      <w:r w:rsidDel="00000000" w:rsidR="00000000" w:rsidRPr="00000000">
        <w:rPr>
          <w:rtl w:val="0"/>
        </w:rPr>
        <w:t xml:space="preserve">You have taken this doctrine to heart, learning to imbue such hardiness in your creations as well. When you personally create something, from weapons to food to living things, it will be much more durable and last far longer than otherwise. That food you cooked might remain edible, though not particularly fresh, weeks later. That sword might stay sharp and hard for far longer than the man you gave it to. Perhaps your breastplate won’t move someone to tears like a stanza from a great poet... but by Torag, it can do a better job stopping a wall of arrows than those frilly words could.</w:t>
        <w:br w:type="textWrapping"/>
      </w:r>
    </w:p>
    <w:p w:rsidR="00000000" w:rsidDel="00000000" w:rsidP="00000000" w:rsidRDefault="00000000" w:rsidRPr="00000000" w14:paraId="0000051D">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God’s Blessing - Blooming Rose (Pathfinder) (400)</w:t>
      </w:r>
      <w:r w:rsidDel="00000000" w:rsidR="00000000" w:rsidRPr="00000000">
        <w:rPr>
          <w:rtl w:val="0"/>
        </w:rPr>
        <w:t xml:space="preserve">: Shelyn is the goddess of all beautiful things, from those of nature to that shaped by mortal hands. Her own works are without peer, even her greatest failures convey the light of the world and fill the hearts of those who view it with worldless admiration for such beauty.</w:t>
        <w:br w:type="textWrapping"/>
        <w:br w:type="textWrapping"/>
      </w:r>
      <w:ins w:author="My Name Is Chris" w:id="241" w:date="2021-01-03T11:41:06Z">
        <w:r w:rsidDel="00000000" w:rsidR="00000000" w:rsidRPr="00000000">
          <w:rPr>
            <w:rtl w:val="0"/>
          </w:rPr>
          <w:tab/>
        </w:r>
      </w:ins>
      <w:r w:rsidDel="00000000" w:rsidR="00000000" w:rsidRPr="00000000">
        <w:rPr>
          <w:rtl w:val="0"/>
        </w:rPr>
        <w:t xml:space="preserve">And looking upon you, it would seem as though you were crafted by the loving hands of the Eternal Rose... and few could call you a failure. Every portion of your form is shaped in what can only be described as perfection. Someone could drown in your eyes, your smile could cause wars, your frown could shatter a heart. Many mortals who look upon your form may feel themselves moved nearly to tears and even a number of the divine would feel envy. So go forth and spread the joy of beauty throughout the world.</w:t>
        <w:br w:type="textWrapping"/>
      </w:r>
    </w:p>
    <w:p w:rsidR="00000000" w:rsidDel="00000000" w:rsidP="00000000" w:rsidRDefault="00000000" w:rsidRPr="00000000" w14:paraId="0000051E">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God’s Blessing - All Against One (Pathfinder) (400)</w:t>
      </w:r>
      <w:r w:rsidDel="00000000" w:rsidR="00000000" w:rsidRPr="00000000">
        <w:rPr>
          <w:rtl w:val="0"/>
        </w:rPr>
        <w:t xml:space="preserve">: When Rovagug rampaged across the cosmos, the other gods of antiquity rose as one to fight him. Sarenrae fought and battled him tirelessly until she could cast him into the depths of the world, until Asmodeus could seal him in. Rovagug was so fearsome that even mortal enemies would unite against him. For you, the blessing of Rovagug makes it so that the more foes who are united against you, the greater your strength becomes. This effect is magnified if you have no allies standing with, as the Rough Beast always stood alone.</w:t>
        <w:br w:type="textWrapping"/>
      </w:r>
    </w:p>
    <w:p w:rsidR="00000000" w:rsidDel="00000000" w:rsidP="00000000" w:rsidRDefault="00000000" w:rsidRPr="00000000" w14:paraId="0000051F">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Triforce of Courage (The Legend of Zelda: Twilight Princess) (400)</w:t>
      </w:r>
      <w:r w:rsidDel="00000000" w:rsidR="00000000" w:rsidRPr="00000000">
        <w:rPr>
          <w:rtl w:val="0"/>
        </w:rPr>
        <w:t xml:space="preserve">: You have been blessed by Farore, one of the three Goddesses and the creator of life. In addition to the great bravery you now possess- which allows you to fearlessly face terrifying monsters- you are also at the peak of physical fitness for your race and are naturally talented with weapons and adventuring tools, mastering basic techniques as soon as you pick them up and learning more advanced skills quickly. When the land is shrouded in Twilight, you’ll be able to keep a physical body by taking on the form of a powerful wolf; post-Jump you’ll be able to do this at will, and you resist similar body or mind altering magics much more easily. Finally, you possess one-third of the legendary Triforce- an omnipotent power left behind by the goddesses after they created the world. Although its power is greatly diminished on its own, bringing all three pieces of the Triforce together will grant unimaginable power. You will also take up the role of Link in this story, starting in his home at Ordon Village. Though your body and mind are still your own, people will treat you like they would him.</w:t>
        <w:br w:type="textWrapping"/>
      </w:r>
    </w:p>
    <w:p w:rsidR="00000000" w:rsidDel="00000000" w:rsidP="00000000" w:rsidRDefault="00000000" w:rsidRPr="00000000" w14:paraId="00000520">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Unbound [Divinity] (Generic Dragon) (400)</w:t>
      </w:r>
      <w:r w:rsidDel="00000000" w:rsidR="00000000" w:rsidRPr="00000000">
        <w:rPr>
          <w:rtl w:val="0"/>
        </w:rPr>
        <w:t xml:space="preserve">: You will not be bound. Any attempts by others to restrain you or limit your ability to act are less likely to succeed, and less effective even if they do. Any attempts to restrain or imprison you are doomed to failure, eventually, even if they succeed for a time. All such effects will require far more power to create, and a constant supply to maintain, even the binding itself should require no further upkeep. The stronger your will, the more taxing maintaining such a binding will be.</w:t>
        <w:br w:type="textWrapping"/>
      </w:r>
    </w:p>
    <w:p w:rsidR="00000000" w:rsidDel="00000000" w:rsidP="00000000" w:rsidRDefault="00000000" w:rsidRPr="00000000" w14:paraId="00000521">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Unending [Incarnation] (Generic Dragon) (400)</w:t>
      </w:r>
      <w:r w:rsidDel="00000000" w:rsidR="00000000" w:rsidRPr="00000000">
        <w:rPr>
          <w:rtl w:val="0"/>
        </w:rPr>
        <w:t xml:space="preserve">: You will not be stopped. You cannot be slain by anything less than a perfect conceptually-lethal attack, total existential erasure, or other absolute effect... and even that is not the end. Using this perk as a 1-up in such cases requires vast amounts of power, reducing you to the level of a newborn dragon of Myth, but you are alive and whole, somewhere safe within the current world, your mind and memories intact.</w:t>
        <w:br w:type="textWrapping"/>
      </w:r>
    </w:p>
    <w:p w:rsidR="00000000" w:rsidDel="00000000" w:rsidP="00000000" w:rsidRDefault="00000000" w:rsidRPr="00000000" w14:paraId="00000522">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Spiritual Nature (Generic Dragon) (400)</w:t>
      </w:r>
      <w:r w:rsidDel="00000000" w:rsidR="00000000" w:rsidRPr="00000000">
        <w:rPr>
          <w:rtl w:val="0"/>
        </w:rPr>
        <w:t xml:space="preserve">: You are not bound by physical laws, allowing you to travel through conceptual links related to your Aspect: a River Dragon could, for example, quickly cross from their current river into any other body of fresh water they know of just by 'swimming' there. You can cross into local spirit realms at will, and though you may be treated as a foreign spirit, you won't find yourself inconvenienced by problems or prejudices a material creature would be.</w:t>
        <w:br w:type="textWrapping"/>
      </w:r>
    </w:p>
    <w:p w:rsidR="00000000" w:rsidDel="00000000" w:rsidP="00000000" w:rsidRDefault="00000000" w:rsidRPr="00000000" w14:paraId="00000523">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Immaculate and Impervious (Generic Dragon) (400)</w:t>
      </w:r>
      <w:r w:rsidDel="00000000" w:rsidR="00000000" w:rsidRPr="00000000">
        <w:rPr>
          <w:rtl w:val="0"/>
        </w:rPr>
        <w:t xml:space="preserve">: You are nearly immune to mundane attacks: they stop cold or pass harmlessly through you, as only magical, spiritual, or metaphysical attacks fully effect beings like yourself. All your attacks are now partially spiritual in nature, granting them full power against incorporeal creatures and those with defenses against non-metaphysical effects. </w:t>
        <w:br w:type="textWrapping"/>
      </w:r>
    </w:p>
    <w:p w:rsidR="00000000" w:rsidDel="00000000" w:rsidP="00000000" w:rsidRDefault="00000000" w:rsidRPr="00000000" w14:paraId="00000524">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Heretic God (Campione) (500)</w:t>
      </w:r>
      <w:r w:rsidDel="00000000" w:rsidR="00000000" w:rsidRPr="00000000">
        <w:rPr>
          <w:rtl w:val="0"/>
        </w:rPr>
        <w:t xml:space="preserve">: You’re not a mortal. No, you’re a [Heretic God]. A being born from the worshipping and myths of humanity, but grew unsatisfied with the current situation and pulled yourself out of the realm of legend to freely walk in the world of mortals. As a Heretic God, you aren’t seen by normal humans, only by magicians and the like. Unless you choose to show yourself to them. You’re immune to all mundane weapons, no matter their nature, and only the most powerful mortal magic can barely harm you. All Heretic Gods are immortal, living forever unless killed. Even if killed, however, a Heretic God will merely return to the myths and legends which spawned them, and may return to the human world in time. As long as their myths and legends exist, so too will the God in some fashion. However, your biggest advantage is the [Authorities] you possess, the powers you were able to wield in all the legends associated with your being, a magic completely unrivalled except for other [Authorities].</w:t>
        <w:br w:type="textWrapping"/>
      </w:r>
    </w:p>
    <w:p w:rsidR="00000000" w:rsidDel="00000000" w:rsidP="00000000" w:rsidRDefault="00000000" w:rsidRPr="00000000" w14:paraId="00000525">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More Than Myth (Campione) (Free)</w:t>
      </w:r>
      <w:r w:rsidDel="00000000" w:rsidR="00000000" w:rsidRPr="00000000">
        <w:rPr>
          <w:rtl w:val="0"/>
        </w:rPr>
        <w:t xml:space="preserve">: All Heretic Gods are cursed to cause mayhem and chaos as they walk among the living once again. It’s part of their nature to cause them, albeit in different ways, a sun god would spread wildfire, war would cause armed conflict, etc. Not even the King of the End is completely immune to this. Your nature is different, however, more tempered and calmer, able to travel with freedom. Thus, you aren’t restricted by this anymore, being able to completely contain yourself until you choose to awe the lowly mortals. Should you deign to do so, you can still let your nature leak like your contemporaries, but even then, you will be able to select the scope and nature of your divine radiance.</w:t>
        <w:br w:type="textWrapping"/>
      </w:r>
    </w:p>
    <w:p w:rsidR="00000000" w:rsidDel="00000000" w:rsidP="00000000" w:rsidRDefault="00000000" w:rsidRPr="00000000" w14:paraId="00000526">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Greater Divine Protection (Re:Monster) (600)</w:t>
      </w:r>
      <w:r w:rsidDel="00000000" w:rsidR="00000000" w:rsidRPr="00000000">
        <w:rPr>
          <w:rtl w:val="0"/>
        </w:rPr>
        <w:t xml:space="preserve">: This is the blessing of a Great God, of which there are only five and provide the greatest benefits to those they bless. The great gods are Origin and Demise, Space-Time and Star Sea, Birth and Wisdom, and Nature and Souls, with one still yet named in the series. Greater gods almost universally provide a form of magic as their boon.</w:t>
        <w:br w:type="textWrapping"/>
      </w:r>
    </w:p>
    <w:p w:rsidR="00000000" w:rsidDel="00000000" w:rsidP="00000000" w:rsidRDefault="00000000" w:rsidRPr="00000000" w14:paraId="00000527">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highlight w:val="white"/>
          <w:rtl w:val="0"/>
        </w:rPr>
        <w:t xml:space="preserve">Reincarnation (Bleach) (600)</w:t>
      </w:r>
      <w:r w:rsidDel="00000000" w:rsidR="00000000" w:rsidRPr="00000000">
        <w:rPr>
          <w:highlight w:val="white"/>
          <w:rtl w:val="0"/>
        </w:rPr>
        <w:t xml:space="preserve">: Should you die in this world your spirit emerges, but that’s not the Reincarnation I’m talking about here. Once per jump you may choose to wake up a day later in the closest spot to where you have died. One purchase only.</w:t>
        <w:br w:type="textWrapping"/>
      </w:r>
    </w:p>
    <w:p w:rsidR="00000000" w:rsidDel="00000000" w:rsidP="00000000" w:rsidRDefault="00000000" w:rsidRPr="00000000" w14:paraId="00000528">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highlight w:val="white"/>
          <w:rtl w:val="0"/>
        </w:rPr>
        <w:t xml:space="preserve">Demon Command (Supernatural) (600)</w:t>
      </w:r>
      <w:r w:rsidDel="00000000" w:rsidR="00000000" w:rsidRPr="00000000">
        <w:rPr>
          <w:highlight w:val="white"/>
          <w:rtl w:val="0"/>
        </w:rPr>
        <w:t xml:space="preserve">: You can compel demons to do as you wish. This ability does not require any verbal communication to take hold, you simply will them to act however you choose and they will be forced to obey. Unfortunately, this may fail against especially powerful demons.</w:t>
        <w:br w:type="textWrapping"/>
      </w:r>
    </w:p>
    <w:p w:rsidR="00000000" w:rsidDel="00000000" w:rsidP="00000000" w:rsidRDefault="00000000" w:rsidRPr="00000000" w14:paraId="00000529">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highlight w:val="white"/>
          <w:rtl w:val="0"/>
        </w:rPr>
        <w:t xml:space="preserve">Religious Insight (Demon King Daimao) (600)</w:t>
      </w:r>
      <w:r w:rsidDel="00000000" w:rsidR="00000000" w:rsidRPr="00000000">
        <w:rPr>
          <w:highlight w:val="white"/>
          <w:rtl w:val="0"/>
        </w:rPr>
        <w:t xml:space="preserve">: With this you gain immense insight into this world and how God works. While you might not be able to create anything close to the reality warping power that it can; AI, androids, mana generators, and most of any tech in this world with a little studying can be reproduced by you.</w:t>
        <w:br w:type="textWrapping"/>
      </w:r>
    </w:p>
    <w:p w:rsidR="00000000" w:rsidDel="00000000" w:rsidP="00000000" w:rsidRDefault="00000000" w:rsidRPr="00000000" w14:paraId="0000052A">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highlight w:val="white"/>
          <w:rtl w:val="0"/>
        </w:rPr>
        <w:t xml:space="preserve">Holy Man (Pathfinder) (600)</w:t>
      </w:r>
      <w:r w:rsidDel="00000000" w:rsidR="00000000" w:rsidRPr="00000000">
        <w:rPr>
          <w:highlight w:val="white"/>
          <w:rtl w:val="0"/>
        </w:rPr>
        <w:t xml:space="preserve">: No mere priest are you. You are a living avatar of the god or concept that you worship. All those who look upon you can instantly see that you are more than a man of flesh and blood, you are an icon, a living saint. Were you to worship a god of the sun, all who saw you could tell that you burned with your god’s light and you could summon an aura of sunlight to literally burn with glorious incandescence.</w:t>
        <w:br w:type="textWrapping"/>
        <w:br w:type="textWrapping"/>
      </w:r>
      <w:ins w:author="My Name Is Chris" w:id="242" w:date="2021-01-03T11:41:19Z">
        <w:r w:rsidDel="00000000" w:rsidR="00000000" w:rsidRPr="00000000">
          <w:rPr>
            <w:highlight w:val="white"/>
            <w:rtl w:val="0"/>
          </w:rPr>
          <w:tab/>
        </w:r>
      </w:ins>
      <w:r w:rsidDel="00000000" w:rsidR="00000000" w:rsidRPr="00000000">
        <w:rPr>
          <w:highlight w:val="white"/>
          <w:rtl w:val="0"/>
        </w:rPr>
        <w:t xml:space="preserve">Furthermore, you overflow with divine energy. Without even channeling energy, your mere touch can heal minor wounds or repel the undead. And your domain spells can be cast at will as often and as many times as you wish without preparing them, so long as you are capable of casting spells of the level of the domain spell you wish to cast. Finally, you can create copies of your holy symbol and favored weapon at will which will remain in existence so long as you are in contact with them but will slowly fade away otherwise.</w:t>
        <w:br w:type="textWrapping"/>
      </w:r>
    </w:p>
    <w:p w:rsidR="00000000" w:rsidDel="00000000" w:rsidP="00000000" w:rsidRDefault="00000000" w:rsidRPr="00000000" w14:paraId="0000052B">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highlight w:val="white"/>
          <w:rtl w:val="0"/>
        </w:rPr>
        <w:t xml:space="preserve">Judge, Jury, and Executioner (Pathfinder) (600)</w:t>
      </w:r>
      <w:r w:rsidDel="00000000" w:rsidR="00000000" w:rsidRPr="00000000">
        <w:rPr>
          <w:highlight w:val="white"/>
          <w:rtl w:val="0"/>
        </w:rPr>
        <w:t xml:space="preserve">: All Inquisitor’s can pronounce divine judgment on their foes. You have an uncanny knack for this particular ability, and may pronounce such judgments as often as you will it. Specific Judgments include piercing the defenses of evil creatures if you (or your deity) are good or vice versa, with the same applying to lawful or chaotic creatures, bestowing protection on allies or the innocent, cleansing harmful influences (in body, mind or soul), gaining greater willpower, making your blows more likely to strike true and other such feats.</w:t>
        <w:br w:type="textWrapping"/>
      </w:r>
    </w:p>
    <w:p w:rsidR="00000000" w:rsidDel="00000000" w:rsidP="00000000" w:rsidRDefault="00000000" w:rsidRPr="00000000" w14:paraId="0000052C">
      <w:pPr>
        <w:pageBreakBefore w:val="0"/>
        <w:numPr>
          <w:ilvl w:val="1"/>
          <w:numId w:val="1"/>
        </w:numPr>
        <w:ind w:left="1440" w:hanging="360"/>
        <w:rPr>
          <w:highlight w:val="white"/>
          <w:rPrChange w:author="Leonardo Dos Santos" w:id="60" w:date="2025-05-13T12:42:55Z">
            <w:rPr>
              <w:highlight w:val="white"/>
            </w:rPr>
          </w:rPrChange>
        </w:rPr>
        <w:pPrChange w:author="Leonardo Dos Santos" w:id="0" w:date="2025-05-13T12:42:55Z">
          <w:pPr>
            <w:pageBreakBefore w:val="0"/>
            <w:numPr>
              <w:ilvl w:val="1"/>
              <w:numId w:val="4"/>
            </w:numPr>
            <w:ind w:left="1440" w:hanging="360"/>
          </w:pPr>
        </w:pPrChange>
      </w:pPr>
      <w:r w:rsidDel="00000000" w:rsidR="00000000" w:rsidRPr="00000000">
        <w:rPr>
          <w:b w:val="1"/>
          <w:highlight w:val="white"/>
          <w:rtl w:val="0"/>
        </w:rPr>
        <w:t xml:space="preserve">Triforce of Wisdom (The Legend of Zelda: Twilight Princess) (600)</w:t>
      </w:r>
      <w:r w:rsidDel="00000000" w:rsidR="00000000" w:rsidRPr="00000000">
        <w:rPr>
          <w:highlight w:val="white"/>
          <w:rtl w:val="0"/>
        </w:rPr>
        <w:t xml:space="preserve">: You have been blessed by Nayru, one of the three Goddesses and the creator of all laws. You are naturally intelligent and the Triforce of Wisdom itself helps you make decisions, giving you wisdom far beyond even the wisest of sages. You can also wield powerful light magic, shooting bolts of energy or creating magical runes to attack your enemies and even infusing weapons or projectiles with light. You are also unaffected by the Twilight, letting you keep your physical body even when the land is saturated with it, and take up Zelda’s role in the story, locked away in a tower in Hyrule Castle.</w:t>
        <w:br w:type="textWrapping"/>
      </w:r>
    </w:p>
    <w:p w:rsidR="00000000" w:rsidDel="00000000" w:rsidP="00000000" w:rsidRDefault="00000000" w:rsidRPr="00000000" w14:paraId="0000052D">
      <w:pPr>
        <w:pageBreakBefore w:val="0"/>
        <w:numPr>
          <w:ilvl w:val="1"/>
          <w:numId w:val="1"/>
        </w:numPr>
        <w:ind w:left="1440" w:hanging="360"/>
        <w:rPr>
          <w:highlight w:val="white"/>
          <w:rPrChange w:author="Leonardo Dos Santos" w:id="60" w:date="2025-05-13T12:42:55Z">
            <w:rPr>
              <w:highlight w:val="white"/>
            </w:rPr>
          </w:rPrChange>
        </w:rPr>
        <w:pPrChange w:author="Leonardo Dos Santos" w:id="0" w:date="2025-05-13T12:42:55Z">
          <w:pPr>
            <w:pageBreakBefore w:val="0"/>
            <w:numPr>
              <w:ilvl w:val="1"/>
              <w:numId w:val="4"/>
            </w:numPr>
            <w:ind w:left="1440" w:hanging="360"/>
          </w:pPr>
        </w:pPrChange>
      </w:pPr>
      <w:r w:rsidDel="00000000" w:rsidR="00000000" w:rsidRPr="00000000">
        <w:rPr>
          <w:b w:val="1"/>
          <w:highlight w:val="white"/>
          <w:rtl w:val="0"/>
        </w:rPr>
        <w:t xml:space="preserve">Cheater (Rising of the Shield Hero) (600)</w:t>
      </w:r>
      <w:r w:rsidDel="00000000" w:rsidR="00000000" w:rsidRPr="00000000">
        <w:rPr>
          <w:highlight w:val="white"/>
          <w:rtl w:val="0"/>
        </w:rPr>
        <w:t xml:space="preserve">: Your patron, the Goddess Medea, has seen fit to help you along in your new life by granting you an ability. This may be almost anything, though try to keep it to a manageable level, would you? Examples may be, projecting a force field that cannot be broken (though it requires you to stand still while activated), an attack that strikes the very soul of your opponent, or even the goddess’ own favorite trick: an attack that cannot be dodged, for it simultaneously hits the present, the past and the future of your target.</w:t>
        <w:br w:type="textWrapping"/>
      </w:r>
    </w:p>
    <w:p w:rsidR="00000000" w:rsidDel="00000000" w:rsidP="00000000" w:rsidRDefault="00000000" w:rsidRPr="00000000" w14:paraId="0000052E">
      <w:pPr>
        <w:pageBreakBefore w:val="0"/>
        <w:numPr>
          <w:ilvl w:val="1"/>
          <w:numId w:val="1"/>
        </w:numPr>
        <w:ind w:left="1440" w:hanging="360"/>
        <w:rPr>
          <w:highlight w:val="white"/>
          <w:rPrChange w:author="Leonardo Dos Santos" w:id="60" w:date="2025-05-13T12:42:55Z">
            <w:rPr>
              <w:highlight w:val="white"/>
            </w:rPr>
          </w:rPrChange>
        </w:rPr>
        <w:pPrChange w:author="Leonardo Dos Santos" w:id="0" w:date="2025-05-13T12:42:55Z">
          <w:pPr>
            <w:pageBreakBefore w:val="0"/>
            <w:numPr>
              <w:ilvl w:val="1"/>
              <w:numId w:val="4"/>
            </w:numPr>
            <w:ind w:left="1440" w:hanging="360"/>
          </w:pPr>
        </w:pPrChange>
      </w:pPr>
      <w:r w:rsidDel="00000000" w:rsidR="00000000" w:rsidRPr="00000000">
        <w:rPr>
          <w:b w:val="1"/>
          <w:highlight w:val="white"/>
          <w:rtl w:val="0"/>
        </w:rPr>
        <w:t xml:space="preserve">Godly Power (Generic Percy Jackson Fanfiction) (600)</w:t>
      </w:r>
      <w:r w:rsidDel="00000000" w:rsidR="00000000" w:rsidRPr="00000000">
        <w:rPr>
          <w:highlight w:val="white"/>
          <w:rtl w:val="0"/>
        </w:rPr>
        <w:t xml:space="preserve">: </w:t>
      </w:r>
      <w:r w:rsidDel="00000000" w:rsidR="00000000" w:rsidRPr="00000000">
        <w:rPr>
          <w:rtl w:val="0"/>
        </w:rPr>
        <w:t xml:space="preserve">The upper limit of power, the things under your domain aren’t controlled by you, they’re ruled by you. Throwing storms, moving continents, and raising the armies of the undead are all possible with this level of power. Do be warned though that there is always a bigger fish.</w:t>
      </w:r>
      <w:r w:rsidDel="00000000" w:rsidR="00000000" w:rsidRPr="00000000">
        <w:rPr>
          <w:highlight w:val="white"/>
          <w:rtl w:val="0"/>
        </w:rPr>
        <w:br w:type="textWrapping"/>
      </w:r>
    </w:p>
    <w:p w:rsidR="00000000" w:rsidDel="00000000" w:rsidP="00000000" w:rsidRDefault="00000000" w:rsidRPr="00000000" w14:paraId="0000052F">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Project Lazarus (Mass Effect) (800)</w:t>
      </w:r>
      <w:r w:rsidDel="00000000" w:rsidR="00000000" w:rsidRPr="00000000">
        <w:rPr>
          <w:rtl w:val="0"/>
        </w:rPr>
        <w:t xml:space="preserve">: Well, well. I suppose being a galaxy trotting Jumper is a dangerous profession. One likely to see you with more than a few limbs missing. And in case it sees you dead, you’ve got this little beauty. Project Lazarus will give you one free “life”, meaning the first time you die your chain won’t end. Instead, you’ll simply wake up with a lot of shiny scars. Hope the glow doesn’t give you away! As a little bonus, after using your 1-up you come back with some new powers. What kind you ask? Oh, just the equivalent of being an undead, without the actual undeath, for whatever setting you’re in. In Mass Effect, that means you come back as a cyborg. In a fantasy realm, you’d come back as a sentient zombie or something similar.</w:t>
        <w:br w:type="textWrapping"/>
      </w:r>
    </w:p>
    <w:p w:rsidR="00000000" w:rsidDel="00000000" w:rsidP="00000000" w:rsidRDefault="00000000" w:rsidRPr="00000000" w14:paraId="00000530">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Triforce of Power (The Legend of Zelda: Twilight Princess) (800)</w:t>
      </w:r>
      <w:r w:rsidDel="00000000" w:rsidR="00000000" w:rsidRPr="00000000">
        <w:rPr>
          <w:rtl w:val="0"/>
        </w:rPr>
        <w:t xml:space="preserve">: You have been blessed by Din, one of the three Goddesses and the creator of the land itself. You are naturally tall and strong enough to toss around Gorons with ease, let alone anyone else who might try to fight you; furthermore, only wounds inflicted by powerful weapons such as the Master Sword can truly cause you harm. The Triforce of Power also acts as a nearly unlimited source of magic, giving you ample fuel when it comes time to toss around spells so long as you have the ability to cast them in the first place. Even if you don’t, you will be able to channel your raw magical power to create blasts of magical energy that could break through castle walls with ease. Twilight does not affect your body. You also take on Ganondorf’s role in the story, and you’re in Hyrule Castle’s throne room.</w:t>
        <w:br w:type="textWrapping"/>
      </w:r>
    </w:p>
    <w:bookmarkStart w:colFirst="0" w:colLast="0" w:name="kix.ujl3ow7xm2zf" w:id="24"/>
    <w:bookmarkEnd w:id="24"/>
    <w:p w:rsidR="00000000" w:rsidDel="00000000" w:rsidP="00000000" w:rsidRDefault="00000000" w:rsidRPr="00000000" w14:paraId="00000531">
      <w:pPr>
        <w:pStyle w:val="Heading1"/>
        <w:pageBreakBefore w:val="0"/>
        <w:numPr>
          <w:ilvl w:val="0"/>
          <w:numId w:val="1"/>
        </w:numPr>
        <w:spacing w:after="0" w:before="0" w:lineRule="auto"/>
        <w:ind w:left="720" w:hanging="360"/>
        <w:rPr>
          <w:sz w:val="22"/>
          <w:szCs w:val="22"/>
          <w:rPrChange w:author="Leonardo Dos Santos" w:id="60" w:date="2025-05-13T12:42:55Z">
            <w:rPr>
              <w:sz w:val="22"/>
              <w:szCs w:val="22"/>
            </w:rPr>
          </w:rPrChange>
        </w:rPr>
        <w:pPrChange w:author="Leonardo Dos Santos" w:id="0" w:date="2025-05-13T12:42:55Z">
          <w:pPr>
            <w:pStyle w:val="Heading1"/>
            <w:pageBreakBefore w:val="0"/>
            <w:numPr>
              <w:ilvl w:val="0"/>
              <w:numId w:val="4"/>
            </w:numPr>
            <w:spacing w:after="0" w:before="0" w:lineRule="auto"/>
            <w:ind w:left="720" w:hanging="360"/>
          </w:pPr>
        </w:pPrChange>
      </w:pPr>
      <w:bookmarkStart w:colFirst="0" w:colLast="0" w:name="_nv95vwu61yr9" w:id="25"/>
      <w:bookmarkEnd w:id="25"/>
      <w:r w:rsidDel="00000000" w:rsidR="00000000" w:rsidRPr="00000000">
        <w:rPr>
          <w:b w:val="1"/>
          <w:sz w:val="22"/>
          <w:szCs w:val="22"/>
          <w:rtl w:val="0"/>
        </w:rPr>
        <w:t xml:space="preserve">Friends Domain (</w:t>
      </w:r>
      <w:ins w:author="Dương VH" w:id="243" w:date="2021-12-13T07:31:06Z">
        <w:r w:rsidDel="00000000" w:rsidR="00000000" w:rsidRPr="00000000">
          <w:rPr>
            <w:b w:val="1"/>
            <w:sz w:val="22"/>
            <w:szCs w:val="22"/>
            <w:rtl w:val="0"/>
          </w:rPr>
          <w:t xml:space="preserve">8</w:t>
        </w:r>
      </w:ins>
      <w:ins w:author="K" w:id="244" w:date="2022-08-12T14:14:06Z">
        <w:r w:rsidDel="00000000" w:rsidR="00000000" w:rsidRPr="00000000">
          <w:rPr>
            <w:b w:val="1"/>
            <w:sz w:val="22"/>
            <w:szCs w:val="22"/>
            <w:rtl w:val="0"/>
          </w:rPr>
          <w:t xml:space="preserve">2</w:t>
        </w:r>
      </w:ins>
      <w:ins w:author="Dương VH" w:id="243" w:date="2021-12-13T07:31:06Z">
        <w:del w:author="K" w:id="244" w:date="2022-08-12T14:14:06Z">
          <w:r w:rsidDel="00000000" w:rsidR="00000000" w:rsidRPr="00000000">
            <w:rPr>
              <w:b w:val="1"/>
              <w:sz w:val="22"/>
              <w:szCs w:val="22"/>
              <w:rtl w:val="0"/>
            </w:rPr>
            <w:delText xml:space="preserve">1</w:delText>
          </w:r>
        </w:del>
      </w:ins>
      <w:del w:author="Dương VH" w:id="243" w:date="2021-12-13T07:31:06Z">
        <w:r w:rsidDel="00000000" w:rsidR="00000000" w:rsidRPr="00000000">
          <w:rPr>
            <w:b w:val="1"/>
            <w:sz w:val="22"/>
            <w:szCs w:val="22"/>
            <w:rtl w:val="0"/>
          </w:rPr>
          <w:delText xml:space="preserve">7</w:delText>
        </w:r>
      </w:del>
      <w:ins w:author="Dương VH" w:id="245" w:date="2021-10-26T11:32:26Z">
        <w:del w:author="Dương VH" w:id="243" w:date="2021-12-13T07:31:06Z">
          <w:r w:rsidDel="00000000" w:rsidR="00000000" w:rsidRPr="00000000">
            <w:rPr>
              <w:b w:val="1"/>
              <w:sz w:val="22"/>
              <w:szCs w:val="22"/>
              <w:rtl w:val="0"/>
            </w:rPr>
            <w:delText xml:space="preserve">5</w:delText>
          </w:r>
        </w:del>
      </w:ins>
      <w:del w:author="Dương VH" w:id="243" w:date="2021-12-13T07:31:06Z">
        <w:r w:rsidDel="00000000" w:rsidR="00000000" w:rsidRPr="00000000">
          <w:rPr>
            <w:b w:val="1"/>
            <w:sz w:val="22"/>
            <w:szCs w:val="22"/>
            <w:rtl w:val="0"/>
          </w:rPr>
          <w:delText xml:space="preserve">0</w:delText>
        </w:r>
      </w:del>
      <w:r w:rsidDel="00000000" w:rsidR="00000000" w:rsidRPr="00000000">
        <w:rPr>
          <w:b w:val="1"/>
          <w:sz w:val="22"/>
          <w:szCs w:val="22"/>
          <w:rtl w:val="0"/>
        </w:rPr>
        <w:t xml:space="preserve"> Perks) [</w:t>
      </w:r>
      <w:hyperlink w:anchor="kix.pl4epvrjkswz">
        <w:r w:rsidDel="00000000" w:rsidR="00000000" w:rsidRPr="00000000">
          <w:rPr>
            <w:b w:val="1"/>
            <w:color w:val="1155cc"/>
            <w:sz w:val="22"/>
            <w:szCs w:val="22"/>
            <w:u w:val="single"/>
            <w:rtl w:val="0"/>
          </w:rPr>
          <w:t xml:space="preserve">TOP</w:t>
        </w:r>
      </w:hyperlink>
      <w:r w:rsidDel="00000000" w:rsidR="00000000" w:rsidRPr="00000000">
        <w:rPr>
          <w:b w:val="1"/>
          <w:sz w:val="22"/>
          <w:szCs w:val="22"/>
          <w:rtl w:val="0"/>
        </w:rPr>
        <w:t xml:space="preserve">]</w:t>
        <w:br w:type="textWrapping"/>
      </w:r>
    </w:p>
    <w:p w:rsidR="00000000" w:rsidDel="00000000" w:rsidP="00000000" w:rsidRDefault="00000000" w:rsidRPr="00000000" w14:paraId="00000532">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In Region, Common Pokemon (Pokemon) (50)</w:t>
      </w:r>
      <w:r w:rsidDel="00000000" w:rsidR="00000000" w:rsidRPr="00000000">
        <w:rPr>
          <w:rtl w:val="0"/>
        </w:rPr>
        <w:t xml:space="preserve">: This applies to any pokemon that can be found easily in the wild of your selected region</w:t>
        <w:br w:type="textWrapping"/>
      </w:r>
    </w:p>
    <w:p w:rsidR="00000000" w:rsidDel="00000000" w:rsidP="00000000" w:rsidRDefault="00000000" w:rsidRPr="00000000" w14:paraId="00000533">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Imperial Recon Droids (Star Wars The Original Trilogy) (50)</w:t>
      </w:r>
      <w:r w:rsidDel="00000000" w:rsidR="00000000" w:rsidRPr="00000000">
        <w:rPr>
          <w:rtl w:val="0"/>
        </w:rPr>
        <w:t xml:space="preserve">: Also known as the imperial probe droid or the viper probe droid, officially these machines are designed for deep-space exploration and reconnaissance but the imperial military uses them to hunt down rebels and conduct espionage missions. They’re 1.6 meters tall and look like black metal jellyfish, they’re equipped with a single blaster for defense, and they can levitate at about the average walking speed. A vast array of sensors will allow them to detect movement, heat signatures and atmospheric conditions up to 200 meters away on the ground and up to 5km in space. There is also a built-in self-destruct device that can trigger if someone discovers the droid or attempts to tamper with it, as well as a long-range encoded transmitter. A single purchase will give you 10 recon droids.</w:t>
        <w:br w:type="textWrapping"/>
      </w:r>
    </w:p>
    <w:p w:rsidR="00000000" w:rsidDel="00000000" w:rsidP="00000000" w:rsidRDefault="00000000" w:rsidRPr="00000000" w14:paraId="00000534">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Pet Fox (Meddlesome Kitsune Senko-san) (50)</w:t>
      </w:r>
      <w:r w:rsidDel="00000000" w:rsidR="00000000" w:rsidRPr="00000000">
        <w:rPr>
          <w:rtl w:val="0"/>
        </w:rPr>
        <w:t xml:space="preserve">: Sometimes you just want a cute pet to stroke instead. Buying this will give you a small foxy pet to call your own. Very well behaved, this fox appears to be rather intelligent and can be taught all kinds of tricks and commands. It also has a lifespan to comfortably last through a standard jump.</w:t>
        <w:br w:type="textWrapping"/>
      </w:r>
    </w:p>
    <w:p w:rsidR="00000000" w:rsidDel="00000000" w:rsidP="00000000" w:rsidRDefault="00000000" w:rsidRPr="00000000" w14:paraId="00000535">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In Region, Uncommon Pokemon (Pokemon) (100)</w:t>
      </w:r>
      <w:r w:rsidDel="00000000" w:rsidR="00000000" w:rsidRPr="00000000">
        <w:rPr>
          <w:rtl w:val="0"/>
        </w:rPr>
        <w:t xml:space="preserve">: This applies to any pokemon that are more difficult to find in the wild of your region.</w:t>
        <w:br w:type="textWrapping"/>
      </w:r>
    </w:p>
    <w:p w:rsidR="00000000" w:rsidDel="00000000" w:rsidP="00000000" w:rsidRDefault="00000000" w:rsidRPr="00000000" w14:paraId="00000536">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Satellite Nurse (Megaman Zero) (100)</w:t>
      </w:r>
      <w:r w:rsidDel="00000000" w:rsidR="00000000" w:rsidRPr="00000000">
        <w:rPr>
          <w:rtl w:val="0"/>
        </w:rPr>
        <w:t xml:space="preserve">: Ordinarily, cyber-elves perish when used, as they fuse with the user to work. However, satellite-elves instead follow the user, and do not perish when used. This satellite nurse elf closely resembles, but isn’t as potent as, a certain elf named Passy, and also does not die after healing Reploids or bringing them back from stasis. Instead, this particular elf needs to be fed e-crystals, or rest for a day or so to recover. Would make for an excellent gift to a certain 14-year-old girl this elf resembles.</w:t>
        <w:br w:type="textWrapping"/>
      </w:r>
    </w:p>
    <w:p w:rsidR="00000000" w:rsidDel="00000000" w:rsidP="00000000" w:rsidRDefault="00000000" w:rsidRPr="00000000" w14:paraId="00000537">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Mercenary Icon (Overlord) (100)</w:t>
      </w:r>
      <w:r w:rsidDel="00000000" w:rsidR="00000000" w:rsidRPr="00000000">
        <w:rPr>
          <w:rtl w:val="0"/>
        </w:rPr>
        <w:t xml:space="preserve">: A tiny statue of a figure shrouded under a cloak and mantle. When used, choose between magic caster, warrior, or generalist. This icon will then spawn a Mercenary with a single class skill from the one you picked, will be a member of any one of the human races, and will be level 90. They are perfectly loyal to you, can understand and complete complex orders, and will sacrifice their lives to protect you if required. They last until killed or dismissed. You will instantly know if they have been killed no matter their location relative to you when it happens. Your own skill in summoning (or lack thereof) does not impact this Mercenary either positively or negatively. They do not require any upkeep, all come with the benefits of a Ring of Sustenance (though they don’t actually have such a ring), and may be tied into your Guild Base should you possess one. They already come with a full loadout of suitable equipment for their class and level, however that equipment is only usable by them.</w:t>
        <w:br w:type="textWrapping"/>
      </w:r>
    </w:p>
    <w:p w:rsidR="00000000" w:rsidDel="00000000" w:rsidP="00000000" w:rsidRDefault="00000000" w:rsidRPr="00000000" w14:paraId="00000538">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Chocobo (Final Fantasy 8) (100)</w:t>
      </w:r>
      <w:r w:rsidDel="00000000" w:rsidR="00000000" w:rsidRPr="00000000">
        <w:rPr>
          <w:rtl w:val="0"/>
        </w:rPr>
        <w:t xml:space="preserve">: What amounts to a giant emu covered in yellow feathers. Your chocobo is very friendly, docile, and has already been saddle-broken. It runs very quickly on foot and is an excellent jumper. While not trained for battle, this chocobo is fairly brave, and will not bolt unless it’s being attacked directly, and has decent potential to be trained as a war mount.</w:t>
        <w:br w:type="textWrapping"/>
      </w:r>
    </w:p>
    <w:p w:rsidR="00000000" w:rsidDel="00000000" w:rsidP="00000000" w:rsidRDefault="00000000" w:rsidRPr="00000000" w14:paraId="00000539">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Daemon (His Dark Materials) (100)</w:t>
      </w:r>
      <w:r w:rsidDel="00000000" w:rsidR="00000000" w:rsidRPr="00000000">
        <w:rPr>
          <w:rtl w:val="0"/>
        </w:rPr>
        <w:t xml:space="preserve">: Even though they are your companions, they’re more than that. They are your very soul. They are you in a way. This means daemons don’t take a companion slot. You can choose to manifest and disappear your daemon whenever you want after this jump, for the duration of your stay you must have them out in the open however.</w:t>
        <w:br w:type="textWrapping"/>
      </w:r>
    </w:p>
    <w:p w:rsidR="00000000" w:rsidDel="00000000" w:rsidP="00000000" w:rsidRDefault="00000000" w:rsidRPr="00000000" w14:paraId="0000053A">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Kitsune Guide (Meddlesome Kitsune Senko-san) (100)</w:t>
      </w:r>
      <w:r w:rsidDel="00000000" w:rsidR="00000000" w:rsidRPr="00000000">
        <w:rPr>
          <w:rtl w:val="0"/>
        </w:rPr>
        <w:t xml:space="preserve">: You get your very own kitsune who is here to pamper and help you along your way. They have made it their sole mission to make sure to lift your heavy woes and make sure you are as stress free as possible. Both their personality and appearance are something you should decide now. They will be at a similar level of skill and power as Senko.</w:t>
        <w:br w:type="textWrapping"/>
      </w:r>
    </w:p>
    <w:p w:rsidR="00000000" w:rsidDel="00000000" w:rsidP="00000000" w:rsidRDefault="00000000" w:rsidRPr="00000000" w14:paraId="0000053B">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Pet (That Time I Got Reincarnated As A Slime) (100)</w:t>
      </w:r>
      <w:r w:rsidDel="00000000" w:rsidR="00000000" w:rsidRPr="00000000">
        <w:rPr>
          <w:rtl w:val="0"/>
        </w:rPr>
        <w:t xml:space="preserve">: A lone Direwolf has basically become your pet, tail wag, tricks and all. For saving his life and nursing him back to health, he has sworn undying loyalty for you. You may choose for him to be of any other minor species instead, like Beetles, Bees or Foxes.</w:t>
        <w:br w:type="textWrapping"/>
      </w:r>
    </w:p>
    <w:p w:rsidR="00000000" w:rsidDel="00000000" w:rsidP="00000000" w:rsidRDefault="00000000" w:rsidRPr="00000000" w14:paraId="0000053C">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Green Minions (Overlord [Games]) (100)</w:t>
      </w:r>
      <w:r w:rsidDel="00000000" w:rsidR="00000000" w:rsidRPr="00000000">
        <w:rPr>
          <w:rtl w:val="0"/>
        </w:rPr>
        <w:t xml:space="preserve">: These minions are incredibly stinky, yet despite that they seem to be very good at sneaking around and stabbing people in the back literally, thus they make good assassins. You get ten green minions.</w:t>
        <w:br w:type="textWrapping"/>
      </w:r>
    </w:p>
    <w:p w:rsidR="00000000" w:rsidDel="00000000" w:rsidP="00000000" w:rsidRDefault="00000000" w:rsidRPr="00000000" w14:paraId="0000053D">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Red Minions (Overlord [Games]) (100)</w:t>
      </w:r>
      <w:r w:rsidDel="00000000" w:rsidR="00000000" w:rsidRPr="00000000">
        <w:rPr>
          <w:rtl w:val="0"/>
        </w:rPr>
        <w:t xml:space="preserve">: These adorable pyromaniacs are immune to fire and can not only eat flames, but also lob fireballs that set things on fire, you start with ten red minions.</w:t>
        <w:br w:type="textWrapping"/>
      </w:r>
    </w:p>
    <w:p w:rsidR="00000000" w:rsidDel="00000000" w:rsidP="00000000" w:rsidRDefault="00000000" w:rsidRPr="00000000" w14:paraId="0000053E">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Blue Minions (Overlord [Games]) (100)</w:t>
      </w:r>
      <w:r w:rsidDel="00000000" w:rsidR="00000000" w:rsidRPr="00000000">
        <w:rPr>
          <w:rtl w:val="0"/>
        </w:rPr>
        <w:t xml:space="preserve">: The smartest type of minion and the weakest at the same time, they are the only type of minion that can swim and breath underwater, they also can cast resurrect other minions. You get ten blue minions</w:t>
        <w:br w:type="textWrapping"/>
      </w:r>
    </w:p>
    <w:p w:rsidR="00000000" w:rsidDel="00000000" w:rsidP="00000000" w:rsidRDefault="00000000" w:rsidRPr="00000000" w14:paraId="0000053F">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Hangers-On (Scott Pilgrim vs. The World) (100)</w:t>
      </w:r>
      <w:r w:rsidDel="00000000" w:rsidR="00000000" w:rsidRPr="00000000">
        <w:rPr>
          <w:rtl w:val="0"/>
        </w:rPr>
        <w:t xml:space="preserve">: Oh man hipsters everywhere!</w:t>
        <w:br w:type="textWrapping"/>
      </w:r>
    </w:p>
    <w:p w:rsidR="00000000" w:rsidDel="00000000" w:rsidP="00000000" w:rsidRDefault="00000000" w:rsidRPr="00000000" w14:paraId="00000540">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Mage Assistant (I Saved Too Many Girls And Caused The Apocalypse) (100)</w:t>
      </w:r>
      <w:r w:rsidDel="00000000" w:rsidR="00000000" w:rsidRPr="00000000">
        <w:rPr>
          <w:rtl w:val="0"/>
        </w:rPr>
        <w:t xml:space="preserve">: A childhood friend of sorts, reliable and kind in their own way, but also prone to make some bad decisions when in the heat of the moment. Talented in many mundane skills as well as having an incomplete training in magical arts, though also hopeless with high grade technology and easily distracted. This little one is determined to become your hero shall the need arise or your pillar of support if you are ever feeling down. While they will have their own share of problems, they will try to put your needs first. They will follow you around if you do anything dangerous and seek to assist you in any way he can, even if it’s something way above their level. It’s not a surprise that they will insist to accompany you in your travels either as a follower or companion.</w:t>
        <w:br w:type="textWrapping"/>
      </w:r>
    </w:p>
    <w:p w:rsidR="00000000" w:rsidDel="00000000" w:rsidP="00000000" w:rsidRDefault="00000000" w:rsidRPr="00000000" w14:paraId="00000541">
      <w:pPr>
        <w:pageBreakBefore w:val="0"/>
        <w:numPr>
          <w:ilvl w:val="1"/>
          <w:numId w:val="1"/>
        </w:numPr>
        <w:ind w:left="1440" w:hanging="360"/>
        <w:rPr>
          <w:ins w:author="Dương VH" w:id="246" w:date="2021-12-13T07:06:45Z"/>
          <w:del w:author="Dương VH" w:id="246" w:date="2021-12-13T07:06:45Z"/>
          <w:rPrChange w:author="Leonardo Dos Santos" w:id="60" w:date="2025-05-13T12:42:55Z">
            <w:rPr/>
          </w:rPrChange>
        </w:rPr>
        <w:pPrChange w:author="Leonardo Dos Santos" w:id="0" w:date="2025-05-13T12:42:55Z">
          <w:pPr>
            <w:pageBreakBefore w:val="0"/>
            <w:numPr>
              <w:ilvl w:val="1"/>
              <w:numId w:val="4"/>
            </w:numPr>
            <w:ind w:left="1440" w:hanging="360"/>
          </w:pPr>
        </w:pPrChange>
      </w:pPr>
      <w:del w:author="Dương VH" w:id="246" w:date="2021-12-13T07:06:45Z">
        <w:r w:rsidDel="00000000" w:rsidR="00000000" w:rsidRPr="00000000">
          <w:rPr>
            <w:b w:val="1"/>
            <w:rtl w:val="0"/>
          </w:rPr>
          <w:delText xml:space="preserve">Homunculi Servant (I Saved Too Many Girls And Caused The Apocalypse) (100)</w:delText>
        </w:r>
        <w:r w:rsidDel="00000000" w:rsidR="00000000" w:rsidRPr="00000000">
          <w:rPr>
            <w:rtl w:val="0"/>
          </w:rPr>
          <w:delText xml:space="preserve">: With no name, no history and no particular skills outside home caring and combat. This little one is a sealed and seemingly incomplete homunculus left from a distant ancestor of your family. While designed as some sort of guardian, this little one seems still incomplete at first glance, but it won’t take even a minute for you to free and activate her. Regarding you as her owner, it will take the role of your bodyguard and maid. Loyal and unwavering, she is yet to develop emotions and free thinking, maybe, with your help, she can become truly “complete”. But no matter what, she will still insist in guarding you in your travels, either as a follower or companion.</w:delText>
        </w:r>
      </w:del>
      <w:ins w:author="Dương VH" w:id="246" w:date="2021-12-13T07:06:45Z">
        <w:del w:author="Dương VH" w:id="246" w:date="2021-12-13T07:06:45Z">
          <w:r w:rsidDel="00000000" w:rsidR="00000000" w:rsidRPr="00000000">
            <w:rPr>
              <w:rtl w:val="0"/>
            </w:rPr>
          </w:r>
        </w:del>
      </w:ins>
    </w:p>
    <w:p w:rsidR="00000000" w:rsidDel="00000000" w:rsidP="00000000" w:rsidRDefault="00000000" w:rsidRPr="00000000" w14:paraId="00000542">
      <w:pPr>
        <w:pageBreakBefore w:val="0"/>
        <w:ind w:left="720" w:firstLine="0"/>
        <w:rPr>
          <w:ins w:author="Dương VH" w:id="246" w:date="2021-12-13T07:06:45Z"/>
          <w:del w:author="Dương VH" w:id="246" w:date="2021-12-13T07:06:45Z"/>
        </w:rPr>
      </w:pPr>
      <w:ins w:author="Dương VH" w:id="246" w:date="2021-12-13T07:06:45Z">
        <w:del w:author="Dương VH" w:id="246" w:date="2021-12-13T07:06:45Z">
          <w:r w:rsidDel="00000000" w:rsidR="00000000" w:rsidRPr="00000000">
            <w:rPr>
              <w:rtl w:val="0"/>
            </w:rPr>
          </w:r>
        </w:del>
      </w:ins>
    </w:p>
    <w:p w:rsidR="00000000" w:rsidDel="00000000" w:rsidP="00000000" w:rsidRDefault="00000000" w:rsidRPr="00000000" w14:paraId="00000543">
      <w:pPr>
        <w:pageBreakBefore w:val="0"/>
        <w:numPr>
          <w:ilvl w:val="1"/>
          <w:numId w:val="1"/>
        </w:numPr>
        <w:ind w:left="1440" w:hanging="360"/>
        <w:rPr>
          <w:ins w:author="Dương VH" w:id="246" w:date="2021-12-13T07:06:45Z"/>
          <w:rPrChange w:author="Leonardo Dos Santos" w:id="60" w:date="2025-05-13T12:42:55Z">
            <w:rPr/>
          </w:rPrChange>
        </w:rPr>
        <w:pPrChange w:author="Leonardo Dos Santos" w:id="0" w:date="2025-05-13T12:42:55Z">
          <w:pPr>
            <w:pageBreakBefore w:val="0"/>
            <w:numPr>
              <w:ilvl w:val="1"/>
              <w:numId w:val="4"/>
            </w:numPr>
            <w:ind w:left="1440" w:hanging="360"/>
          </w:pPr>
        </w:pPrChange>
      </w:pPr>
      <w:ins w:author="Dương VH" w:id="246" w:date="2021-12-13T07:06:45Z">
        <w:r w:rsidDel="00000000" w:rsidR="00000000" w:rsidRPr="00000000">
          <w:rPr>
            <w:b w:val="1"/>
            <w:rtl w:val="0"/>
            <w:rPrChange w:author="Dương VH" w:id="247" w:date="2021-12-13T07:06:45Z">
              <w:rPr/>
            </w:rPrChange>
          </w:rPr>
          <w:t xml:space="preserve">F</w:t>
        </w:r>
        <w:r w:rsidDel="00000000" w:rsidR="00000000" w:rsidRPr="00000000">
          <w:rPr>
            <w:b w:val="1"/>
            <w:rtl w:val="0"/>
            <w:rPrChange w:author="Dương VH" w:id="247" w:date="2021-12-13T07:06:45Z">
              <w:rPr/>
            </w:rPrChange>
          </w:rPr>
          <w:t xml:space="preserve">resh Rurki (Arifureta Shokugyou de Sekai Saikyou) (100):</w:t>
        </w:r>
        <w:r w:rsidDel="00000000" w:rsidR="00000000" w:rsidRPr="00000000">
          <w:rPr>
            <w:rtl w:val="0"/>
            <w:rPrChange w:author="Dương VH" w:id="247" w:date="2021-12-13T07:06:45Z">
              <w:rPr/>
            </w:rPrChange>
          </w:rPr>
          <w:t xml:space="preserve"> This is an original creation of Ehit, a pseudo-race of angel-like creatures (more alike Valkyries). Her stats are high enough to trash most people in this world and possess destruction magic, which is very powerful. It somehow ended up bonding with you and deciding that you should be her new master. She has little agency on her own and for now she only follows all your orders, being completely loyal and submissive to you. With time, you may help her develop feelings and personality on her own... or just have it as your own overpowered maid/bodyguard/servant.</w:t>
        </w:r>
      </w:ins>
    </w:p>
    <w:p w:rsidR="00000000" w:rsidDel="00000000" w:rsidP="00000000" w:rsidRDefault="00000000" w:rsidRPr="00000000" w14:paraId="00000544">
      <w:pPr>
        <w:pageBreakBefore w:val="0"/>
        <w:ind w:left="720" w:firstLine="0"/>
        <w:rPr>
          <w:ins w:author="Dương VH" w:id="246" w:date="2021-12-13T07:06:45Z"/>
        </w:rPr>
      </w:pPr>
      <w:ins w:author="Dương VH" w:id="246" w:date="2021-12-13T07:06:45Z">
        <w:r w:rsidDel="00000000" w:rsidR="00000000" w:rsidRPr="00000000">
          <w:rPr>
            <w:rtl w:val="0"/>
          </w:rPr>
        </w:r>
      </w:ins>
    </w:p>
    <w:p w:rsidR="00000000" w:rsidDel="00000000" w:rsidP="00000000" w:rsidRDefault="00000000" w:rsidRPr="00000000" w14:paraId="00000545">
      <w:pPr>
        <w:pageBreakBefore w:val="0"/>
        <w:numPr>
          <w:ilvl w:val="1"/>
          <w:numId w:val="1"/>
        </w:numPr>
        <w:ind w:left="1440" w:hanging="360"/>
        <w:rPr>
          <w:ins w:author="Dương VH" w:id="246" w:date="2021-12-13T07:06:45Z"/>
          <w:rPrChange w:author="Leonardo Dos Santos" w:id="60" w:date="2025-05-13T12:42:55Z">
            <w:rPr/>
          </w:rPrChange>
        </w:rPr>
        <w:pPrChange w:author="Leonardo Dos Santos" w:id="0" w:date="2025-05-13T12:42:55Z">
          <w:pPr>
            <w:pageBreakBefore w:val="0"/>
            <w:numPr>
              <w:ilvl w:val="1"/>
              <w:numId w:val="4"/>
            </w:numPr>
            <w:ind w:left="1440" w:hanging="360"/>
          </w:pPr>
        </w:pPrChange>
      </w:pPr>
      <w:ins w:author="Dương VH" w:id="246" w:date="2021-12-13T07:06:45Z">
        <w:r w:rsidDel="00000000" w:rsidR="00000000" w:rsidRPr="00000000">
          <w:rPr>
            <w:b w:val="1"/>
            <w:rtl w:val="0"/>
            <w:rPrChange w:author="Dương VH" w:id="247" w:date="2021-12-13T07:06:45Z">
              <w:rPr/>
            </w:rPrChange>
          </w:rPr>
          <w:t xml:space="preserve">Creamy Pasticciotto (Arifureta Shokugyou de Sekai Saikyou) (100):</w:t>
        </w:r>
        <w:r w:rsidDel="00000000" w:rsidR="00000000" w:rsidRPr="00000000">
          <w:rPr>
            <w:rtl w:val="0"/>
            <w:rPrChange w:author="Dương VH" w:id="247" w:date="2021-12-13T07:06:45Z">
              <w:rPr/>
            </w:rPrChange>
          </w:rPr>
          <w:t xml:space="preserve"> You have known this girl every since you were little runts. She was a kitsune demi- human that had gotten kicked out of the country for being able to use magic, you were an idiot that would promise anything to cheer up a girl. Good times. She’s an atavist with a support-oriented Job and a good head above her shoulders, being your go-to woman whenever you needed some money, a hand with a job, fluff her tails, or just talk about something. And after all these years you </w:t>
        </w:r>
      </w:ins>
      <w:ins w:author="Anonymous" w:id="248" w:date="2022-10-20T13:11:15Z">
        <w:r w:rsidDel="00000000" w:rsidR="00000000" w:rsidRPr="00000000">
          <w:rPr>
            <w:rtl w:val="0"/>
            <w:rPrChange w:author="Dương VH" w:id="247" w:date="2021-12-13T07:06:45Z">
              <w:rPr/>
            </w:rPrChange>
          </w:rPr>
          <w:t xml:space="preserve">-</w:t>
        </w:r>
      </w:ins>
      <w:ins w:author="Dương VH" w:id="246" w:date="2021-12-13T07:06:45Z">
        <w:r w:rsidDel="00000000" w:rsidR="00000000" w:rsidRPr="00000000">
          <w:rPr>
            <w:rtl w:val="0"/>
            <w:rPrChange w:author="Dương VH" w:id="247" w:date="2021-12-13T07:06:45Z">
              <w:rPr/>
            </w:rPrChange>
          </w:rPr>
          <w:t xml:space="preserve">couldn’t wish for a better or more loyal partner in crime. Well, she isn’t a particularly good wing- woman, seething and raging whenever you try to flirt with someone else and almost killing every possible suitor you presented her. Weird.</w:t>
        </w:r>
      </w:ins>
    </w:p>
    <w:p w:rsidR="00000000" w:rsidDel="00000000" w:rsidP="00000000" w:rsidRDefault="00000000" w:rsidRPr="00000000" w14:paraId="00000546">
      <w:pPr>
        <w:pageBreakBefore w:val="0"/>
        <w:ind w:left="720" w:firstLine="0"/>
        <w:rPr>
          <w:ins w:author="Dương VH" w:id="246" w:date="2021-12-13T07:06:45Z"/>
          <w:rPrChange w:author="Dương VH" w:id="247" w:date="2021-12-13T07:06:45Z">
            <w:rPr/>
          </w:rPrChange>
        </w:rPr>
      </w:pPr>
      <w:ins w:author="Dương VH" w:id="246" w:date="2021-12-13T07:06:45Z">
        <w:r w:rsidDel="00000000" w:rsidR="00000000" w:rsidRPr="00000000">
          <w:rPr>
            <w:rtl w:val="0"/>
          </w:rPr>
        </w:r>
      </w:ins>
    </w:p>
    <w:p w:rsidR="00000000" w:rsidDel="00000000" w:rsidP="00000000" w:rsidRDefault="00000000" w:rsidRPr="00000000" w14:paraId="00000547">
      <w:pPr>
        <w:pageBreakBefore w:val="0"/>
        <w:numPr>
          <w:ilvl w:val="1"/>
          <w:numId w:val="1"/>
        </w:numPr>
        <w:ind w:left="1440" w:hanging="360"/>
        <w:rPr>
          <w:ins w:author="Dương VH" w:id="246" w:date="2021-12-13T07:06:45Z"/>
          <w:rPrChange w:author="Leonardo Dos Santos" w:id="60" w:date="2025-05-13T12:42:55Z">
            <w:rPr/>
          </w:rPrChange>
        </w:rPr>
        <w:pPrChange w:author="Leonardo Dos Santos" w:id="0" w:date="2025-05-13T12:42:55Z">
          <w:pPr>
            <w:pageBreakBefore w:val="0"/>
            <w:numPr>
              <w:ilvl w:val="1"/>
              <w:numId w:val="4"/>
            </w:numPr>
            <w:ind w:left="1440" w:hanging="360"/>
          </w:pPr>
        </w:pPrChange>
      </w:pPr>
      <w:ins w:author="Dương VH" w:id="246" w:date="2021-12-13T07:06:45Z">
        <w:r w:rsidDel="00000000" w:rsidR="00000000" w:rsidRPr="00000000">
          <w:rPr>
            <w:b w:val="1"/>
            <w:rtl w:val="0"/>
            <w:rPrChange w:author="Dương VH" w:id="247" w:date="2021-12-13T07:06:45Z">
              <w:rPr/>
            </w:rPrChange>
          </w:rPr>
          <w:t xml:space="preserve">Flor de Hojaldre (Arifureta Shokugyou de Sekai Saikyou) (100): </w:t>
        </w:r>
        <w:r w:rsidDel="00000000" w:rsidR="00000000" w:rsidRPr="00000000">
          <w:rPr>
            <w:rtl w:val="0"/>
            <w:rPrChange w:author="Dương VH" w:id="247" w:date="2021-12-13T07:06:45Z">
              <w:rPr/>
            </w:rPrChange>
          </w:rPr>
          <w:t xml:space="preserve">T</w:t>
        </w:r>
        <w:r w:rsidDel="00000000" w:rsidR="00000000" w:rsidRPr="00000000">
          <w:rPr>
            <w:rtl w:val="0"/>
            <w:rPrChange w:author="Dương VH" w:id="247" w:date="2021-12-13T07:06:45Z">
              <w:rPr/>
            </w:rPrChange>
          </w:rPr>
          <w:t xml:space="preserve">his girl has the prestige Job of Hero, her stats and Skills are beyond ridiculous as well. With enough training she’s sure to become an ace against any enemy... except, of course, there are some problems. She’s somewhere between disappointing and useless. She’s clumsy, ditzy and can’t focus for more than ten minutes on the same thing if she doesn’t like it. Beyond that, after you helped her a bit she has been following you around instead of doing something productive, and when she declares that she fights for justice, she means your justice, or what she understands as your justice anyway. Maybe you could help her grow into a proper hero, or your could mislead the naïve girl into being your personal guard dog.</w:t>
        </w:r>
      </w:ins>
    </w:p>
    <w:p w:rsidR="00000000" w:rsidDel="00000000" w:rsidP="00000000" w:rsidRDefault="00000000" w:rsidRPr="00000000" w14:paraId="00000548">
      <w:pPr>
        <w:pageBreakBefore w:val="0"/>
        <w:ind w:left="720" w:firstLine="0"/>
        <w:rPr>
          <w:ins w:author="Dương VH" w:id="246" w:date="2021-12-13T07:06:45Z"/>
          <w:rPrChange w:author="Dương VH" w:id="247" w:date="2021-12-13T07:06:45Z">
            <w:rPr/>
          </w:rPrChange>
        </w:rPr>
      </w:pPr>
      <w:ins w:author="Dương VH" w:id="246" w:date="2021-12-13T07:06:45Z">
        <w:r w:rsidDel="00000000" w:rsidR="00000000" w:rsidRPr="00000000">
          <w:rPr>
            <w:rtl w:val="0"/>
          </w:rPr>
        </w:r>
      </w:ins>
    </w:p>
    <w:p w:rsidR="00000000" w:rsidDel="00000000" w:rsidP="00000000" w:rsidRDefault="00000000" w:rsidRPr="00000000" w14:paraId="00000549">
      <w:pPr>
        <w:pageBreakBefore w:val="0"/>
        <w:numPr>
          <w:ilvl w:val="1"/>
          <w:numId w:val="1"/>
        </w:numPr>
        <w:ind w:left="1440" w:hanging="360"/>
        <w:rPr>
          <w:ins w:author="Dương VH" w:id="246" w:date="2021-12-13T07:06:45Z"/>
          <w:rPrChange w:author="Leonardo Dos Santos" w:id="60" w:date="2025-05-13T12:42:55Z">
            <w:rPr/>
          </w:rPrChange>
        </w:rPr>
        <w:pPrChange w:author="Leonardo Dos Santos" w:id="0" w:date="2025-05-13T12:42:55Z">
          <w:pPr>
            <w:pageBreakBefore w:val="0"/>
            <w:numPr>
              <w:ilvl w:val="1"/>
              <w:numId w:val="4"/>
            </w:numPr>
            <w:ind w:left="1440" w:hanging="360"/>
          </w:pPr>
        </w:pPrChange>
      </w:pPr>
      <w:ins w:author="Dương VH" w:id="246" w:date="2021-12-13T07:06:45Z">
        <w:r w:rsidDel="00000000" w:rsidR="00000000" w:rsidRPr="00000000">
          <w:rPr>
            <w:b w:val="1"/>
            <w:rtl w:val="0"/>
            <w:rPrChange w:author="Dương VH" w:id="247" w:date="2021-12-13T07:06:45Z">
              <w:rPr/>
            </w:rPrChange>
          </w:rPr>
          <w:t xml:space="preserve">Soft Zeppole (Arifureta Shokugyou de Sekai Saikyou) (100):</w:t>
        </w:r>
        <w:r w:rsidDel="00000000" w:rsidR="00000000" w:rsidRPr="00000000">
          <w:rPr>
            <w:rtl w:val="0"/>
            <w:rPrChange w:author="Dương VH" w:id="247" w:date="2021-12-13T07:06:45Z">
              <w:rPr/>
            </w:rPrChange>
          </w:rPr>
          <w:t xml:space="preserve"> This world is but one of many, and even time bends over to the might of magic. So, it’s not that surprising meeting another version of someone you know about. In this particular case, the god Ehit from another reality. Apparently, she took over some girl’s body and defeated all her enemies in that parallel world... just to end up fighting something else and getting her ass kicked. That’s as much as she tells and as much as she remembers, since the asskicking left her both weakened and lacking in the memory department. She has the faint idea that you were important for some reason and now she’s depending on you to tell her what to do from now on. Her personality is a mix of her original kind self, the deranged mad god she became later, and the yandere girl she possessed. It won’t take long before you realize that she has grown attached to you, or that her memories won’t ever come back, or that such combination of traits in a weakened goddess is not a good idea for your pelvis</w:t>
        </w:r>
        <w:r w:rsidDel="00000000" w:rsidR="00000000" w:rsidRPr="00000000">
          <w:rPr>
            <w:rtl w:val="0"/>
            <w:rPrChange w:author="Dương VH" w:id="247" w:date="2021-12-13T07:06:45Z">
              <w:rPr/>
            </w:rPrChange>
          </w:rPr>
          <w:t xml:space="preserve">.</w:t>
          <w:br w:type="textWrapping"/>
        </w:r>
      </w:ins>
    </w:p>
    <w:p w:rsidR="00000000" w:rsidDel="00000000" w:rsidP="00000000" w:rsidRDefault="00000000" w:rsidRPr="00000000" w14:paraId="0000054A">
      <w:pPr>
        <w:pageBreakBefore w:val="0"/>
        <w:numPr>
          <w:ilvl w:val="1"/>
          <w:numId w:val="1"/>
        </w:numPr>
        <w:ind w:left="1440" w:hanging="360"/>
        <w:rPr>
          <w:ins w:author="Dương VH" w:id="246" w:date="2021-12-13T07:06:45Z"/>
          <w:rPrChange w:author="Leonardo Dos Santos" w:id="60" w:date="2025-05-13T12:42:55Z">
            <w:rPr/>
          </w:rPrChange>
        </w:rPr>
        <w:pPrChange w:author="Leonardo Dos Santos" w:id="0" w:date="2025-05-13T12:42:55Z">
          <w:pPr>
            <w:pageBreakBefore w:val="0"/>
            <w:numPr>
              <w:ilvl w:val="1"/>
              <w:numId w:val="4"/>
            </w:numPr>
            <w:ind w:left="1440" w:hanging="360"/>
          </w:pPr>
        </w:pPrChange>
      </w:pPr>
      <w:ins w:author="Dương VH" w:id="246" w:date="2021-12-13T07:06:45Z">
        <w:r w:rsidDel="00000000" w:rsidR="00000000" w:rsidRPr="00000000">
          <w:rPr>
            <w:b w:val="1"/>
            <w:rtl w:val="0"/>
            <w:rPrChange w:author="Dương VH" w:id="247" w:date="2021-12-13T07:06:45Z">
              <w:rPr/>
            </w:rPrChange>
          </w:rPr>
          <w:t xml:space="preserve">R</w:t>
        </w:r>
        <w:r w:rsidDel="00000000" w:rsidR="00000000" w:rsidRPr="00000000">
          <w:rPr>
            <w:b w:val="1"/>
            <w:rtl w:val="0"/>
            <w:rPrChange w:author="Dương VH" w:id="247" w:date="2021-12-13T07:06:45Z">
              <w:rPr/>
            </w:rPrChange>
          </w:rPr>
          <w:t xml:space="preserve">aspberry Bomboloni (Arifureta Shokugyou de Sekai Saikyou) (100): </w:t>
        </w:r>
        <w:r w:rsidDel="00000000" w:rsidR="00000000" w:rsidRPr="00000000">
          <w:rPr>
            <w:rtl w:val="0"/>
            <w:rPrChange w:author="Dương VH" w:id="247" w:date="2021-12-13T07:06:45Z">
              <w:rPr/>
            </w:rPrChange>
          </w:rPr>
          <w:t xml:space="preserve">The past of this woman is not a particularly nice one. Once she was a kind girl, with friends and acquittances, in whom she trusted despite everything. That was a mistake, as they betrayed her at the first opportunity, leaving her for dead inside a labyrinth. She managed to survive and conquer the place, gaining the magic offered at the end of it. Because of that sour experience she became a lot colder, cynical and lost empathy for others. That’s when she met you. You became her only light and your presence has smothered over her rough bits. Now you’re the only one she feels remotely human around and the one thing that prevents her from becoming a complete monster</w:t>
        </w:r>
        <w:r w:rsidDel="00000000" w:rsidR="00000000" w:rsidRPr="00000000">
          <w:rPr>
            <w:rtl w:val="0"/>
            <w:rPrChange w:author="Dương VH" w:id="247" w:date="2021-12-13T07:06:45Z">
              <w:rPr/>
            </w:rPrChange>
          </w:rPr>
          <w:t xml:space="preserve">.</w:t>
          <w:br w:type="textWrapping"/>
        </w:r>
      </w:ins>
    </w:p>
    <w:p w:rsidR="00000000" w:rsidDel="00000000" w:rsidP="00000000" w:rsidRDefault="00000000" w:rsidRPr="00000000" w14:paraId="0000054B">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ins w:author="Dương VH" w:id="246" w:date="2021-12-13T07:06:45Z">
        <w:r w:rsidDel="00000000" w:rsidR="00000000" w:rsidRPr="00000000">
          <w:rPr>
            <w:b w:val="1"/>
            <w:rtl w:val="0"/>
            <w:rPrChange w:author="Dương VH" w:id="247" w:date="2021-12-13T07:06:45Z">
              <w:rPr/>
            </w:rPrChange>
          </w:rPr>
          <w:t xml:space="preserve">H</w:t>
        </w:r>
        <w:r w:rsidDel="00000000" w:rsidR="00000000" w:rsidRPr="00000000">
          <w:rPr>
            <w:b w:val="1"/>
            <w:rtl w:val="0"/>
            <w:rPrChange w:author="Dương VH" w:id="247" w:date="2021-12-13T07:06:45Z">
              <w:rPr/>
            </w:rPrChange>
          </w:rPr>
          <w:t xml:space="preserve">onied Struffoli (Arifureta Shokugyou de Sekai Saikyou) (100):</w:t>
        </w:r>
        <w:r w:rsidDel="00000000" w:rsidR="00000000" w:rsidRPr="00000000">
          <w:rPr>
            <w:rtl w:val="0"/>
            <w:rPrChange w:author="Dương VH" w:id="247" w:date="2021-12-13T07:06:45Z">
              <w:rPr/>
            </w:rPrChange>
          </w:rPr>
          <w:t xml:space="preserve"> This is a small tribe of demi-humans, just around a hundred or so. After being kicked out of Verbergen, they came in contact with you by accident and after some bizarre chain of events, they ended up pledging themselves into your service. They have the natural advantages given by their race, but can’t use magic at all, and they are pretty much useless in more than one front. You could shape them into whatever you want with the right training... or just have them around as your personal pets. Yes, you can choose that they are all girls if you want.</w:t>
        </w:r>
      </w:ins>
      <w:r w:rsidDel="00000000" w:rsidR="00000000" w:rsidRPr="00000000">
        <w:rPr>
          <w:rtl w:val="0"/>
        </w:rPr>
        <w:br w:type="textWrapping"/>
      </w:r>
    </w:p>
    <w:p w:rsidR="00000000" w:rsidDel="00000000" w:rsidP="00000000" w:rsidRDefault="00000000" w:rsidRPr="00000000" w14:paraId="0000054C">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Smart Kitty (Dan Vs.) (100)</w:t>
      </w:r>
      <w:r w:rsidDel="00000000" w:rsidR="00000000" w:rsidRPr="00000000">
        <w:rPr>
          <w:rtl w:val="0"/>
        </w:rPr>
        <w:t xml:space="preserve">: Pick an animal known and proven to real life zoology no larger than a great Dane. You gain a companion in the form of an intelligent version of this animal, able to communicate at human level through the sounds such an animal would make. You will understand them, though no one else will. They gain great insight into any flaws and oversights in your plans.</w:t>
        <w:br w:type="textWrapping"/>
      </w:r>
    </w:p>
    <w:p w:rsidR="00000000" w:rsidDel="00000000" w:rsidP="00000000" w:rsidRDefault="00000000" w:rsidRPr="00000000" w14:paraId="0000054D">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Tame Monster (Dragon Quest Builders) (100)</w:t>
      </w:r>
      <w:r w:rsidDel="00000000" w:rsidR="00000000" w:rsidRPr="00000000">
        <w:rPr>
          <w:rtl w:val="0"/>
        </w:rPr>
        <w:t xml:space="preserve">: </w:t>
      </w:r>
      <w:r w:rsidDel="00000000" w:rsidR="00000000" w:rsidRPr="00000000">
        <w:rPr>
          <w:rtl w:val="0"/>
        </w:rPr>
        <w:t xml:space="preserve">You can take a tamed lesser monster (slime hammerhood skeleton etc (no bosses or minibosses) with you.</w:t>
      </w:r>
      <w:r w:rsidDel="00000000" w:rsidR="00000000" w:rsidRPr="00000000">
        <w:rPr>
          <w:rtl w:val="0"/>
        </w:rPr>
        <w:br w:type="textWrapping"/>
      </w:r>
    </w:p>
    <w:p w:rsidR="00000000" w:rsidDel="00000000" w:rsidP="00000000" w:rsidRDefault="00000000" w:rsidRPr="00000000" w14:paraId="0000054E">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In Region, Rare Pokemon (Pokemon) (150)</w:t>
      </w:r>
      <w:r w:rsidDel="00000000" w:rsidR="00000000" w:rsidRPr="00000000">
        <w:rPr>
          <w:rtl w:val="0"/>
        </w:rPr>
        <w:t xml:space="preserve">: Applies to pokemon that have a very low encounter rate in your region.</w:t>
        <w:br w:type="textWrapping"/>
      </w:r>
    </w:p>
    <w:p w:rsidR="00000000" w:rsidDel="00000000" w:rsidP="00000000" w:rsidRDefault="00000000" w:rsidRPr="00000000" w14:paraId="0000054F">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R2 Series Astromech Droid (Star Wars the Clone Wars) (150)</w:t>
      </w:r>
      <w:r w:rsidDel="00000000" w:rsidR="00000000" w:rsidRPr="00000000">
        <w:rPr>
          <w:rtl w:val="0"/>
        </w:rPr>
        <w:t xml:space="preserve">: A small automated mechanic that can perform a variety of repair duties and serve as an additional navigational computer on a starfighter. Astromech droids can also connect to and operate the mainframes of large starships and space stations.</w:t>
        <w:br w:type="textWrapping"/>
      </w:r>
    </w:p>
    <w:p w:rsidR="00000000" w:rsidDel="00000000" w:rsidP="00000000" w:rsidRDefault="00000000" w:rsidRPr="00000000" w14:paraId="00000550">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Out of Region Pokemon (Pokemon) (200)</w:t>
      </w:r>
      <w:r w:rsidDel="00000000" w:rsidR="00000000" w:rsidRPr="00000000">
        <w:rPr>
          <w:rtl w:val="0"/>
        </w:rPr>
        <w:t xml:space="preserve">: Applies to pokemon that can’t be caught in the wild of the region.</w:t>
        <w:br w:type="textWrapping"/>
      </w:r>
      <w:r w:rsidDel="00000000" w:rsidR="00000000" w:rsidRPr="00000000">
        <w:rPr>
          <w:rtl w:val="0"/>
        </w:rPr>
      </w:r>
    </w:p>
    <w:p w:rsidR="00000000" w:rsidDel="00000000" w:rsidP="00000000" w:rsidRDefault="00000000" w:rsidRPr="00000000" w14:paraId="00000551">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Pet Chimera (Re:Monster) (200)</w:t>
      </w:r>
      <w:r w:rsidDel="00000000" w:rsidR="00000000" w:rsidRPr="00000000">
        <w:rPr>
          <w:rtl w:val="0"/>
        </w:rPr>
        <w:t xml:space="preserve">: What you have here is a beast created through magic by combining several creatures together, a chimera. You may choose up to five relatively weak monsters to create this beast. This also grants them a lesser form of the Synthesis perk, which allows the monster to combine the skills of the various beasts it is composed of to create stronger ones. It is loyal to you without the need for magical compulsion, seeing you as its owner. This chimera is only of animal level intelligence, which can still be surprisingly intelligent, but if you can find a way to boost its intelligence you can import it as a companion, otherwise it is simply a pet instead. The chimera will respawn if killed, though do try to treat it well. As with any pet, it’s entirely possible for it to leave you if you abuse it, and it may not do so quietly.</w:t>
        <w:br w:type="textWrapping"/>
      </w:r>
    </w:p>
    <w:p w:rsidR="00000000" w:rsidDel="00000000" w:rsidP="00000000" w:rsidRDefault="00000000" w:rsidRPr="00000000" w14:paraId="00000552">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House Elf (Harry Potter) (200)</w:t>
      </w:r>
      <w:r w:rsidDel="00000000" w:rsidR="00000000" w:rsidRPr="00000000">
        <w:rPr>
          <w:rtl w:val="0"/>
        </w:rPr>
        <w:t xml:space="preserve">: A servant (slave) with various magical abilities that will do whatever you tell them. Treat them even vaguely kindly and they will be extremely loyal. Can teleport you from place to place. Can (illegally) use a wand.</w:t>
        <w:br w:type="textWrapping"/>
      </w:r>
    </w:p>
    <w:p w:rsidR="00000000" w:rsidDel="00000000" w:rsidP="00000000" w:rsidRDefault="00000000" w:rsidRPr="00000000" w14:paraId="00000553">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Basilisk (Generic Harry Potter Fanfiction Jump) (200)</w:t>
      </w:r>
      <w:r w:rsidDel="00000000" w:rsidR="00000000" w:rsidRPr="00000000">
        <w:rPr>
          <w:rtl w:val="0"/>
        </w:rPr>
        <w:t xml:space="preserve">: ​Or maybe a snake is more your style. The King of Serpents has chosen you as his/her human, and you had better be glad for it. Able to kill with a glance, the Basilisk is fiercely protective of you, and will not hesitate to destroy anyone who looks at you wrong.</w:t>
        <w:br w:type="textWrapping"/>
        <w:br w:type="textWrapping"/>
        <w:t xml:space="preserve">Their venom is one of the most destructive substances in the world, being able to burn through just about anything magical you may imagine, including the most powerful magic and even souls, under certain conditions like it being dependent on a physical object for survival. It works through contact as well as ingestion just as effectively. Breathing it for a few moments is death if you boil it.</w:t>
        <w:br w:type="textWrapping"/>
      </w:r>
    </w:p>
    <w:p w:rsidR="00000000" w:rsidDel="00000000" w:rsidP="00000000" w:rsidRDefault="00000000" w:rsidRPr="00000000" w14:paraId="00000554">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Friends Below (Supernatural) (200)</w:t>
      </w:r>
      <w:r w:rsidDel="00000000" w:rsidR="00000000" w:rsidRPr="00000000">
        <w:rPr>
          <w:rtl w:val="0"/>
        </w:rPr>
        <w:t xml:space="preserve">: It’s helpful to keep a few contacts in the underworld, no matter how righteous you consider yourself to be. You gain a demonic ally with skill for possession and making calls to other demons through blood.</w:t>
        <w:br w:type="textWrapping"/>
      </w:r>
    </w:p>
    <w:p w:rsidR="00000000" w:rsidDel="00000000" w:rsidP="00000000" w:rsidRDefault="00000000" w:rsidRPr="00000000" w14:paraId="00000555">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Pet Metall (Megaman X) (200)</w:t>
      </w:r>
      <w:r w:rsidDel="00000000" w:rsidR="00000000" w:rsidRPr="00000000">
        <w:rPr>
          <w:rtl w:val="0"/>
        </w:rPr>
        <w:t xml:space="preserve">: You get a pet Met! Almost exactly what it says on the tin, escape that it’s smarter, unwaveringly loyal to you, and build to higher specs. Has an in-bulot buster and an almost-invulnerable helmet. Comes in regular C-15, Camouflaged Planty, surveillance variant D2, or military Army variants. You know you want this pet sentry gun.</w:t>
        <w:br w:type="textWrapping"/>
      </w:r>
    </w:p>
    <w:p w:rsidR="00000000" w:rsidDel="00000000" w:rsidP="00000000" w:rsidRDefault="00000000" w:rsidRPr="00000000" w14:paraId="00000556">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Werecat (Inheritance Cycle) (200)</w:t>
      </w:r>
      <w:r w:rsidDel="00000000" w:rsidR="00000000" w:rsidRPr="00000000">
        <w:rPr>
          <w:rtl w:val="0"/>
        </w:rPr>
        <w:t xml:space="preserve">: You have made friends with a Werecat, a secretive and enigmatic race that always seems to know what's going on. They have little magic of their own, but they are highly intelligent and good advisers. They usually remain in their cat form, but can take the form of a human child. May import a companion into this role.</w:t>
        <w:br w:type="textWrapping"/>
      </w:r>
    </w:p>
    <w:p w:rsidR="00000000" w:rsidDel="00000000" w:rsidP="00000000" w:rsidRDefault="00000000" w:rsidRPr="00000000" w14:paraId="00000557">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Lab Assistant (Lovecraft) (200)</w:t>
      </w:r>
      <w:r w:rsidDel="00000000" w:rsidR="00000000" w:rsidRPr="00000000">
        <w:rPr>
          <w:rtl w:val="0"/>
        </w:rPr>
        <w:t xml:space="preserve">: A brilliant and fearless scientist with astounding willpower and a great work ethic. This companion is completely loyal to you no matter what and will never abandon you. Lab assistants have the Researcher background.</w:t>
        <w:br w:type="textWrapping"/>
      </w:r>
    </w:p>
    <w:p w:rsidR="00000000" w:rsidDel="00000000" w:rsidP="00000000" w:rsidRDefault="00000000" w:rsidRPr="00000000" w14:paraId="00000558">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Guardian Force (Final Fantasy 8) (200)</w:t>
      </w:r>
      <w:r w:rsidDel="00000000" w:rsidR="00000000" w:rsidRPr="00000000">
        <w:rPr>
          <w:rtl w:val="0"/>
        </w:rPr>
        <w:t xml:space="preserve">: Guardian Forces, or GFs, are sapient energy fields taking almost any shape they desire. Unbound GFs are most often found in hidden wilderness locations, surging with power, where they typically refuse to bow to anyone who cannot best them in a battle. However, GFs that have accepted a person will become junctionable, where they fuse with the person and take residence within their mind. In this situation, a GF can communicate with this person as often as they wish, but may only manifest outside of them for a limited amount of time. GFs also possess unique abilities such as teaching their users how to convert items into useful resources, preventing status effects, or even reflecting damage.</w:t>
        <w:br w:type="textWrapping"/>
      </w:r>
    </w:p>
    <w:p w:rsidR="00000000" w:rsidDel="00000000" w:rsidP="00000000" w:rsidRDefault="00000000" w:rsidRPr="00000000" w14:paraId="00000559">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Dozen Ninja (Demon King Daimao) (200)</w:t>
      </w:r>
      <w:r w:rsidDel="00000000" w:rsidR="00000000" w:rsidRPr="00000000">
        <w:rPr>
          <w:rtl w:val="0"/>
        </w:rPr>
        <w:t xml:space="preserve">: A dozen of your clan that </w:t>
      </w:r>
      <w:ins w:author="Poqrik Helix" w:id="249" w:date="2022-01-18T20:08:57Z">
        <w:r w:rsidDel="00000000" w:rsidR="00000000" w:rsidRPr="00000000">
          <w:rPr>
            <w:rtl w:val="0"/>
          </w:rPr>
          <w:t xml:space="preserve">are</w:t>
        </w:r>
      </w:ins>
      <w:del w:author="Poqrik Helix" w:id="249" w:date="2022-01-18T20:08:57Z">
        <w:r w:rsidDel="00000000" w:rsidR="00000000" w:rsidRPr="00000000">
          <w:rPr>
            <w:rtl w:val="0"/>
          </w:rPr>
          <w:delText xml:space="preserve">is</w:delText>
        </w:r>
      </w:del>
      <w:r w:rsidDel="00000000" w:rsidR="00000000" w:rsidRPr="00000000">
        <w:rPr>
          <w:rtl w:val="0"/>
        </w:rPr>
        <w:t xml:space="preserve"> sworn solely to you and no one else. They’re all willing to die on your command. They do not count as companions.</w:t>
        <w:br w:type="textWrapping"/>
      </w:r>
    </w:p>
    <w:p w:rsidR="00000000" w:rsidDel="00000000" w:rsidP="00000000" w:rsidRDefault="00000000" w:rsidRPr="00000000" w14:paraId="0000055A">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Circle of the Illuminated (Campione) (200)</w:t>
      </w:r>
      <w:r w:rsidDel="00000000" w:rsidR="00000000" w:rsidRPr="00000000">
        <w:rPr>
          <w:rtl w:val="0"/>
        </w:rPr>
        <w:t xml:space="preserve">: Gods are meant to be worshiped, and worshiping is what you get here. This is a rather large cult of mages, scholars and others ‘in the know’ dedicated to your being. From crazy devoted fans to vaguely interested people, and maybe even a descendant of yours. They will follow your commands and act like a source of information and supplies for your cause, but few of them have any noteworthy talent, most being little more than average humans.</w:t>
        <w:br w:type="textWrapping"/>
      </w:r>
    </w:p>
    <w:p w:rsidR="00000000" w:rsidDel="00000000" w:rsidP="00000000" w:rsidRDefault="00000000" w:rsidRPr="00000000" w14:paraId="0000055B">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Main Pawn (Dragon’s Dogma: Dark Arisen) (200)</w:t>
      </w:r>
      <w:r w:rsidDel="00000000" w:rsidR="00000000" w:rsidRPr="00000000">
        <w:rPr>
          <w:rtl w:val="0"/>
        </w:rPr>
        <w:t xml:space="preserve">: A malleable and ultimately expendable immortal being born of the Rift, and which can be summoned back to life to strictly serve their Arisen master should they die. A Pawn is a humanlike being that lacks any real willpower or soul of their own acting only as their Arisen desires. To the point that they look and act as their master prefers down to the smallest detail upon being first summoned. Though if you tell one to act stoic, explain what that is thoroughly enough, and give it some time, they'll be like a rock. "Main Pawn"s get a basic vocation for free, and will learn in addition to master their advanced version before you leave this world.</w:t>
        <w:br w:type="textWrapping"/>
      </w:r>
    </w:p>
    <w:p w:rsidR="00000000" w:rsidDel="00000000" w:rsidP="00000000" w:rsidRDefault="00000000" w:rsidRPr="00000000" w14:paraId="0000055C">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Minion Master (Overlord [Games]) (200)</w:t>
      </w:r>
      <w:r w:rsidDel="00000000" w:rsidR="00000000" w:rsidRPr="00000000">
        <w:rPr>
          <w:rtl w:val="0"/>
        </w:rPr>
        <w:t xml:space="preserve">: This old minion your choice of colour/Tribe, has survived for a long time and has seen many things happen, he is cunning, crafty and good at making plots as well ensuring your minions follow your orders properly and are not being lazy, he is also very loyal to you and has an affinity with leading and training his tribe, he also counts as a companion, you may buy one for each tribe/colour of minions.</w:t>
        <w:br w:type="textWrapping"/>
      </w:r>
    </w:p>
    <w:p w:rsidR="00000000" w:rsidDel="00000000" w:rsidP="00000000" w:rsidRDefault="00000000" w:rsidRPr="00000000" w14:paraId="0000055D">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Sassy Gay Roommate (Scott Pilgrim vs. The World) (200)</w:t>
      </w:r>
      <w:r w:rsidDel="00000000" w:rsidR="00000000" w:rsidRPr="00000000">
        <w:rPr>
          <w:rtl w:val="0"/>
        </w:rPr>
        <w:t xml:space="preserve">: Hey there guy (or girl)! This roommate comes with the ability to charm their way into the pants of anyone of the same gender, as well as a propensity for dealing wisdom and advice. They will (almost) always have your back, and won’t mind worrying about the finer details, such as bills to be paid, or the lease on your apartment.</w:t>
        <w:br w:type="textWrapping"/>
      </w:r>
    </w:p>
    <w:p w:rsidR="00000000" w:rsidDel="00000000" w:rsidP="00000000" w:rsidRDefault="00000000" w:rsidRPr="00000000" w14:paraId="0000055E">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Princess (The Legend of Neil) (200)</w:t>
      </w:r>
      <w:r w:rsidDel="00000000" w:rsidR="00000000" w:rsidRPr="00000000">
        <w:rPr>
          <w:rtl w:val="0"/>
        </w:rPr>
        <w:t xml:space="preserve">: Your love of the princess has betrayed you, Jumper! Or maybe you’re just addicted to picking up all the companions you can? Anyway, this is either Zelda, or one of her stereotypically named, but equally attractive sisters. Like Laquishelda.</w:t>
        <w:br w:type="textWrapping"/>
      </w:r>
    </w:p>
    <w:p w:rsidR="00000000" w:rsidDel="00000000" w:rsidP="00000000" w:rsidRDefault="00000000" w:rsidRPr="00000000" w14:paraId="0000055F">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Jumper’s Shade (The Legend of Zelda: Twilight Princess) (200)</w:t>
      </w:r>
      <w:r w:rsidDel="00000000" w:rsidR="00000000" w:rsidRPr="00000000">
        <w:rPr>
          <w:rtl w:val="0"/>
        </w:rPr>
        <w:t xml:space="preserve">: You can induce a strange vision when at rest, entering a ghostly landscape inhabited by a being that feels strangely familiar to you. Despite their corpse-like appearance, this shade is actually benevolent, wishing only to help you train your powers and develop your skills. Rarely, they may even develop new techniques for you to use, which you will be able to master with great ease. No matter how much time you spend training with the apparition, when you wake up you’ll find that only seconds have passed. Strangely, the shade is not only able to handle anything you throw at it when sparring, but they’re even able to replicate your abilities to an extent when demonstrating the techniques it has devised. How odd.</w:t>
        <w:br w:type="textWrapping"/>
      </w:r>
    </w:p>
    <w:p w:rsidR="00000000" w:rsidDel="00000000" w:rsidP="00000000" w:rsidRDefault="00000000" w:rsidRPr="00000000" w14:paraId="00000560">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Personnel (Ward) (200)</w:t>
      </w:r>
      <w:r w:rsidDel="00000000" w:rsidR="00000000" w:rsidRPr="00000000">
        <w:rPr>
          <w:rtl w:val="0"/>
        </w:rPr>
        <w:t xml:space="preserve">: This is a group of unpowered personnel necessary for the smooth operation of some kind of activity, they number enough to run a small office building and can be one of, support staff, administration, muscle, researchers/scientists, or covert agents. They might be mercenaries, officially recognized officers, or more typical employees as appropriate for you.</w:t>
        <w:br w:type="textWrapping"/>
      </w:r>
    </w:p>
    <w:p w:rsidR="00000000" w:rsidDel="00000000" w:rsidP="00000000" w:rsidRDefault="00000000" w:rsidRPr="00000000" w14:paraId="00000561">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Hulk Sma—Hulk Hug? (You Are The Jump-Chan) (200)</w:t>
      </w:r>
      <w:r w:rsidDel="00000000" w:rsidR="00000000" w:rsidRPr="00000000">
        <w:rPr>
          <w:rtl w:val="0"/>
        </w:rPr>
        <w:t xml:space="preserve">: When granting powers, you may choose to attach a change in mentality, personality, or mental state to said power.</w:t>
        <w:br w:type="textWrapping"/>
      </w:r>
    </w:p>
    <w:p w:rsidR="00000000" w:rsidDel="00000000" w:rsidP="00000000" w:rsidRDefault="00000000" w:rsidRPr="00000000" w14:paraId="00000562">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External Influence (EVO Search For Eden) (200)</w:t>
      </w:r>
      <w:r w:rsidDel="00000000" w:rsidR="00000000" w:rsidRPr="00000000">
        <w:rPr>
          <w:rtl w:val="0"/>
        </w:rPr>
        <w:t xml:space="preserve">: Creepy. You can now use your EVO and any relevant perks to evolve creatures and beings other than yourself. The cost to do so is less than it would take for you to make the same changes, letting you change small handfuls of individuals at a time for the same cost. This ability only works on willing or helpless targets.</w:t>
        <w:br w:type="textWrapping"/>
      </w:r>
    </w:p>
    <w:p w:rsidR="00000000" w:rsidDel="00000000" w:rsidP="00000000" w:rsidRDefault="00000000" w:rsidRPr="00000000" w14:paraId="00000563">
      <w:pPr>
        <w:pageBreakBefore w:val="0"/>
        <w:numPr>
          <w:ilvl w:val="2"/>
          <w:numId w:val="1"/>
        </w:numPr>
        <w:ind w:left="2160" w:hanging="360"/>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Evolutionary Potential (EVO Search For Eden) (Free)</w:t>
      </w:r>
      <w:r w:rsidDel="00000000" w:rsidR="00000000" w:rsidRPr="00000000">
        <w:rPr>
          <w:rtl w:val="0"/>
        </w:rPr>
        <w:t xml:space="preserve">: You now have the ability to gather and store an energy that can only be properly described as evolutionary potential or EVO for short. This will slowly accumulate as you go about the natural process of survival. Impressive acts such as surviving a natural disaster or mortal combat will grant you larger amounts, and eating food will give you some based on the relative value of it. Namely, the higher up on the food chain (meaning it processes larger amounts of biological energy) it is, the more you'll gain per pound. You do technically have a cap on how much you can store relative to your form, but it's large enough that at full capacity you could go through a large number of relatively extreme changes before bottoming out. Actually reaching that maximum is another story.</w:t>
        <w:br w:type="textWrapping"/>
      </w:r>
    </w:p>
    <w:p w:rsidR="00000000" w:rsidDel="00000000" w:rsidP="00000000" w:rsidRDefault="00000000" w:rsidRPr="00000000" w14:paraId="00000564">
      <w:pPr>
        <w:pageBreakBefore w:val="0"/>
        <w:numPr>
          <w:ilvl w:val="2"/>
          <w:numId w:val="1"/>
        </w:numPr>
        <w:ind w:left="2160" w:hanging="360"/>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Mysterious Time Stream Evolves You (EVO Search For Eden) (Free)</w:t>
      </w:r>
      <w:r w:rsidDel="00000000" w:rsidR="00000000" w:rsidRPr="00000000">
        <w:rPr>
          <w:rtl w:val="0"/>
        </w:rPr>
        <w:t xml:space="preserve">: I shouldn't have to explain why the natural process of evolution isn't really going to work for you. Thankfully you get to cheat. By expending EVO you can evolve yourself, with the cost depending on the scale and complexity of the change, along with how much it diverges from the current state of yourself and nature, as adaptation is specifically influenced by its environment. It's easier to become a large reptilian beast when the dinosaurs roam the earth for example. This only requires intent on your part, with nature handling the rest. Note that evolving leaves you with a new body in its prime, meaning you should haven’t to worry about old age. Evolving only requires several minutes to let the changes take place. Never more than five, and should you really push yourself you might be able to manage it in two, although it's advisable to take your time with the process as the end results will be much better if done with patience.</w:t>
        <w:br w:type="textWrapping"/>
      </w:r>
    </w:p>
    <w:p w:rsidR="00000000" w:rsidDel="00000000" w:rsidP="00000000" w:rsidRDefault="00000000" w:rsidRPr="00000000" w14:paraId="00000565">
      <w:pPr>
        <w:pageBreakBefore w:val="0"/>
        <w:numPr>
          <w:ilvl w:val="1"/>
          <w:numId w:val="1"/>
        </w:numPr>
        <w:ind w:left="1440" w:hanging="360"/>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Nundu (Fantastic Beasts) (200)</w:t>
      </w:r>
      <w:r w:rsidDel="00000000" w:rsidR="00000000" w:rsidRPr="00000000">
        <w:rPr>
          <w:rtl w:val="0"/>
        </w:rPr>
        <w:t xml:space="preserve">: A large creature that resembles a barbed big cat that can puff out its throat. Moves completely silently and is capable of exhaling a disease virulent enough to eliminate entire villages.</w:t>
        <w:br w:type="textWrapping"/>
      </w:r>
    </w:p>
    <w:p w:rsidR="00000000" w:rsidDel="00000000" w:rsidP="00000000" w:rsidRDefault="00000000" w:rsidRPr="00000000" w14:paraId="00000566">
      <w:pPr>
        <w:pageBreakBefore w:val="0"/>
        <w:numPr>
          <w:ilvl w:val="1"/>
          <w:numId w:val="1"/>
        </w:numPr>
        <w:ind w:left="1440" w:hanging="360"/>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Swooping Evil (Fantastic Beasts) (200)</w:t>
      </w:r>
      <w:r w:rsidDel="00000000" w:rsidR="00000000" w:rsidRPr="00000000">
        <w:rPr>
          <w:rtl w:val="0"/>
        </w:rPr>
        <w:t xml:space="preserve">: A winged vaguely reptilian creature with a skeletal head. Capable of shrinking into a small green ball that can be tossed by its handler causing it to swoop aggressively at a target before returning as a ball to its handler’s hand. Can suck out people’s brains and, when diluted, its venom can remove bad memories.</w:t>
        <w:br w:type="textWrapping"/>
      </w:r>
    </w:p>
    <w:p w:rsidR="00000000" w:rsidDel="00000000" w:rsidP="00000000" w:rsidRDefault="00000000" w:rsidRPr="00000000" w14:paraId="00000567">
      <w:pPr>
        <w:pageBreakBefore w:val="0"/>
        <w:numPr>
          <w:ilvl w:val="1"/>
          <w:numId w:val="1"/>
        </w:numPr>
        <w:ind w:left="1440" w:hanging="360"/>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Graphorn (Fantastic Beasts) (200)</w:t>
      </w:r>
      <w:r w:rsidDel="00000000" w:rsidR="00000000" w:rsidRPr="00000000">
        <w:rPr>
          <w:rtl w:val="0"/>
        </w:rPr>
        <w:t xml:space="preserve">: Large quadrupedal tentacle beasts that were driven to near extinction due to the value of their hides which is more durable than a dragon’s and repels the vast majority of spells.</w:t>
        <w:br w:type="textWrapping"/>
      </w:r>
      <w:r w:rsidDel="00000000" w:rsidR="00000000" w:rsidRPr="00000000">
        <w:rPr>
          <w:rtl w:val="0"/>
        </w:rPr>
      </w:r>
    </w:p>
    <w:p w:rsidR="00000000" w:rsidDel="00000000" w:rsidP="00000000" w:rsidRDefault="00000000" w:rsidRPr="00000000" w14:paraId="00000568">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Loyal Hunter (Lord of the Rings) (250)</w:t>
      </w:r>
      <w:r w:rsidDel="00000000" w:rsidR="00000000" w:rsidRPr="00000000">
        <w:rPr>
          <w:rtl w:val="0"/>
        </w:rPr>
        <w:t xml:space="preserve">: A loyal hunting assistant follows you. It is probably a hound of the woodsman or rangers, able and dutiful, but it may instead be a savage Warg. In any case, it is far more intelligent than your average dog (though not truly sentient) and will aid you throughout your journey.</w:t>
        <w:br w:type="textWrapping"/>
      </w:r>
    </w:p>
    <w:p w:rsidR="00000000" w:rsidDel="00000000" w:rsidP="00000000" w:rsidRDefault="00000000" w:rsidRPr="00000000" w14:paraId="00000569">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Mogamachi</w:t>
      </w:r>
      <w:r w:rsidDel="00000000" w:rsidR="00000000" w:rsidRPr="00000000">
        <w:rPr>
          <w:b w:val="1"/>
          <w:rtl w:val="0"/>
        </w:rPr>
        <w:t xml:space="preserve">/Ymir (Rune Factory) (300)</w:t>
      </w:r>
      <w:r w:rsidDel="00000000" w:rsidR="00000000" w:rsidRPr="00000000">
        <w:rPr>
          <w:rtl w:val="0"/>
        </w:rPr>
        <w:t xml:space="preserve">: </w:t>
      </w:r>
      <w:del w:author="Poqrik Helix" w:id="250" w:date="2022-01-16T05:23:02Z">
        <w:r w:rsidDel="00000000" w:rsidR="00000000" w:rsidRPr="00000000">
          <w:rPr>
            <w:rtl w:val="0"/>
          </w:rPr>
          <w:delText xml:space="preserve">y</w:delText>
        </w:r>
      </w:del>
      <w:ins w:author="Poqrik Helix" w:id="250" w:date="2022-01-16T05:23:02Z">
        <w:r w:rsidDel="00000000" w:rsidR="00000000" w:rsidRPr="00000000">
          <w:rPr>
            <w:rtl w:val="0"/>
          </w:rPr>
          <w:t xml:space="preserve">Y</w:t>
        </w:r>
      </w:ins>
      <w:r w:rsidDel="00000000" w:rsidR="00000000" w:rsidRPr="00000000">
        <w:rPr>
          <w:rtl w:val="0"/>
        </w:rPr>
        <w:t xml:space="preserve">ou get a giant golem that can traverse the ocean. This golem is connected to your house through a two-way door portal, on the golem and one inside your house. The golem has access to four different islands that contain no hostile monsters, each of the islands represent one of the four seasons, winter, summer, fall, and spring. Each of these islands are eternally that season, and different plants, or in winter’s case ores and crystals, can be grown there all year long. The golem is able to fight sea monsters and survive waterspouts, and over time it’s able to gain access to any of your level up systems.</w:t>
        <w:br w:type="textWrapping"/>
      </w:r>
    </w:p>
    <w:p w:rsidR="00000000" w:rsidDel="00000000" w:rsidP="00000000" w:rsidRDefault="00000000" w:rsidRPr="00000000" w14:paraId="0000056A">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Phoenix (Harry Potter) (300)</w:t>
      </w:r>
      <w:r w:rsidDel="00000000" w:rsidR="00000000" w:rsidRPr="00000000">
        <w:rPr>
          <w:rtl w:val="0"/>
        </w:rPr>
        <w:t xml:space="preserve">: A pet Phoenix. Able to carry immensely heavy loads, their tears have very powerful healing powers and they make for highly faithful pets.</w:t>
        <w:br w:type="textWrapping"/>
      </w:r>
    </w:p>
    <w:p w:rsidR="00000000" w:rsidDel="00000000" w:rsidP="00000000" w:rsidRDefault="00000000" w:rsidRPr="00000000" w14:paraId="0000056B">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Mearas (Lord of the Rings) (300)</w:t>
      </w:r>
      <w:r w:rsidDel="00000000" w:rsidR="00000000" w:rsidRPr="00000000">
        <w:rPr>
          <w:rtl w:val="0"/>
        </w:rPr>
        <w:t xml:space="preserve">: You have been blessed to ride one of the descendants of Felof, Lords of Horses. Your horse is more intelligent than the average human, can understand English, and can run at up to 50 MPH for days upon end.</w:t>
        <w:br w:type="textWrapping"/>
      </w:r>
    </w:p>
    <w:p w:rsidR="00000000" w:rsidDel="00000000" w:rsidP="00000000" w:rsidRDefault="00000000" w:rsidRPr="00000000" w14:paraId="0000056C">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Tamed Shirshu (Avatar the Last Airbender) (300)</w:t>
      </w:r>
      <w:r w:rsidDel="00000000" w:rsidR="00000000" w:rsidRPr="00000000">
        <w:rPr>
          <w:rtl w:val="0"/>
        </w:rPr>
        <w:t xml:space="preserve">: Large as a bull, this creature resembles a hybrid of a dog and a star-nosed mole, with a venomous tongue which would put an anteater to shame. Its saliva is a potent paralytic, with a single strike instantly leaving its victim immobile. It also has an unearthly sense of smell, and can track prey halfway across the world once it catches their scent. Yours is quite well-trained, and will both respond to your commands and allow riders without complaint.</w:t>
        <w:br w:type="textWrapping"/>
      </w:r>
    </w:p>
    <w:p w:rsidR="00000000" w:rsidDel="00000000" w:rsidP="00000000" w:rsidRDefault="00000000" w:rsidRPr="00000000" w14:paraId="0000056D">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Alpha (Megaman Zero) (300)</w:t>
      </w:r>
      <w:r w:rsidDel="00000000" w:rsidR="00000000" w:rsidRPr="00000000">
        <w:rPr>
          <w:rtl w:val="0"/>
        </w:rPr>
        <w:t xml:space="preserve">: A war machine straight from a laboratory has taken a liking to you. You don’t know who built your companion here, and you do hope that it wasn’t a certain exiled scientist, but one thing is clear: this companion’s specs are top notch, especially in said companion’s Punishment Form. When coupled with the Overdrive Invoke System it has, this companion is on par with one of Neo Arcadia’s elite Mutos Reploid commanders. Enjoy having a very strong personal sidekick or bodyguard.</w:t>
        <w:br w:type="textWrapping"/>
      </w:r>
    </w:p>
    <w:p w:rsidR="00000000" w:rsidDel="00000000" w:rsidP="00000000" w:rsidRDefault="00000000" w:rsidRPr="00000000" w14:paraId="0000056E">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Dragon Buddy (Spyro) (300)</w:t>
      </w:r>
      <w:r w:rsidDel="00000000" w:rsidR="00000000" w:rsidRPr="00000000">
        <w:rPr>
          <w:rtl w:val="0"/>
        </w:rPr>
        <w:t xml:space="preserve">: A dragon companion now accompanies you. They could be of any background but drop-in. If they're of higher rank than you they might try to pull some string s to get you in. But they only have so much influence before they get ousted by the others for foul play. But don't worry they're loyal to you and are willing to go to great lengths to keep you safe.</w:t>
        <w:br w:type="textWrapping"/>
      </w:r>
    </w:p>
    <w:p w:rsidR="00000000" w:rsidDel="00000000" w:rsidP="00000000" w:rsidRDefault="00000000" w:rsidRPr="00000000" w14:paraId="0000056F">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Homunculus (Fate/Stay Night) (300)</w:t>
      </w:r>
      <w:r w:rsidDel="00000000" w:rsidR="00000000" w:rsidRPr="00000000">
        <w:rPr>
          <w:rtl w:val="0"/>
        </w:rPr>
        <w:t xml:space="preserve">: Perhaps the Einzbern have given you a gift, or maybe you stole it for yourself. In either case, you now have the friendship of one of the Einzbern family’s Homunculus. A powerful Magus with albino features, they are incredibly loyal to you, and establishing a relationship with them wouldn’t be hard at all. Unlike other Homunculi, your one is a perfect one, and does not possess a finite lifespan like the others do.</w:t>
      </w:r>
      <w:r w:rsidDel="00000000" w:rsidR="00000000" w:rsidRPr="00000000">
        <w:rPr>
          <w:b w:val="1"/>
          <w:rtl w:val="0"/>
        </w:rPr>
        <w:br w:type="textWrapping"/>
      </w:r>
    </w:p>
    <w:p w:rsidR="00000000" w:rsidDel="00000000" w:rsidP="00000000" w:rsidRDefault="00000000" w:rsidRPr="00000000" w14:paraId="00000570">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Dragon (Demon King Daimao) (300)</w:t>
      </w:r>
      <w:r w:rsidDel="00000000" w:rsidR="00000000" w:rsidRPr="00000000">
        <w:rPr>
          <w:rtl w:val="0"/>
        </w:rPr>
        <w:t xml:space="preserve">: A great big dragon that can somehow hack God for various results. Surprisingly witty and comes with a ridiculous name.</w:t>
        <w:br w:type="textWrapping"/>
      </w:r>
    </w:p>
    <w:p w:rsidR="00000000" w:rsidDel="00000000" w:rsidP="00000000" w:rsidRDefault="00000000" w:rsidRPr="00000000" w14:paraId="00000571">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Paramour/Mistress (Overlord [Games]) (300)</w:t>
      </w:r>
      <w:r w:rsidDel="00000000" w:rsidR="00000000" w:rsidRPr="00000000">
        <w:rPr>
          <w:rtl w:val="0"/>
        </w:rPr>
        <w:t xml:space="preserve">: A person of great beauty that seems to be tailored to your own tastes and kinks, she/he can come from all sorts of places and will have some basic skill in helping organize your own domain and supervise as well direct your minions, you can choose their gender as well if they have an affinity for a specific kind of minion, which allows them to make that kind of minion like them more and train them to be better. Should you wish it they can be human or elf, and will always be loyal and in love(or lust) with to you, thankfully for your sanity said person will always be smarter than all those dim peasants out there, and count as companion, he/she will also be receptive with your fetishes.</w:t>
        <w:br w:type="textWrapping"/>
      </w:r>
    </w:p>
    <w:p w:rsidR="00000000" w:rsidDel="00000000" w:rsidP="00000000" w:rsidRDefault="00000000" w:rsidRPr="00000000" w14:paraId="00000572">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Baby Legendary (Pokemon Adventures) (300)</w:t>
      </w:r>
      <w:r w:rsidDel="00000000" w:rsidR="00000000" w:rsidRPr="00000000">
        <w:rPr>
          <w:rtl w:val="0"/>
        </w:rPr>
        <w:t xml:space="preserve">: This isn’t just any Pokemon or Baby Pokemon, this is a newly hatched legendary Pokemon! With this option you can have any legendary Pokemon join you. Note that this Legendary Pokemon is a newborn baby, meaning you can’t expect it to take down more than your average Rattata.</w:t>
        <w:br w:type="textWrapping"/>
      </w:r>
    </w:p>
    <w:p w:rsidR="00000000" w:rsidDel="00000000" w:rsidP="00000000" w:rsidRDefault="00000000" w:rsidRPr="00000000" w14:paraId="00000573">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Thunderbird (Fantastic Beasts) (300)</w:t>
      </w:r>
      <w:r w:rsidDel="00000000" w:rsidR="00000000" w:rsidRPr="00000000">
        <w:rPr>
          <w:rtl w:val="0"/>
        </w:rPr>
        <w:t xml:space="preserve">: A huge bird with six huge wings closely related to phoenixes. A thunderbird can sense danger approaching and can summon rain and storms with a flap of its wings. Its tail feathers are used as powerful wand cores.</w:t>
      </w:r>
      <w:r w:rsidDel="00000000" w:rsidR="00000000" w:rsidRPr="00000000">
        <w:rPr>
          <w:b w:val="1"/>
          <w:rtl w:val="0"/>
        </w:rPr>
        <w:br w:type="textWrapping"/>
      </w:r>
    </w:p>
    <w:p w:rsidR="00000000" w:rsidDel="00000000" w:rsidP="00000000" w:rsidRDefault="00000000" w:rsidRPr="00000000" w14:paraId="00000574">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Original Master (Avatar the Last Airbender) (400)</w:t>
      </w:r>
      <w:r w:rsidDel="00000000" w:rsidR="00000000" w:rsidRPr="00000000">
        <w:rPr>
          <w:rtl w:val="0"/>
        </w:rPr>
        <w:t xml:space="preserve">: The first Benders were not humans, but animals with deep understanding of their elements no human can match. You've gained a bond with one of these creatures, appropriate to your nation - Airbenders gain a Sky Bison calf, Earthbenders a Badgermole cub, and Firebenders a young Dragon. Each is still a child, though still large enough to ride, and will prove to be a loyal and powerful friend your entire life if cared for well. As the Water Tribe learned from the Moon and Sea, they will not gain an animal; instead, you gain a deep connection to these spirits. Aside from this enhancing your ability to learn Waterbending by watching the tides, you will find your waterskins full each night, and you will no longer lose power when the moon wanes, or even during a lunar eclipse. May be purchased more than once; additional purchases need not be a member of the same species as your Nation learned its art from, and will be at a discount.</w:t>
        <w:br w:type="textWrapping"/>
      </w:r>
    </w:p>
    <w:p w:rsidR="00000000" w:rsidDel="00000000" w:rsidP="00000000" w:rsidRDefault="00000000" w:rsidRPr="00000000" w14:paraId="00000575">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Junction System (Final Fantasy 8) (400)</w:t>
      </w:r>
      <w:r w:rsidDel="00000000" w:rsidR="00000000" w:rsidRPr="00000000">
        <w:rPr>
          <w:rtl w:val="0"/>
        </w:rPr>
        <w:t xml:space="preserve">: Invented by the legendary scientist Dr. Odine, the Junction System is a method by which a normal human draws special energy from draw points or monsters to gain a magic-like force called para-magic. Para-magic can be cast as spells, but each draw only grants a limited amount of casts per spell, per monster. These spells can run the full range of what you’d expect from combat magic, including healing, attacking, status-inflicting, and buffing spells of various kinds and strengths, along with a few more exotic spells. Para-magic can be stored indefinitely. A more advanced application is the Junctioning itself, in which a person attaches a Guardian Force (GF), a kind of elemental spirit, to themselves and uses their power to junction specific para-magic stocks in their individual ‘stats,’ using the magic to greatly boost their attributes or apply special effects like poison or sleep to their attacks, all of which can be swapped around or removed at will.</w:t>
        <w:br w:type="textWrapping"/>
        <w:br w:type="textWrapping"/>
        <w:t xml:space="preserve">The increase is tied directly to how many casts of a particular spell are stored, but to a total of 100, which are not consumed or otherwise diminished while junctioned. However, what stats can be boosted are determined by the experience and strengths of the GF, which must be increased through frequent summoning and training, and which are restricted to the limited stats supported by the Junction System. Unfortunately, the GFs take up residence inside of the user’s mind in the portion where they store their memories, slowly eroding the details of their history until it has induced total amnesia of events predating five years or so in the past. There have even been cases where the user forgot they had a GF junctioned at all. This drawback has made Junctioning controversial and unpopular outside of SeeD. On the bright side, you get 2 GFs of your own.</w:t>
        <w:br w:type="textWrapping"/>
      </w:r>
    </w:p>
    <w:p w:rsidR="00000000" w:rsidDel="00000000" w:rsidP="00000000" w:rsidRDefault="00000000" w:rsidRPr="00000000" w14:paraId="00000576">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Order of Jumper (Campione) (400)</w:t>
      </w:r>
      <w:r w:rsidDel="00000000" w:rsidR="00000000" w:rsidRPr="00000000">
        <w:rPr>
          <w:rtl w:val="0"/>
        </w:rPr>
        <w:t xml:space="preserve">: While not exactly at the same level of the Copper Black Cross or the Bronze Black Cross, this Order of Knights is still a fearsome thing. Completely under your control, it boasts a small, but capable number of members as well as connections all over the magic world. It also possesses several enterprises to fund their activities and a number of relics and weapons to draw from. Despite this, it can only hold a modest number of new recruits at the time, unless you put your effort into expanding the organization.</w:t>
        <w:br w:type="textWrapping"/>
      </w:r>
    </w:p>
    <w:p w:rsidR="00000000" w:rsidDel="00000000" w:rsidP="00000000" w:rsidRDefault="00000000" w:rsidRPr="00000000" w14:paraId="00000577">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Demon Possessed Magic Golem (That Time I Got Reincarnated As A Slime) (400)</w:t>
      </w:r>
      <w:r w:rsidDel="00000000" w:rsidR="00000000" w:rsidRPr="00000000">
        <w:rPr>
          <w:rtl w:val="0"/>
        </w:rPr>
        <w:t xml:space="preserve">: A magical golem you’ve made completely of Orichalcum and had possessed by a strong Demon you summoned. It’s completely loyal to you and likes to act as a sort of butler to you. Its body can regenerate from most any damage it incurs as long as there is enough magic around for it to do so.</w:t>
        <w:br w:type="textWrapping"/>
      </w:r>
    </w:p>
    <w:p w:rsidR="00000000" w:rsidDel="00000000" w:rsidP="00000000" w:rsidRDefault="00000000" w:rsidRPr="00000000" w14:paraId="00000578">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Regi Guardians (Generic Pokemon Mystery Dungeon AU) (400):</w:t>
      </w:r>
      <w:r w:rsidDel="00000000" w:rsidR="00000000" w:rsidRPr="00000000">
        <w:rPr>
          <w:rtl w:val="0"/>
        </w:rPr>
        <w:t xml:space="preserve"> Regirock, RegIce, Registeel, Regigigas. These are the four “Golem” Pokemon of legend. Guardians of ancient ruins and treasures, formers of continents. These ancient, Automata-like Pokemon stand a silent Vigil above this world and normally wouldn’t stoop so low as to be the personal guards of some uppity explorer’s base. Well, except this quartet. You have the four Regis now as followers, each of them is powerful enough to blow holes into battleships with their Hyper Beams, tank high explosive and armor piercing rounds with ease and their Operating System is top notch so they won’t glitch out on you and attack you or your friends</w:t>
        <w:br w:type="textWrapping"/>
      </w:r>
    </w:p>
    <w:p w:rsidR="00000000" w:rsidDel="00000000" w:rsidP="00000000" w:rsidRDefault="00000000" w:rsidRPr="00000000" w14:paraId="00000579">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Skill Sharing (Generic Isekai) (400)</w:t>
      </w:r>
      <w:r w:rsidDel="00000000" w:rsidR="00000000" w:rsidRPr="00000000">
        <w:rPr>
          <w:rtl w:val="0"/>
        </w:rPr>
        <w:t xml:space="preserve">: Whenever you kill something, or, if you are merciful, merely beat them within an inch of their life, you may gain one of their skills for yourself. This may be anything from their Sword Mastery or their Singing. If you did not kill your victim, you may choose whether you steal their skill or merely copy it. This effect can only be used once per individual. You may also temporarily copy every skill and ability you have to a single other person, by touching them. They will have all your powers, and know everything you know about how to use them. This wears off after one day, unless you refresh it.</w:t>
        <w:br w:type="textWrapping"/>
      </w:r>
    </w:p>
    <w:p w:rsidR="00000000" w:rsidDel="00000000" w:rsidP="00000000" w:rsidRDefault="00000000" w:rsidRPr="00000000" w14:paraId="0000057A">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Bleeding Heart (Kingdom Hearts Birth By Sleep) (400)</w:t>
      </w:r>
      <w:r w:rsidDel="00000000" w:rsidR="00000000" w:rsidRPr="00000000">
        <w:rPr>
          <w:rtl w:val="0"/>
        </w:rPr>
        <w:t xml:space="preserve">: There is something weird going on inside your heart. It seems your negative emotions have a tendency to spill out into the real world, taking physical form as the strange monsters called Unversed. As they come from you, you can control them easily and share their senses. They grow in strength by feeding on the negative emotions of others. When defeated their negativity will flow right back to you, allowing you to recreate them, and potentially increase their numbers, should they have gathered more negativity. The process of negative emotions returning from a defeated Unversed is painful, and likely to cause the unintentional spawning of more Unversed unless careful control over the process is gained. While one could use this cyclical effect to create truly staggering numbers of Unversed, be warned that this process once broke a heart made of Darkness – it is not a course to be taken lightly.</w:t>
      </w:r>
      <w:r w:rsidDel="00000000" w:rsidR="00000000" w:rsidRPr="00000000">
        <w:rPr>
          <w:b w:val="1"/>
          <w:rtl w:val="0"/>
        </w:rPr>
        <w:br w:type="textWrapping"/>
      </w:r>
    </w:p>
    <w:p w:rsidR="00000000" w:rsidDel="00000000" w:rsidP="00000000" w:rsidRDefault="00000000" w:rsidRPr="00000000" w14:paraId="0000057B">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Clone Companion (Star Wars the Clone Wars) (500)</w:t>
      </w:r>
      <w:r w:rsidDel="00000000" w:rsidR="00000000" w:rsidRPr="00000000">
        <w:rPr>
          <w:rtl w:val="0"/>
        </w:rPr>
        <w:t xml:space="preserve">: Fresh out of the Kamino cloning vats. This individual is your own perfect genetic clone who’ll serve you willingly till their death. They've rapidly aged up and have received all their education from virtual computer programs. They possess all your physical abilities as well as your non-major skills, but they lack any of your supernatural abilities except for your force powers.</w:t>
        <w:br w:type="textWrapping"/>
      </w:r>
    </w:p>
    <w:p w:rsidR="00000000" w:rsidDel="00000000" w:rsidP="00000000" w:rsidRDefault="00000000" w:rsidRPr="00000000" w14:paraId="0000057C">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Hazy Reflection (Kingdom Hearts) (500)</w:t>
      </w:r>
      <w:r w:rsidDel="00000000" w:rsidR="00000000" w:rsidRPr="00000000">
        <w:rPr>
          <w:rtl w:val="0"/>
        </w:rPr>
        <w:t xml:space="preserve">: You can now summon your very own custom Nobody! The quantities you can summon at a time depends on their size.</w:t>
        <w:br w:type="textWrapping"/>
      </w:r>
    </w:p>
    <w:p w:rsidR="00000000" w:rsidDel="00000000" w:rsidP="00000000" w:rsidRDefault="00000000" w:rsidRPr="00000000" w14:paraId="0000057D">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A Persisting Emptiness (Kingdom Hearts) (Free)</w:t>
      </w:r>
      <w:r w:rsidDel="00000000" w:rsidR="00000000" w:rsidRPr="00000000">
        <w:rPr>
          <w:rtl w:val="0"/>
        </w:rPr>
        <w:t xml:space="preserve">: So long as you can summon Nobodies you can now bind some of them to an area or object which, once entered or interacted with, will spawn those Nobodies to fight the interlopers. They won’t attack you or your friends unless you want them to, and if an item is moved too far from where it was imbued the binding will fail. Nobodies bound inside vehicles are the exception to this. Binding Nobodies like this doesn't count towards your active limit, instead you can bind up to your active limit’s worth of Nobodies in up to three places or items.</w:t>
        <w:br w:type="textWrapping"/>
      </w:r>
    </w:p>
    <w:p w:rsidR="00000000" w:rsidDel="00000000" w:rsidP="00000000" w:rsidRDefault="00000000" w:rsidRPr="00000000" w14:paraId="0000057E">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You Are Nobody (Kingdom Hearts) (Free)</w:t>
      </w:r>
      <w:r w:rsidDel="00000000" w:rsidR="00000000" w:rsidRPr="00000000">
        <w:rPr>
          <w:rtl w:val="0"/>
        </w:rPr>
        <w:t xml:space="preserve">: Your status as a being that doesn’t exist lets you call upon other non-existent beings. The Dusks and Creepers appear upon command, and will attack your foes en masse. Calling upon up to two dozen of these is as easy as breathing, though replacing them continuously will start to drain you rather quickly. Your power will let you bring these monsters into ‘existence’ even in other worlds, and they will bow to your will like puppets on strings, or extra limbs if you prefer that analogy. Dispelling them, or any from the subsequent perk tree is as easy as willing them away.</w:t>
        <w:br w:type="textWrapping"/>
      </w:r>
    </w:p>
    <w:p w:rsidR="00000000" w:rsidDel="00000000" w:rsidP="00000000" w:rsidRDefault="00000000" w:rsidRPr="00000000" w14:paraId="0000057F">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End of Day (Kingdom Hearts) (Free)</w:t>
      </w:r>
      <w:r w:rsidDel="00000000" w:rsidR="00000000" w:rsidRPr="00000000">
        <w:rPr>
          <w:rtl w:val="0"/>
        </w:rPr>
        <w:t xml:space="preserve">: Most varieties of Nobodies will now heed your summons. Snipers, Assassins, Samurai, Dancers, and Gamblers take only a few moments to bring forth and only take little effort. Half a dozen can be brought forth at a time. Increases the Nobodies capable of being summoned by You Are Nobody.</w:t>
        <w:br w:type="textWrapping"/>
      </w:r>
    </w:p>
    <w:p w:rsidR="00000000" w:rsidDel="00000000" w:rsidP="00000000" w:rsidRDefault="00000000" w:rsidRPr="00000000" w14:paraId="00000580">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Empty Hearts (Kingdom Hearts) (Free)</w:t>
      </w:r>
      <w:r w:rsidDel="00000000" w:rsidR="00000000" w:rsidRPr="00000000">
        <w:rPr>
          <w:rtl w:val="0"/>
        </w:rPr>
        <w:t xml:space="preserve">: Dragoons, spear wielding warriors with a deadly leap attack. Berserkers, extremely durable soldiers whose hammers deal immense damage. Sorcerers, floating magicians with conjured cubes that can repel attacks before zooming in to attack. These three breeds of Nobodies are the elites of the Nobodies, and will each put up a challenge by themselves. You can use two or three at a time, but it’s much more difficult to do so than your lesser summons. Replacing them more once every ten to twenty minutes would be very draining. Providing them with Dusks and Creepers as backup is a breeze, but using them alongside more powerful Nobodies will be quite a noticeable drain. Increases the nobodies capable of being summoned by You Are Nobody and End of Day.</w:t>
        <w:br w:type="textWrapping"/>
      </w:r>
    </w:p>
    <w:p w:rsidR="00000000" w:rsidDel="00000000" w:rsidP="00000000" w:rsidRDefault="00000000" w:rsidRPr="00000000" w14:paraId="00000581">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The Summons That Never Were (Kingdom Hearts) (Free)</w:t>
      </w:r>
      <w:r w:rsidDel="00000000" w:rsidR="00000000" w:rsidRPr="00000000">
        <w:rPr>
          <w:rtl w:val="0"/>
        </w:rPr>
        <w:t xml:space="preserve">: Swift and deadly, capable of wreaking devastation across the landscape, Twilight Thorn, Spectre, and even the mighty Angel of Death are yours to command. Only a single such monster will answer your call at a time, and it will be a significant effort to call upon them, but the damage they can deal makes it worthwhile. Increases the Nobodies capable of being summoned by Empty Hearts, End of Day, and You Are Nobody.</w:t>
        <w:br w:type="textWrapping"/>
      </w:r>
    </w:p>
    <w:p w:rsidR="00000000" w:rsidDel="00000000" w:rsidP="00000000" w:rsidRDefault="00000000" w:rsidRPr="00000000" w14:paraId="00000582">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World of Nothingness (Kingdom Hearts) (Free)</w:t>
      </w:r>
      <w:r w:rsidDel="00000000" w:rsidR="00000000" w:rsidRPr="00000000">
        <w:rPr>
          <w:rtl w:val="0"/>
        </w:rPr>
        <w:t xml:space="preserve">: Part city, part castle, part dragon, this monstrous Nobody can be called forth with an exhausting effort, but wil then lay waste to huge swathes of almost any battlefield. Throwing lasers and buildings at your foes, this being is one monster army. Providing other Nobodies as backup will be a challenge though, as the drain will reach critical levels quickly. You control it by sitting on the throne located in its head, and can direct it with ease of moving your own limbs. Increases the Nobodies capable of being summoned by The Summons That Never Were, Empty Hearts, End of Day, and You Are Nobody.</w:t>
        <w:br w:type="textWrapping"/>
      </w:r>
    </w:p>
    <w:p w:rsidR="00000000" w:rsidDel="00000000" w:rsidP="00000000" w:rsidRDefault="00000000" w:rsidRPr="00000000" w14:paraId="00000583">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Watch Your Shadow (Kingdom Hearts) (500)</w:t>
      </w:r>
      <w:r w:rsidDel="00000000" w:rsidR="00000000" w:rsidRPr="00000000">
        <w:rPr>
          <w:rtl w:val="0"/>
        </w:rPr>
        <w:t xml:space="preserve">: You have such darkness in your Heart that you can call Heartless to do your bidding. You can call upon the most common Heartless, the Shadows and Soldiers, and can have about two dozen active at once. Sending these summons scuttling towards your foes ias almost effortless, though constantly replacing them will quickly drain upon your energy. The monsters summoned by this perk and its subsequent add-ons are almost extensions of yourself - an expression of your darkness  that will let you call on them even in other worlds. They will be totally obedient to you. Dispelling them, or any from the subsequent perk tree is as easy as willing them away.</w:t>
        <w:br w:type="textWrapping"/>
      </w:r>
    </w:p>
    <w:p w:rsidR="00000000" w:rsidDel="00000000" w:rsidP="00000000" w:rsidRDefault="00000000" w:rsidRPr="00000000" w14:paraId="00000584">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A Lasting Shadow (Kingdom Hearts) (Free)</w:t>
      </w:r>
      <w:r w:rsidDel="00000000" w:rsidR="00000000" w:rsidRPr="00000000">
        <w:rPr>
          <w:rtl w:val="0"/>
        </w:rPr>
        <w:t xml:space="preserve">:If you can summon Heartless you now gain the ability to bind a few of them into places or items to attack whoever next interacts with the item, or visits the location, yourself excluded of course. These Heartless can’t move far from the area the item or object was corrupted (with the exception appearing inside vehicles and the like) but once imbued no longer count towards your normal active Heartless limits. Instead you can imbue up to your active limits in up to three areas or objects to attack interlopers.</w:t>
        <w:br w:type="textWrapping"/>
      </w:r>
    </w:p>
    <w:p w:rsidR="00000000" w:rsidDel="00000000" w:rsidP="00000000" w:rsidRDefault="00000000" w:rsidRPr="00000000" w14:paraId="00000585">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Army of Darkness (Kingdom Hearts) (Free)</w:t>
      </w:r>
      <w:r w:rsidDel="00000000" w:rsidR="00000000" w:rsidRPr="00000000">
        <w:rPr>
          <w:rtl w:val="0"/>
        </w:rPr>
        <w:t xml:space="preserve">: You can now summon most Heartless, from Large Bodies to Air Soldiers, to Powerwilds and Wyverns. You can call upon half a dozen such creatures, along with your dozen lesser Heartless. It takes a few moments to call upon these Heartless, and doing so takes a little effort. Increases the number of Heartless capable of being called by Watch Your Shadow.</w:t>
        <w:br w:type="textWrapping"/>
      </w:r>
    </w:p>
    <w:p w:rsidR="00000000" w:rsidDel="00000000" w:rsidP="00000000" w:rsidRDefault="00000000" w:rsidRPr="00000000" w14:paraId="00000586">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The Closer You Get To The Light (Kingdom Hearts) (Free)</w:t>
      </w:r>
      <w:r w:rsidDel="00000000" w:rsidR="00000000" w:rsidRPr="00000000">
        <w:rPr>
          <w:rtl w:val="0"/>
        </w:rPr>
        <w:t xml:space="preserve">: The elites of the Heartless now flock to your banner. Invisibles, Defenders, Assault Riders and more. These are the enemies that can put up a challenge by themselves, and you can bring forth two or three at a time. It is difficult to call upon these skilled fighters, though you could call upon a few every ten or twenty minutes without feeling much of a drain. Using them alongside Shadows and Soldiers is fairly easy, but summoning them with your Army of Darkness will have a much bigger impact on you. Increases the number of Heartless capable of being called by Watch Your Shadow and Army of Darkness.</w:t>
        <w:br w:type="textWrapping"/>
      </w:r>
    </w:p>
    <w:p w:rsidR="00000000" w:rsidDel="00000000" w:rsidP="00000000" w:rsidRDefault="00000000" w:rsidRPr="00000000" w14:paraId="00000587">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The Greater Your Shadow Becomes (Kingdom Hearts) (Free)</w:t>
      </w:r>
      <w:r w:rsidDel="00000000" w:rsidR="00000000" w:rsidRPr="00000000">
        <w:rPr>
          <w:rtl w:val="0"/>
        </w:rPr>
        <w:t xml:space="preserve">: The mightiest of Heartless now come under your call. You can unleash a single boss monster at a time, from the unpredictable Trickmaster to the enormous Behemoth, Darkside, and Groundshaker; all are at your command, though it takes considerable effort to call upon them. Using them alongside anything other than Shadows and Soldiers will be very tiring. Increases the number of Heartless capable of being called by The Closer You Get To The Light, Watch Your Shadow and Army of Darkness.</w:t>
        <w:br w:type="textWrapping"/>
      </w:r>
    </w:p>
    <w:p w:rsidR="00000000" w:rsidDel="00000000" w:rsidP="00000000" w:rsidRDefault="00000000" w:rsidRPr="00000000" w14:paraId="00000588">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World of Chaos (Kingdom Hearts) (Free)</w:t>
      </w:r>
      <w:r w:rsidDel="00000000" w:rsidR="00000000" w:rsidRPr="00000000">
        <w:rPr>
          <w:rtl w:val="0"/>
        </w:rPr>
        <w:t xml:space="preserve">: You can call upon the biggest and one of the most powerful Heartless ever seen: a monstrosity the size of a battleship, bristling with ‘organic’ laser turrets, force fields, and has a variety of blasting attacks that’ll make short work of all but the most powerful of foes. Calling upon this veritable demon will be a time consuming effort, leaving you drained for a while. Fortunately, it can defend as you recover. Calling upon other Heartless alongside this is extremely draining, and should only be done in the direst of circumstances. To control this massive monster you’ll be attached to it via cables connected to your back and spine that lead into the humanoid form’s chest cavity, which you can retreat within for protection. Controlling the entire beast is as easy as moving your own limbs. Increases the number of Heartless capable of being called by The Greater Your Shadow Becomes, The Closer You Get To The Light, Watch Your Shadow and Army of Darkness.</w:t>
        <w:br w:type="textWrapping"/>
      </w:r>
    </w:p>
    <w:p w:rsidR="00000000" w:rsidDel="00000000" w:rsidP="00000000" w:rsidRDefault="00000000" w:rsidRPr="00000000" w14:paraId="00000589">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Bandit Cult (Borderlands 3) (600)</w:t>
      </w:r>
      <w:r w:rsidDel="00000000" w:rsidR="00000000" w:rsidRPr="00000000">
        <w:rPr>
          <w:rtl w:val="0"/>
        </w:rPr>
        <w:t xml:space="preserve">: You’ve got your own cult of personality equal to the Children Of The Vault. Made up of bandits, the billions strong leftovers of the Corporate Wars and uncaring company policies. They will follow you, kill for you and die for you, but they are still bandits. Expect to see rampant cannibalism, meat bicycles, murder livestreams and so on. Do you have the charisma to keep them in check, or at least following your goals?</w:t>
        <w:br w:type="textWrapping"/>
      </w:r>
    </w:p>
    <w:p w:rsidR="00000000" w:rsidDel="00000000" w:rsidP="00000000" w:rsidRDefault="00000000" w:rsidRPr="00000000" w14:paraId="0000058A">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Digivice (Digimon) (600)</w:t>
      </w:r>
      <w:r w:rsidDel="00000000" w:rsidR="00000000" w:rsidRPr="00000000">
        <w:rPr>
          <w:rtl w:val="0"/>
        </w:rPr>
        <w:t xml:space="preserve">: A device to help manage and control your digimon</w:t>
        <w:br w:type="textWrapping"/>
      </w:r>
    </w:p>
    <w:p w:rsidR="00000000" w:rsidDel="00000000" w:rsidP="00000000" w:rsidRDefault="00000000" w:rsidRPr="00000000" w14:paraId="0000058B">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Digimon (Digimon) (Free)</w:t>
      </w:r>
      <w:r w:rsidDel="00000000" w:rsidR="00000000" w:rsidRPr="00000000">
        <w:rPr>
          <w:rtl w:val="0"/>
        </w:rPr>
        <w:t xml:space="preserve">: You gain a free in-training digimon complete with an entire digivolution line to access the power of.</w:t>
        <w:br w:type="textWrapping"/>
      </w:r>
    </w:p>
    <w:p w:rsidR="00000000" w:rsidDel="00000000" w:rsidP="00000000" w:rsidRDefault="00000000" w:rsidRPr="00000000" w14:paraId="0000058C">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Side Evolution (Digimon) (Free)</w:t>
      </w:r>
      <w:r w:rsidDel="00000000" w:rsidR="00000000" w:rsidRPr="00000000">
        <w:rPr>
          <w:rtl w:val="0"/>
        </w:rPr>
        <w:t xml:space="preserve">: Feel like having two different digivolution chains? This allows for one digimon to have branching evolutions.</w:t>
        <w:br w:type="textWrapping"/>
      </w:r>
    </w:p>
    <w:p w:rsidR="00000000" w:rsidDel="00000000" w:rsidP="00000000" w:rsidRDefault="00000000" w:rsidRPr="00000000" w14:paraId="0000058D">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Warp Evolution (Digimon) (Free)</w:t>
      </w:r>
      <w:r w:rsidDel="00000000" w:rsidR="00000000" w:rsidRPr="00000000">
        <w:rPr>
          <w:rtl w:val="0"/>
        </w:rPr>
        <w:t xml:space="preserve">: Removes the need to digivolve step-by-step. Instead just skip right to ultimate or even mega if you’ve reached it before. This can only be used to warp through two evolution trees.</w:t>
        <w:br w:type="textWrapping"/>
      </w:r>
    </w:p>
    <w:p w:rsidR="00000000" w:rsidDel="00000000" w:rsidP="00000000" w:rsidRDefault="00000000" w:rsidRPr="00000000" w14:paraId="0000058E">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Bio-Merge Evolution (Digimon) (Free)</w:t>
      </w:r>
      <w:r w:rsidDel="00000000" w:rsidR="00000000" w:rsidRPr="00000000">
        <w:rPr>
          <w:rtl w:val="0"/>
        </w:rPr>
        <w:t xml:space="preserve">: Combine yourself with your digimon to fight as one. Similar to warp evolution but this only jumps to a mega-level digimon. This gives the digimon a second mega form.</w:t>
        <w:br w:type="textWrapping"/>
      </w:r>
    </w:p>
    <w:p w:rsidR="00000000" w:rsidDel="00000000" w:rsidP="00000000" w:rsidRDefault="00000000" w:rsidRPr="00000000" w14:paraId="0000058F">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Sustained Evolution (Digimon) (Free)</w:t>
      </w:r>
      <w:r w:rsidDel="00000000" w:rsidR="00000000" w:rsidRPr="00000000">
        <w:rPr>
          <w:rtl w:val="0"/>
        </w:rPr>
        <w:t xml:space="preserve">: This allows your digimon to make a digivolution permanent so they no longer need to degenerate after a fight. When using a spirit, you may use the attacks of your evolved forms without digivolving. Only base digivolutions can be sustained, you cannot sustain a Bio-Merge form.</w:t>
        <w:br w:type="textWrapping"/>
      </w:r>
    </w:p>
    <w:p w:rsidR="00000000" w:rsidDel="00000000" w:rsidP="00000000" w:rsidRDefault="00000000" w:rsidRPr="00000000" w14:paraId="00000590">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Card Slash (Digimon) (Free)</w:t>
      </w:r>
      <w:r w:rsidDel="00000000" w:rsidR="00000000" w:rsidRPr="00000000">
        <w:rPr>
          <w:rtl w:val="0"/>
        </w:rPr>
        <w:t xml:space="preserve">: This attachment allows data cards to modify living digimon. Getting your digimon airborne or just arming them with the Sword of Annihilation just got a whole lot easier.</w:t>
        <w:br w:type="textWrapping"/>
      </w:r>
    </w:p>
    <w:p w:rsidR="00000000" w:rsidDel="00000000" w:rsidP="00000000" w:rsidRDefault="00000000" w:rsidRPr="00000000" w14:paraId="00000591">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Data Cards (Digimon) (Free)</w:t>
      </w:r>
      <w:r w:rsidDel="00000000" w:rsidR="00000000" w:rsidRPr="00000000">
        <w:rPr>
          <w:rtl w:val="0"/>
        </w:rPr>
        <w:t xml:space="preserve">: A deck of 50 cards, these can either be used with the card slash or for card battles.</w:t>
        <w:br w:type="textWrapping"/>
      </w:r>
    </w:p>
    <w:p w:rsidR="00000000" w:rsidDel="00000000" w:rsidP="00000000" w:rsidRDefault="00000000" w:rsidRPr="00000000" w14:paraId="00000592">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Armour Digi-Eggs (Digimon) (Free)</w:t>
      </w:r>
      <w:r w:rsidDel="00000000" w:rsidR="00000000" w:rsidRPr="00000000">
        <w:rPr>
          <w:rtl w:val="0"/>
        </w:rPr>
        <w:t xml:space="preserve">: Nine rare and ancient items, they allow your digimon to perform an ancient type of digivolution known as Armor Digivolution. Only six modern digimon have the ability to use allo nine to armor digivolve.</w:t>
        <w:br w:type="textWrapping"/>
      </w:r>
    </w:p>
    <w:p w:rsidR="00000000" w:rsidDel="00000000" w:rsidP="00000000" w:rsidRDefault="00000000" w:rsidRPr="00000000" w14:paraId="00000593">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Dragon Egg (A Song of Ice and Fire) (600)</w:t>
      </w:r>
      <w:r w:rsidDel="00000000" w:rsidR="00000000" w:rsidRPr="00000000">
        <w:rPr>
          <w:rtl w:val="0"/>
        </w:rPr>
        <w:t xml:space="preserve">: A dragon egg. It will hatch naturally in around a week. Your dragon will be loyal and take basic instruction but is ferocious. Young dragons are vulnerable.</w:t>
        <w:br w:type="textWrapping"/>
      </w:r>
    </w:p>
    <w:p w:rsidR="00000000" w:rsidDel="00000000" w:rsidP="00000000" w:rsidRDefault="00000000" w:rsidRPr="00000000" w14:paraId="00000594">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The Final Aeon (Final Fantasy 10)</w:t>
      </w:r>
      <w:r w:rsidDel="00000000" w:rsidR="00000000" w:rsidRPr="00000000">
        <w:rPr>
          <w:rtl w:val="0"/>
        </w:rPr>
        <w:t xml:space="preserve"> </w:t>
      </w:r>
      <w:r w:rsidDel="00000000" w:rsidR="00000000" w:rsidRPr="00000000">
        <w:rPr>
          <w:b w:val="1"/>
          <w:rtl w:val="0"/>
        </w:rPr>
        <w:t xml:space="preserve">(600)</w:t>
      </w:r>
      <w:r w:rsidDel="00000000" w:rsidR="00000000" w:rsidRPr="00000000">
        <w:rPr>
          <w:rtl w:val="0"/>
        </w:rPr>
        <w:t xml:space="preserve">: Perhaps you already reached Zanarkand once. Perhaps this is your last moment of preparation before Sin. But fate is cruel. The Aeons you have collected will all be butchered and Sin will be reborn. From among the masses of Aeons that you have already come to possess – out of those available in Spira, you may pick a single one. The corruption of Yu Yevon lingers on them, and they’ll become a Heretic Aeon, but you may decide whether they are a summon or companion. The Dark Aeon is a forbidden force, and you’ll find that though they start off already very strong – they also grow steadily as they consume spirits of the same nature as them.</w:t>
        <w:br w:type="textWrapping"/>
      </w:r>
    </w:p>
    <w:p w:rsidR="00000000" w:rsidDel="00000000" w:rsidP="00000000" w:rsidRDefault="00000000" w:rsidRPr="00000000" w14:paraId="00000595">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Princes of the Universe (Campione) (600)</w:t>
      </w:r>
      <w:r w:rsidDel="00000000" w:rsidR="00000000" w:rsidRPr="00000000">
        <w:rPr>
          <w:rtl w:val="0"/>
        </w:rPr>
        <w:t xml:space="preserve">: Pandora is the name of the goddess who creates the Campione. An artifact known as the Circle of Usurpation, and a glitch in the system of divine reincarnation allows her to take certain things from the slain heretic gods, and instead award them to her adopted children. Regardless of the details of the system, you now own a slightly different copy. This fake Circle of Usurpation is not necessary to continue to grow in power in other worlds, but rather for other worlds to grow in power. Once per jump you can select a ‘type’ of foe for this to affect. In the same way Campione gains Authorities from the slain Gods, you can set a system that gives powers from those slain beings to others that match your rules.</w:t>
        <w:br w:type="textWrapping"/>
      </w:r>
    </w:p>
    <w:p w:rsidR="00000000" w:rsidDel="00000000" w:rsidP="00000000" w:rsidRDefault="00000000" w:rsidRPr="00000000" w14:paraId="00000596">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Beast Mastery (Pathfinder) (600)</w:t>
      </w:r>
      <w:r w:rsidDel="00000000" w:rsidR="00000000" w:rsidRPr="00000000">
        <w:rPr>
          <w:rtl w:val="0"/>
        </w:rPr>
        <w:t xml:space="preserve">: Most rangers can only bond with a single animal companion. Your ability to command the beasts of the wild is greatly enhanced, and you may have that deep, meaningful connection to as many animals as you’re capable of managing. Animal is a fairly loose definition, and you’ll be able to bond with and command greater wild beasts. At the height of this ability, this could extend to dinosaurs, whales, or perhaps even aliens! Won’t help you control sentient fauna, but anything below that threshold is fair game.</w:t>
        <w:br w:type="textWrapping"/>
      </w:r>
    </w:p>
    <w:p w:rsidR="00000000" w:rsidDel="00000000" w:rsidP="00000000" w:rsidRDefault="00000000" w:rsidRPr="00000000" w14:paraId="00000597">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GS-Ball (Pokemon Adventures) (600)</w:t>
      </w:r>
      <w:r w:rsidDel="00000000" w:rsidR="00000000" w:rsidRPr="00000000">
        <w:rPr>
          <w:rtl w:val="0"/>
        </w:rPr>
        <w:t xml:space="preserve">: A unique Pokeball created from a Rainbow Wing and Silver Wing. This device is specifically designed and capable of “Catching Time Itself”, in the form of Celebi. This GS-Ball already contains a Celebi which, once every 10 years, may travel back in time to change the timeline in a manner of your desire. You will then find yourself in the new timeline.</w:t>
        <w:br w:type="textWrapping"/>
      </w:r>
    </w:p>
    <w:p w:rsidR="00000000" w:rsidDel="00000000" w:rsidP="00000000" w:rsidRDefault="00000000" w:rsidRPr="00000000" w14:paraId="00000598">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Party Leader (Dragon Quest Builders) (600)</w:t>
      </w:r>
      <w:r w:rsidDel="00000000" w:rsidR="00000000" w:rsidRPr="00000000">
        <w:rPr>
          <w:rtl w:val="0"/>
        </w:rPr>
        <w:t xml:space="preserve">: </w:t>
      </w:r>
      <w:r w:rsidDel="00000000" w:rsidR="00000000" w:rsidRPr="00000000">
        <w:rPr>
          <w:rtl w:val="0"/>
        </w:rPr>
        <w:t xml:space="preserve">a true leader fights on the front lines of their armies, but there are no armies left, just ragtag bands of civilians liable to die if a monster looks at them funny. So to help fix this your allies who follow you into combat cannot be killed or knocked unconscious so long as you are fighting on the front lines next to them.</w:t>
        <w:br w:type="textWrapping"/>
      </w:r>
    </w:p>
    <w:p w:rsidR="00000000" w:rsidDel="00000000" w:rsidP="00000000" w:rsidRDefault="00000000" w:rsidRPr="00000000" w14:paraId="00000599">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Road To The Throne (Kamen Rider Zi-Oh) (600)</w:t>
      </w:r>
      <w:r w:rsidDel="00000000" w:rsidR="00000000" w:rsidRPr="00000000">
        <w:rPr>
          <w:rtl w:val="0"/>
        </w:rPr>
        <w:t xml:space="preserve">: Ridewatches – the manifestation of the power and journeys of the previous Kamen Riders. To inherit them is to inherit the abilities and status of each Kamen Rider before you, wielding their powers as Ride Armors through the Ziku Driver, and perhaps even unleashing their individual abilities with a push of a button with enough mastery and power behind them. Normally, only one set exists – one Ridewatch for each Rider for Zi-Oh to eventually claim himself, but now there’s two sets: one for both of you. Either in the hands of those Riders or close allies of theirs, there is a Ridewatch in their possession...and should you either steal it from them or prove your worth, you may inherit these Ridewatches for your own ascent to power.</w:t>
        <w:br w:type="textWrapping"/>
        <w:br w:type="textWrapping"/>
        <w:t xml:space="preserve">As an added bonus, in future worlds you obtain the ability to create ‘blank’ Ridewatches of your own. These do nothing by themselves, but should you journey into the past of a particular individual and convince them to hold onto it for you as their personal journey unfolds, the Ridewatch will steadily become a representation of their abilities and timeline just as Ridewatches do for the Kamen Riders of this world. Once their journey reaches a peak or significant milestone, the Ridewatch becomes complete and you have the option to either steal it for yourself and take their personal timeline into yourself...or convince them to pass it on willingly to you.</w:t>
        <w:br w:type="textWrapping"/>
        <w:br w:type="textWrapping"/>
        <w:t xml:space="preserve">Whether Ridewatches of your own creation or the duplicate set for Kamen Riders, you do not need to erase the timeline and journeys of these individuals...they may continue to exist as they always have with their achievements credited to them. Should you decide to do so anyways, doing so strips them of their powers and special abilities, and while villains they defeated and goals they achieved remain, they become ‘ordinary’ people instead as you claim their might for yourself.</w:t>
        <w:br w:type="textWrapping"/>
      </w:r>
    </w:p>
    <w:p w:rsidR="00000000" w:rsidDel="00000000" w:rsidP="00000000" w:rsidRDefault="00000000" w:rsidRPr="00000000" w14:paraId="0000059A">
      <w:pPr>
        <w:pageBreakBefore w:val="0"/>
        <w:numPr>
          <w:ilvl w:val="1"/>
          <w:numId w:val="1"/>
        </w:numPr>
        <w:ind w:left="1440" w:hanging="360"/>
        <w:rPr>
          <w:ins w:author="K" w:id="251" w:date="2022-08-12T14:05:29Z"/>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No Ceilings For Everyone (Final Fantasy—Mystic Quest Gauntlet) (600)</w:t>
      </w:r>
      <w:r w:rsidDel="00000000" w:rsidR="00000000" w:rsidRPr="00000000">
        <w:rPr>
          <w:rtl w:val="0"/>
        </w:rPr>
        <w:t xml:space="preserve">: What good are allies if you outmatch them in all ways that matter and you leave them in the dust when traversing the road of progress? Now anyone you that you train yourself, or you are in their presence as they train, will benefit from the effects of the No Ceilings perk, allowing them to continually grow and improve indefinitely. Note that if they stop being affected by this perk for whatever reason, whatever they raised beyond their normal limits will not immediately degrade back to said normal limits, but rather they keep their improvements so long as they make some effort at regular intervals to keep themselves sharp and rust-free if the relevant thing is subject to atrophy in the first place.</w:t>
      </w:r>
      <w:ins w:author="K" w:id="251" w:date="2022-08-12T14:05:29Z">
        <w:r w:rsidDel="00000000" w:rsidR="00000000" w:rsidRPr="00000000">
          <w:rPr>
            <w:rtl w:val="0"/>
          </w:rPr>
        </w:r>
      </w:ins>
    </w:p>
    <w:p w:rsidR="00000000" w:rsidDel="00000000" w:rsidP="00000000" w:rsidRDefault="00000000" w:rsidRPr="00000000" w14:paraId="0000059B">
      <w:pPr>
        <w:pageBreakBefore w:val="0"/>
        <w:ind w:left="720" w:firstLine="0"/>
        <w:rPr>
          <w:ins w:author="K" w:id="251" w:date="2022-08-12T14:05:29Z"/>
        </w:rPr>
      </w:pPr>
      <w:ins w:author="K" w:id="251" w:date="2022-08-12T14:05:29Z">
        <w:r w:rsidDel="00000000" w:rsidR="00000000" w:rsidRPr="00000000">
          <w:rPr>
            <w:rtl w:val="0"/>
          </w:rPr>
        </w:r>
      </w:ins>
    </w:p>
    <w:p w:rsidR="00000000" w:rsidDel="00000000" w:rsidP="00000000" w:rsidRDefault="00000000" w:rsidRPr="00000000" w14:paraId="0000059C">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ins w:author="K" w:id="251" w:date="2022-08-12T14:05:29Z">
        <w:r w:rsidDel="00000000" w:rsidR="00000000" w:rsidRPr="00000000">
          <w:rPr>
            <w:b w:val="1"/>
            <w:rtl w:val="0"/>
            <w:rPrChange w:author="K" w:id="252" w:date="2022-08-12T14:05:29Z">
              <w:rPr/>
            </w:rPrChange>
          </w:rPr>
          <w:t xml:space="preserve">End Maker (Worm Endbringer) (600)</w:t>
        </w:r>
        <w:r w:rsidDel="00000000" w:rsidR="00000000" w:rsidRPr="00000000">
          <w:rPr>
            <w:rtl w:val="0"/>
            <w:rPrChange w:author="K" w:id="252" w:date="2022-08-12T14:05:29Z">
              <w:rPr/>
            </w:rPrChange>
          </w:rPr>
          <w:t xml:space="preserve">: Some have theorized that the Endbringers are unlucky parahumans whose powers transformed them into the monstrosities they are now. False, of course, at least for now, but the possibility certainly exists. You are skilled in the art of creation of beings like you, what would be classified as Endbringers. They will follow your directives to the best of their capabilities, while actual sentience is optional on your end. Though you can create one from scratch over the course of a year or two, the process will be halved if utilizing a pre-existing lifeform or person to start off with. But if you don’t want such a long period of time, then you can weaken the future Endbringer in order to quicken the creation process.</w:t>
        </w:r>
      </w:ins>
      <w:r w:rsidDel="00000000" w:rsidR="00000000" w:rsidRPr="00000000">
        <w:rPr>
          <w:rtl w:val="0"/>
        </w:rPr>
        <w:br w:type="textWrapping"/>
      </w:r>
    </w:p>
    <w:p w:rsidR="00000000" w:rsidDel="00000000" w:rsidP="00000000" w:rsidRDefault="00000000" w:rsidRPr="00000000" w14:paraId="0000059D">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Jumper Boys (Ward) (800)</w:t>
      </w:r>
      <w:r w:rsidDel="00000000" w:rsidR="00000000" w:rsidRPr="00000000">
        <w:rPr>
          <w:rtl w:val="0"/>
        </w:rPr>
        <w:t xml:space="preserve">: You have five younger, less competent, less knowledgeable clones with slightly weakened copies of all of your powers. They are completely loyal to you and will follow your directions.</w:t>
      </w:r>
      <w:r w:rsidDel="00000000" w:rsidR="00000000" w:rsidRPr="00000000">
        <w:rPr>
          <w:rtl w:val="0"/>
        </w:rPr>
        <w:br w:type="textWrapping"/>
      </w:r>
    </w:p>
    <w:bookmarkStart w:colFirst="0" w:colLast="0" w:name="kix.a2h5pj9zut6f" w:id="26"/>
    <w:bookmarkEnd w:id="26"/>
    <w:p w:rsidR="00000000" w:rsidDel="00000000" w:rsidP="00000000" w:rsidRDefault="00000000" w:rsidRPr="00000000" w14:paraId="0000059E">
      <w:pPr>
        <w:pStyle w:val="Heading1"/>
        <w:pageBreakBefore w:val="0"/>
        <w:numPr>
          <w:ilvl w:val="0"/>
          <w:numId w:val="1"/>
        </w:numPr>
        <w:spacing w:after="0" w:before="0" w:lineRule="auto"/>
        <w:ind w:left="720" w:hanging="360"/>
        <w:rPr>
          <w:sz w:val="22"/>
          <w:szCs w:val="22"/>
          <w:rPrChange w:author="Leonardo Dos Santos" w:id="60" w:date="2025-05-13T12:42:55Z">
            <w:rPr>
              <w:sz w:val="22"/>
              <w:szCs w:val="22"/>
            </w:rPr>
          </w:rPrChange>
        </w:rPr>
        <w:pPrChange w:author="Leonardo Dos Santos" w:id="0" w:date="2025-05-13T12:42:55Z">
          <w:pPr>
            <w:pStyle w:val="Heading1"/>
            <w:pageBreakBefore w:val="0"/>
            <w:numPr>
              <w:ilvl w:val="0"/>
              <w:numId w:val="4"/>
            </w:numPr>
            <w:spacing w:after="0" w:before="0" w:lineRule="auto"/>
            <w:ind w:left="720" w:hanging="360"/>
          </w:pPr>
        </w:pPrChange>
      </w:pPr>
      <w:bookmarkStart w:colFirst="0" w:colLast="0" w:name="_na7lij3iopd7" w:id="27"/>
      <w:bookmarkEnd w:id="27"/>
      <w:r w:rsidDel="00000000" w:rsidR="00000000" w:rsidRPr="00000000">
        <w:rPr>
          <w:b w:val="1"/>
          <w:sz w:val="22"/>
          <w:szCs w:val="22"/>
          <w:rtl w:val="0"/>
        </w:rPr>
        <w:t xml:space="preserve">Augmentation Domain (</w:t>
      </w:r>
      <w:ins w:author="Dương VH" w:id="253" w:date="2021-10-04T14:32:02Z">
        <w:r w:rsidDel="00000000" w:rsidR="00000000" w:rsidRPr="00000000">
          <w:rPr>
            <w:b w:val="1"/>
            <w:sz w:val="22"/>
            <w:szCs w:val="22"/>
            <w:rtl w:val="0"/>
          </w:rPr>
          <w:t xml:space="preserve">99</w:t>
        </w:r>
      </w:ins>
      <w:del w:author="Dương VH" w:id="253" w:date="2021-10-04T14:32:02Z">
        <w:r w:rsidDel="00000000" w:rsidR="00000000" w:rsidRPr="00000000">
          <w:rPr>
            <w:b w:val="1"/>
            <w:sz w:val="22"/>
            <w:szCs w:val="22"/>
            <w:rtl w:val="0"/>
          </w:rPr>
          <w:delText xml:space="preserve">94</w:delText>
        </w:r>
      </w:del>
      <w:r w:rsidDel="00000000" w:rsidR="00000000" w:rsidRPr="00000000">
        <w:rPr>
          <w:b w:val="1"/>
          <w:sz w:val="22"/>
          <w:szCs w:val="22"/>
          <w:rtl w:val="0"/>
        </w:rPr>
        <w:t xml:space="preserve"> Perks) [</w:t>
      </w:r>
      <w:hyperlink w:anchor="kix.pl4epvrjkswz">
        <w:r w:rsidDel="00000000" w:rsidR="00000000" w:rsidRPr="00000000">
          <w:rPr>
            <w:b w:val="1"/>
            <w:color w:val="1155cc"/>
            <w:sz w:val="22"/>
            <w:szCs w:val="22"/>
            <w:u w:val="single"/>
            <w:rtl w:val="0"/>
          </w:rPr>
          <w:t xml:space="preserve">TOP</w:t>
        </w:r>
      </w:hyperlink>
      <w:r w:rsidDel="00000000" w:rsidR="00000000" w:rsidRPr="00000000">
        <w:rPr>
          <w:b w:val="1"/>
          <w:sz w:val="22"/>
          <w:szCs w:val="22"/>
          <w:rtl w:val="0"/>
        </w:rPr>
        <w:t xml:space="preserve">]</w:t>
        <w:br w:type="textWrapping"/>
      </w:r>
    </w:p>
    <w:p w:rsidR="00000000" w:rsidDel="00000000" w:rsidP="00000000" w:rsidRDefault="00000000" w:rsidRPr="00000000" w14:paraId="0000059F">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Noctis (Ward) (50)</w:t>
      </w:r>
      <w:r w:rsidDel="00000000" w:rsidR="00000000" w:rsidRPr="00000000">
        <w:rPr>
          <w:rtl w:val="0"/>
        </w:rPr>
        <w:t xml:space="preserve">: A Noctis cape is one that doesn't need to sleep as a result of their powers, they may or may not be able to review memories as a dreamlike experience but they don't need traditional sleep and while they don't have infinite stamina they recover fast enough to operate at normal levels 24/7.</w:t>
        <w:br w:type="textWrapping"/>
      </w:r>
    </w:p>
    <w:p w:rsidR="00000000" w:rsidDel="00000000" w:rsidP="00000000" w:rsidRDefault="00000000" w:rsidRPr="00000000" w14:paraId="000005A0">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General Jabs (Star Wars Revenge of the Sith) (100)</w:t>
      </w:r>
      <w:r w:rsidDel="00000000" w:rsidR="00000000" w:rsidRPr="00000000">
        <w:rPr>
          <w:rtl w:val="0"/>
        </w:rPr>
        <w:t xml:space="preserve">: It’s a big galaxy, but sometimes the smallest things cause problems. No, not Midi-chlorians in this case, but other minute organisms. You are now as immune as anyone else would be if they had access to all the local general vaccinations and treatments to deal with common viruses and allergies, and your immune system can deal with the less serious diseases you might encounter fairly easily.</w:t>
        <w:br w:type="textWrapping"/>
      </w:r>
    </w:p>
    <w:p w:rsidR="00000000" w:rsidDel="00000000" w:rsidP="00000000" w:rsidRDefault="00000000" w:rsidRPr="00000000" w14:paraId="000005A1">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Super Endurance (Rune Factory) (100)</w:t>
      </w:r>
      <w:r w:rsidDel="00000000" w:rsidR="00000000" w:rsidRPr="00000000">
        <w:rPr>
          <w:rtl w:val="0"/>
        </w:rPr>
        <w:t xml:space="preserve">: Apparently, there isn’t a lot of time to slow down when monsters are chasing you and you only have so much time in the day to deliver the mail. From sunup to sun down, you have an abundance of energy, and all you need to recover from constantly running at your maximum speed nonstop is a quick little break with a hot cup of milk or just some water, and then you’re good to go.</w:t>
        <w:br w:type="textWrapping"/>
      </w:r>
    </w:p>
    <w:p w:rsidR="00000000" w:rsidDel="00000000" w:rsidP="00000000" w:rsidRDefault="00000000" w:rsidRPr="00000000" w14:paraId="000005A2">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Quick On Your Feet (The Elder Scrolls V: Skyrim) (100)</w:t>
      </w:r>
      <w:r w:rsidDel="00000000" w:rsidR="00000000" w:rsidRPr="00000000">
        <w:rPr>
          <w:rtl w:val="0"/>
        </w:rPr>
        <w:t xml:space="preserve">: And even faster with your hands. You have very good reflexes, speed and reaction time, able to dodge and weave around enemies or even avoid triggered traps. Useful, since the tombs and caves around here are filled with deathtraps. Not to mention the whole 'civil war' issue that seems to be going on. While you lack a warrior's skill with weapons, you are capable of getting in some hits while avoiding retaliation. The best defense is not getting hit at all, afterall.</w:t>
        <w:br w:type="textWrapping"/>
      </w:r>
    </w:p>
    <w:p w:rsidR="00000000" w:rsidDel="00000000" w:rsidP="00000000" w:rsidRDefault="00000000" w:rsidRPr="00000000" w14:paraId="000005A3">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Faster! (Generic D&amp;D 5e) (100)</w:t>
      </w:r>
      <w:r w:rsidDel="00000000" w:rsidR="00000000" w:rsidRPr="00000000">
        <w:rPr>
          <w:rtl w:val="0"/>
        </w:rPr>
        <w:t xml:space="preserve">: In combat. you’re faster than the majority in the realms - at least as fast as a skilled bandit captain, or Hobgoblin Warlord. How much faster, is proportional to how fast you are. This makes an average Joe commoner equal to a Bandit captain, while if Durnan took this, the strongest canonical fighter we know of, he would probably be roughly equal to Drizzt, the fastest character we know about.</w:t>
        <w:br w:type="textWrapping"/>
      </w:r>
    </w:p>
    <w:p w:rsidR="00000000" w:rsidDel="00000000" w:rsidP="00000000" w:rsidRDefault="00000000" w:rsidRPr="00000000" w14:paraId="000005A4">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Occlumency (Harry Potter) (100)</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Mental defences that make it difficult to possess or penetrate your mind. You have no tells, it is impossible for others to know if you are lying to them without evidence.</w:t>
        <w:br w:type="textWrapping"/>
      </w:r>
    </w:p>
    <w:p w:rsidR="00000000" w:rsidDel="00000000" w:rsidP="00000000" w:rsidRDefault="00000000" w:rsidRPr="00000000" w14:paraId="000005A5">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Clean Blooded (Harry Potter) (100)</w:t>
      </w:r>
      <w:r w:rsidDel="00000000" w:rsidR="00000000" w:rsidRPr="00000000">
        <w:rPr>
          <w:rtl w:val="0"/>
        </w:rPr>
        <w:t xml:space="preserve">: You simply, magically, do not get sick. You are always free from illnesses and diseases.</w:t>
        <w:br w:type="textWrapping"/>
      </w:r>
    </w:p>
    <w:p w:rsidR="00000000" w:rsidDel="00000000" w:rsidP="00000000" w:rsidRDefault="00000000" w:rsidRPr="00000000" w14:paraId="000005A6">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Freefunning (Pokemon) (100)</w:t>
      </w:r>
      <w:r w:rsidDel="00000000" w:rsidR="00000000" w:rsidRPr="00000000">
        <w:rPr>
          <w:rtl w:val="0"/>
        </w:rPr>
        <w:t xml:space="preserve">: You can pull off acrobatic feats very few humans and not many pokemon could match.</w:t>
        <w:br w:type="textWrapping"/>
      </w:r>
    </w:p>
    <w:p w:rsidR="00000000" w:rsidDel="00000000" w:rsidP="00000000" w:rsidRDefault="00000000" w:rsidRPr="00000000" w14:paraId="000005A7">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Body (Marvel) (100)</w:t>
      </w:r>
      <w:r w:rsidDel="00000000" w:rsidR="00000000" w:rsidRPr="00000000">
        <w:rPr>
          <w:rtl w:val="0"/>
        </w:rPr>
        <w:t xml:space="preserve">: Your body is at the edge of being superhuman in all qualities, and might break that border in a few cases. Your strength, speed, toughness, wit, healing, jumping, and everything else are at the max for “normal” people. But not at the level of marvels who specialize in that area.</w:t>
        <w:br w:type="textWrapping"/>
      </w:r>
    </w:p>
    <w:p w:rsidR="00000000" w:rsidDel="00000000" w:rsidP="00000000" w:rsidRDefault="00000000" w:rsidRPr="00000000" w14:paraId="000005A8">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Enhanced Physiology (Star Wars Knights of the Old Republic) (100)</w:t>
      </w:r>
      <w:r w:rsidDel="00000000" w:rsidR="00000000" w:rsidRPr="00000000">
        <w:rPr>
          <w:rtl w:val="0"/>
        </w:rPr>
        <w:t xml:space="preserve">: Your body becomes incredibly strong, flexible, and durable.</w:t>
        <w:br w:type="textWrapping"/>
      </w:r>
    </w:p>
    <w:p w:rsidR="00000000" w:rsidDel="00000000" w:rsidP="00000000" w:rsidRDefault="00000000" w:rsidRPr="00000000" w14:paraId="000005A9">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Health Package Implant (Star Wars Knights of the Old Republic) (100)</w:t>
      </w:r>
      <w:r w:rsidDel="00000000" w:rsidR="00000000" w:rsidRPr="00000000">
        <w:rPr>
          <w:rtl w:val="0"/>
        </w:rPr>
        <w:t xml:space="preserve">: A regenerative implant that employs nanotechnology to speed up the healing process. It coaxes the healing sections of the brain into working harder to repair damage.</w:t>
        <w:br w:type="textWrapping"/>
      </w:r>
    </w:p>
    <w:p w:rsidR="00000000" w:rsidDel="00000000" w:rsidP="00000000" w:rsidRDefault="00000000" w:rsidRPr="00000000" w14:paraId="000005AA">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Self Repair (Megaman X) (100)</w:t>
      </w:r>
      <w:r w:rsidDel="00000000" w:rsidR="00000000" w:rsidRPr="00000000">
        <w:rPr>
          <w:rtl w:val="0"/>
        </w:rPr>
        <w:t xml:space="preserve">: Your body now contains nanites. These specific nanites repair your body, systems, gear, armour, or what-have-you at a slowish pace so long as you’re out of combat. Also repairs nearby allies. Don’t expect things to break down near you.</w:t>
      </w:r>
      <w:r w:rsidDel="00000000" w:rsidR="00000000" w:rsidRPr="00000000">
        <w:rPr>
          <w:b w:val="1"/>
          <w:rtl w:val="0"/>
        </w:rPr>
        <w:br w:type="textWrapping"/>
      </w:r>
    </w:p>
    <w:p w:rsidR="00000000" w:rsidDel="00000000" w:rsidP="00000000" w:rsidRDefault="00000000" w:rsidRPr="00000000" w14:paraId="000005AB">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Class Skill - Damage Focused Warrior (Overlord) (100)</w:t>
      </w:r>
      <w:r w:rsidDel="00000000" w:rsidR="00000000" w:rsidRPr="00000000">
        <w:rPr>
          <w:rtl w:val="0"/>
        </w:rPr>
        <w:t xml:space="preserve">: You’re trained and skilled in one particular area, dealing damage. You have focused on a singular weapon type to the exclusion of all else (your body can be your weapon), and are at the level of a grand master with it. You could easily </w:t>
      </w:r>
      <w:r w:rsidDel="00000000" w:rsidR="00000000" w:rsidRPr="00000000">
        <w:rPr>
          <w:rtl w:val="0"/>
        </w:rPr>
        <w:t xml:space="preserve">best</w:t>
      </w:r>
      <w:r w:rsidDel="00000000" w:rsidR="00000000" w:rsidRPr="00000000">
        <w:rPr>
          <w:rtl w:val="0"/>
        </w:rPr>
        <w:t xml:space="preserve"> any seven of your peers in sheer skill alone, though skill may not help you if the differences in equipment or physical ability are too far out of your favor. Regardless of that however is your sheer ability to deal raw, unrelenting, damage with your chosen weapon. You’ll be able to pierce through armor with it, deal devastating blows, and cause massive amounts of critical damage to your enemies. Just starting out you’ll be able to slay small groups of trained soldiers with relative ease, and so long as you’re careful you’re unlikely to take any damage of note. You’ll possess a number of special abilities designed for striking with more power, increasing your accuracy, dealing considerably greater critical damage, as well for determining potential weaknesses in a foe.</w:t>
        <w:br w:type="textWrapping"/>
      </w:r>
    </w:p>
    <w:p w:rsidR="00000000" w:rsidDel="00000000" w:rsidP="00000000" w:rsidRDefault="00000000" w:rsidRPr="00000000" w14:paraId="000005AC">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Level 100 Damage Focused Warrior (Overlord) (Free with Level 100)</w:t>
      </w:r>
      <w:r w:rsidDel="00000000" w:rsidR="00000000" w:rsidRPr="00000000">
        <w:rPr>
          <w:rtl w:val="0"/>
        </w:rPr>
        <w:t xml:space="preserve">: At Level One Hundred your skills are virtually unmatched when it comes to the slaying of others. You could casually defeat entire armies of men and beasts without even batting an eyelash, and even beings of legendary martial prowess will find themselves merely your peers, at best. Your special abilities are even more powerful, and additionally you may now deal wounds that prevent both natural and magical methods of healing, as well as forcing weaknesses in creatures and enemies that do not normally have them. You’ll also possess the ability to strike at range, well outside of melee, through either air pressure or the simple force of your martial prowess (your choice). Finally you will have unlocked the most </w:t>
      </w:r>
      <w:ins w:author="Aidan St Louis" w:id="254" w:date="2024-06-02T13:03:28Z">
        <w:r w:rsidDel="00000000" w:rsidR="00000000" w:rsidRPr="00000000">
          <w:rPr>
            <w:rtl w:val="0"/>
          </w:rPr>
          <w:t xml:space="preserve">powerful </w:t>
        </w:r>
      </w:ins>
      <w:r w:rsidDel="00000000" w:rsidR="00000000" w:rsidRPr="00000000">
        <w:rPr>
          <w:rtl w:val="0"/>
        </w:rPr>
        <w:t xml:space="preserve">devastating of all direct damage abilities. The Super-Move, Dimensional Slash (or pierce/smash). With this technique you will be able to, several times per day, deliver strikes so devastating that they travel across dimensions, bypassing virtually every single defensive measure known. Armor fails, toughness fails, magic fails. Only pure skill and dodging will save your foes from this technique and with this ability before you virtually anything can be killed. Pointedly it does not prevent foes from being resurrected. A damage focused warrior benefits tremendously from also training in defense focus, as their increased knowledge and skill in defensive ability serves only to heighten their knowledge at exploiting the defenses of others.</w:t>
        <w:br w:type="textWrapping"/>
      </w:r>
    </w:p>
    <w:p w:rsidR="00000000" w:rsidDel="00000000" w:rsidP="00000000" w:rsidRDefault="00000000" w:rsidRPr="00000000" w14:paraId="000005AD">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Class Skill - Defense Focused Warrior (Overlord) (100)</w:t>
      </w:r>
      <w:r w:rsidDel="00000000" w:rsidR="00000000" w:rsidRPr="00000000">
        <w:rPr>
          <w:rtl w:val="0"/>
        </w:rPr>
        <w:t xml:space="preserve">: You’re trained and skilled in one particular area, taking damage. Whether it's because you’re naturally tough, particularly skilled at wearing armor, or have masterful use of a shield the simple fact is you can take damage like a champ and get up from hits that would leave lesser men dazed, if not dead outright. Additionally you are particularly skilled at grabbing, and maintaining, the attention of your enemies, ensuring they waste their time targeting you when they could be better spending their time focusing on your less defensively skilled comrades. Just starting out you’ll have a level of skill at rolling with the hits that would leave you easily capable of taking on small groups of armed men, with nary a scratch to show for it, and oftentimes not a scratch at all. You’ll possess abilities geared for gaining the attention of the enemy, even if they would normally ignore you, as well as abilities geared towards intercepting the attacks of others so that they strike at you instead of their intended target. You’ll also have access to several abilities that will allow you to easily repair any damage done to your equipment.</w:t>
        <w:br w:type="textWrapping"/>
      </w:r>
    </w:p>
    <w:p w:rsidR="00000000" w:rsidDel="00000000" w:rsidP="00000000" w:rsidRDefault="00000000" w:rsidRPr="00000000" w14:paraId="000005AE">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Level 100 Defense Focused Warrior (Overlord) (100)</w:t>
      </w:r>
      <w:r w:rsidDel="00000000" w:rsidR="00000000" w:rsidRPr="00000000">
        <w:rPr>
          <w:rtl w:val="0"/>
        </w:rPr>
        <w:t xml:space="preserve">: At Level One Hundred you can easily walk through entire swarms and throngs of ravenous monsters and berserker warriors and not even notice their attacks upon you. You’ll be able to get and then keep, until you allow them to focus elsewhere, the attention of any foe you engage with regardless of whether or not attacking you would be a wise course of action for them, and your equipment is now impossible to break or be damaged by any method so long as you are holding or wearing it. Your bodyguard abilities can now be applied to a massive number of people, and will intercept up to 90% of the damage that would normally have gone to them. Your defensive abilities apply in full against the damage sent your way, as normal, meaning you could potentially tank for entire raid groups all on your own. Finally you gain the Super-Move known as Invulnerable Aegis special ability. You can activate this at any time, several times per day, to render any attack made against you completely and utterly negated no matter how powerful it is. It is one of the few defenses known to be capable of fending off the Dimension Slash ability of the damage focused warrior.</w:t>
        <w:br w:type="textWrapping"/>
      </w:r>
    </w:p>
    <w:p w:rsidR="00000000" w:rsidDel="00000000" w:rsidP="00000000" w:rsidRDefault="00000000" w:rsidRPr="00000000" w14:paraId="000005AF">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Class Skill - Monk (Overlord) (100)</w:t>
      </w:r>
      <w:r w:rsidDel="00000000" w:rsidR="00000000" w:rsidRPr="00000000">
        <w:rPr>
          <w:rtl w:val="0"/>
        </w:rPr>
        <w:t xml:space="preserve">: Differently from a ‘damage focused’ warrior who chooses their body as their weapon (and is more of a brawler) the Monk focuses on skill and grace, paired with explosive physical strength. Possessing the sturdiest, most flexible, and quickest bodies of all the physical classes they excel at striking when and where it would be most effective, rather than trying to overpower their foes with sheer brute strength. Just starting </w:t>
      </w:r>
      <w:del w:author="hainley simpson" w:id="255" w:date="2024-01-26T19:24:34Z">
        <w:r w:rsidDel="00000000" w:rsidR="00000000" w:rsidRPr="00000000">
          <w:rPr>
            <w:rtl w:val="0"/>
          </w:rPr>
          <w:delText xml:space="preserve">out</w:delText>
        </w:r>
      </w:del>
      <w:del w:author="hainley simpson" w:id="256" w:date="2024-01-26T19:24:37Z">
        <w:r w:rsidDel="00000000" w:rsidR="00000000" w:rsidRPr="00000000">
          <w:rPr>
            <w:rtl w:val="0"/>
          </w:rPr>
          <w:delText xml:space="preserve"> </w:delText>
        </w:r>
      </w:del>
      <w:r w:rsidDel="00000000" w:rsidR="00000000" w:rsidRPr="00000000">
        <w:rPr>
          <w:rtl w:val="0"/>
        </w:rPr>
        <w:t xml:space="preserve">you’ll be faster, tougher, stronger, heartier, and with a greater level of finesse (with your body at least) than warriors that chose to focus on swords and armor, though such individuals may outperform you if their equipment is of exceptional quality.</w:t>
        <w:br w:type="textWrapping"/>
      </w:r>
    </w:p>
    <w:p w:rsidR="00000000" w:rsidDel="00000000" w:rsidP="00000000" w:rsidRDefault="00000000" w:rsidRPr="00000000" w14:paraId="000005B0">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Level 100 Monk (Overlord) (Free with Level 100)</w:t>
      </w:r>
      <w:r w:rsidDel="00000000" w:rsidR="00000000" w:rsidRPr="00000000">
        <w:rPr>
          <w:rtl w:val="0"/>
        </w:rPr>
        <w:t xml:space="preserve">: At Level One Hundred your blows could crack castle walls, your fists and feet moving so fast that</w:t>
      </w:r>
      <w:del w:author="hainley simpson" w:id="257" w:date="2024-01-26T19:24:40Z">
        <w:r w:rsidDel="00000000" w:rsidR="00000000" w:rsidRPr="00000000">
          <w:rPr>
            <w:rtl w:val="0"/>
          </w:rPr>
          <w:delText xml:space="preserve"> </w:delText>
        </w:r>
      </w:del>
      <w:r w:rsidDel="00000000" w:rsidR="00000000" w:rsidRPr="00000000">
        <w:rPr>
          <w:rtl w:val="0"/>
        </w:rPr>
        <w:t xml:space="preserve">you do not even appear to have swung them, and your movement is so quick that even with just a casual walking pace it may seem to passersby that you are practically teleporting. Your spiritual abilities will have also struck their peak, able to ignore poisons no matter how potent, understand the hearts and minds of living beings (even if you can’t speak their language, or they yours), and your physical aging will have stopped entirely.</w:t>
        <w:br w:type="textWrapping"/>
      </w:r>
    </w:p>
    <w:p w:rsidR="00000000" w:rsidDel="00000000" w:rsidP="00000000" w:rsidRDefault="00000000" w:rsidRPr="00000000" w14:paraId="000005B1">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Augmented Vision (Deus Ex) (100)</w:t>
      </w:r>
      <w:r w:rsidDel="00000000" w:rsidR="00000000" w:rsidRPr="00000000">
        <w:rPr>
          <w:rtl w:val="0"/>
        </w:rPr>
        <w:t xml:space="preserve">: Your eyes and vision processing center of the brain have been upgraded with synthetic tissue spikes and relevant computers. In addition to some slick shades that slide over your eyes, you may display digital information directly to your eyes, you gain an integrated HUD, and items/points of interest are highlighted in your vision.</w:t>
        <w:br w:type="textWrapping"/>
      </w:r>
    </w:p>
    <w:p w:rsidR="00000000" w:rsidDel="00000000" w:rsidP="00000000" w:rsidRDefault="00000000" w:rsidRPr="00000000" w14:paraId="000005B2">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Bionic Limbs (Deus Ex) (100)</w:t>
      </w:r>
      <w:r w:rsidDel="00000000" w:rsidR="00000000" w:rsidRPr="00000000">
        <w:rPr>
          <w:rtl w:val="0"/>
        </w:rPr>
        <w:t xml:space="preserve">: Whether you asked for it or not, at least one of your major limbs has been upgraded to a bionic version. It is more resilient to damage than a regular arm, has a moderate increase on your strength or speed (depending on the limb), and is capable of deploying a hidden blade to assist in combat. Unfortunately, it is fairly obvious and can leave you more vulnerable to EMP attacks.</w:t>
        <w:br w:type="textWrapping"/>
      </w:r>
    </w:p>
    <w:p w:rsidR="00000000" w:rsidDel="00000000" w:rsidP="00000000" w:rsidRDefault="00000000" w:rsidRPr="00000000" w14:paraId="000005B3">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Implanted Rebreather (Deus Ex) (100)</w:t>
      </w:r>
      <w:r w:rsidDel="00000000" w:rsidR="00000000" w:rsidRPr="00000000">
        <w:rPr>
          <w:rtl w:val="0"/>
        </w:rPr>
        <w:t xml:space="preserve">: A filter and rebreather unit are implanted in your respiratory system. This counters the effects of airborne toxins, filtering them out before they reach the lungs.</w:t>
        <w:br w:type="textWrapping"/>
      </w:r>
    </w:p>
    <w:p w:rsidR="00000000" w:rsidDel="00000000" w:rsidP="00000000" w:rsidRDefault="00000000" w:rsidRPr="00000000" w14:paraId="000005B4">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Resilience (Fairy Tail) (100)</w:t>
      </w:r>
      <w:r w:rsidDel="00000000" w:rsidR="00000000" w:rsidRPr="00000000">
        <w:rPr>
          <w:rtl w:val="0"/>
        </w:rPr>
        <w:t xml:space="preserve">: You know, wizards in this world have a strange tendency to shrug off blows that would kill a normal person with just a few bruises, and blows that can level small houses with only a bit of dramatic blood loss. It’d be a </w:t>
      </w:r>
      <w:r w:rsidDel="00000000" w:rsidR="00000000" w:rsidRPr="00000000">
        <w:rPr>
          <w:i w:val="1"/>
          <w:rtl w:val="0"/>
        </w:rPr>
        <w:t xml:space="preserve">shame</w:t>
      </w:r>
      <w:r w:rsidDel="00000000" w:rsidR="00000000" w:rsidRPr="00000000">
        <w:rPr>
          <w:rtl w:val="0"/>
        </w:rPr>
        <w:t xml:space="preserve"> if you were to lack this same property, no?</w:t>
        <w:br w:type="textWrapping"/>
      </w:r>
    </w:p>
    <w:p w:rsidR="00000000" w:rsidDel="00000000" w:rsidP="00000000" w:rsidRDefault="00000000" w:rsidRPr="00000000" w14:paraId="000005B5">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Perfect Roll (Pathfinder) (100)</w:t>
      </w:r>
      <w:r w:rsidDel="00000000" w:rsidR="00000000" w:rsidRPr="00000000">
        <w:rPr>
          <w:rtl w:val="0"/>
        </w:rPr>
        <w:t xml:space="preserve">: There are fools who would knowingly attempt to withstand damage instead of simply avoiding it in the first place. Why anyone would do so, even for minor damage, is simply beyond you. Why take the risk? Well you don't. You will do what you can to dodge attacks every time. And for you, there is a lot you can do. In fact, your ability to avoid attacks through a mix of skill, agility, and no small amount of luck approaches the absurd. Attacks from a  skilled swordsman, a volley of arrows, a fireball exploding feet from you, it can all be dodged. Of course, it's not easy and sometimes it simply isn't possible even for you. But what is possible for you encompasses a lot more for you than it does for others.</w:t>
      </w:r>
      <w:r w:rsidDel="00000000" w:rsidR="00000000" w:rsidRPr="00000000">
        <w:rPr>
          <w:b w:val="1"/>
          <w:rtl w:val="0"/>
        </w:rPr>
        <w:br w:type="textWrapping"/>
      </w:r>
    </w:p>
    <w:p w:rsidR="00000000" w:rsidDel="00000000" w:rsidP="00000000" w:rsidRDefault="00000000" w:rsidRPr="00000000" w14:paraId="000005B6">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Through The Waters (The Legend of Zelda: Ocarina of Time) (100)</w:t>
      </w:r>
      <w:r w:rsidDel="00000000" w:rsidR="00000000" w:rsidRPr="00000000">
        <w:rPr>
          <w:rtl w:val="0"/>
        </w:rPr>
        <w:t xml:space="preserve">: The flow of the waters of both the Zora Domain and Lake Hylia are your home - you could swim with the majesty and control of the Zora if you wanted, even being able to maneuver and dodge if need be. You could even match the fastest of the merpeople in a race!</w:t>
        <w:br w:type="textWrapping"/>
      </w:r>
    </w:p>
    <w:p w:rsidR="00000000" w:rsidDel="00000000" w:rsidP="00000000" w:rsidRDefault="00000000" w:rsidRPr="00000000" w14:paraId="000005B7">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Vampire Stats (Vampire Diaries) (100)</w:t>
      </w:r>
      <w:r w:rsidDel="00000000" w:rsidR="00000000" w:rsidRPr="00000000">
        <w:rPr>
          <w:rtl w:val="0"/>
        </w:rPr>
        <w:t xml:space="preserve">: ​A basic ‘super stats‘ package. Speed enough to blur across a room, strength enough to flip cars, with the endurance, agility and stamina to match.</w:t>
        <w:br w:type="textWrapping"/>
      </w:r>
    </w:p>
    <w:p w:rsidR="00000000" w:rsidDel="00000000" w:rsidP="00000000" w:rsidRDefault="00000000" w:rsidRPr="00000000" w14:paraId="000005B8">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24-7 Shopkeepers (Dragon Quest Builders) (100)</w:t>
      </w:r>
      <w:r w:rsidDel="00000000" w:rsidR="00000000" w:rsidRPr="00000000">
        <w:rPr>
          <w:rtl w:val="0"/>
        </w:rPr>
        <w:t xml:space="preserve">: </w:t>
      </w:r>
      <w:r w:rsidDel="00000000" w:rsidR="00000000" w:rsidRPr="00000000">
        <w:rPr>
          <w:rtl w:val="0"/>
        </w:rPr>
        <w:t xml:space="preserve">like most people in this world you are an NPC (and maybe proud of it) so like others of your kind you no longer require rest food water or sleep being an unrelenting force of mediocrity.</w:t>
      </w:r>
      <w:r w:rsidDel="00000000" w:rsidR="00000000" w:rsidRPr="00000000">
        <w:rPr>
          <w:rtl w:val="0"/>
        </w:rPr>
        <w:br w:type="textWrapping"/>
      </w:r>
    </w:p>
    <w:p w:rsidR="00000000" w:rsidDel="00000000" w:rsidP="00000000" w:rsidRDefault="00000000" w:rsidRPr="00000000" w14:paraId="000005B9">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Singular Focus (Justice League Dark) (200)</w:t>
      </w:r>
      <w:r w:rsidDel="00000000" w:rsidR="00000000" w:rsidRPr="00000000">
        <w:rPr>
          <w:rtl w:val="0"/>
        </w:rPr>
        <w:t xml:space="preserve">: They may laugh at you, bully you, exile you. But you, Jumper, you will endure. Your resolve is truly supernatural, to the point that you could survive a week or two without food, water, or rest, willpower itself becoming your fuel. And if you had a reason to really push forward? Then you’d make it for months, perhaps chanting a litany of the names of those who wronged you, your own body becoming nothing more than an instrument of revenge. This won’t heal you if you get injured but it’ll make you an absolute pain to put down. As if that’s not enough, your mind, your soul, your spirit, and whatever else you have? Well it would take a Big Goddess to even implant a suggestion, let alone bend your whims. You’re a Jumper on a mission and you’ll hardly need to stop until your mission’s over.</w:t>
        <w:br w:type="textWrapping"/>
      </w:r>
    </w:p>
    <w:p w:rsidR="00000000" w:rsidDel="00000000" w:rsidP="00000000" w:rsidRDefault="00000000" w:rsidRPr="00000000" w14:paraId="000005BA">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Aura Juggernaut (Generic RWBY Fanfiction Jump) (200)</w:t>
      </w:r>
      <w:r w:rsidDel="00000000" w:rsidR="00000000" w:rsidRPr="00000000">
        <w:rPr>
          <w:rtl w:val="0"/>
        </w:rPr>
        <w:t xml:space="preserve">: Well damn, You have an immense well of aura, enough to fight on for a day without rest if you really had to.  If you fought defensively, you could fight a team of equally skilled hunters and win, entirely through attrition.</w:t>
        <w:br w:type="textWrapping"/>
      </w:r>
    </w:p>
    <w:p w:rsidR="00000000" w:rsidDel="00000000" w:rsidP="00000000" w:rsidRDefault="00000000" w:rsidRPr="00000000" w14:paraId="000005BB">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Aura (Generic RWBY Fanfiction Jump) (Free)</w:t>
      </w:r>
      <w:r w:rsidDel="00000000" w:rsidR="00000000" w:rsidRPr="00000000">
        <w:rPr>
          <w:rtl w:val="0"/>
        </w:rPr>
        <w:t xml:space="preserve">: Well this is just kind of a given huh?  Like any being with a soul, you possess the potential for Aura, and considering this is probably half the reason you're here, I’ll give you this for free, even if you’re an origin that wouldn’t normally have it.  In fact, you have a fair bit of it, more than enough to get battered around by an Ursa or the like and come out of it with little more than a few bruises, so long as you escape.</w:t>
        <w:br w:type="textWrapping"/>
      </w:r>
    </w:p>
    <w:p w:rsidR="00000000" w:rsidDel="00000000" w:rsidP="00000000" w:rsidRDefault="00000000" w:rsidRPr="00000000" w14:paraId="000005BC">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Aura Behemoth (Generic RWBY Fanfiction Jump) (Free with Reincarnation)</w:t>
      </w:r>
      <w:r w:rsidDel="00000000" w:rsidR="00000000" w:rsidRPr="00000000">
        <w:rPr>
          <w:rtl w:val="0"/>
        </w:rPr>
        <w:t xml:space="preserve">: Oh come on, this is getting ridiculous.  You now have the kind of Aura levels that alone would have you recorded in legend.  Use a pyrokinesis semblance  and incinerate acres of forest, use a speed semblance and run around the world twice over, or just punch your way through a small mountain without breaking your hands.  You regenerate Aura at a similarly legendary rate, requiring the likes of a team of trained Huntsmen’s full firepower to equal it.</w:t>
        <w:br w:type="textWrapping"/>
      </w:r>
    </w:p>
    <w:p w:rsidR="00000000" w:rsidDel="00000000" w:rsidP="00000000" w:rsidRDefault="00000000" w:rsidRPr="00000000" w14:paraId="000005BD">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A fast learner (Rune Factory) (200)</w:t>
      </w:r>
      <w:r w:rsidDel="00000000" w:rsidR="00000000" w:rsidRPr="00000000">
        <w:rPr>
          <w:rtl w:val="0"/>
        </w:rPr>
        <w:t xml:space="preserve">: You might know what you need to do, but what good is it if it takes you forever to do it? This should help with that. From now on you are able to learn skills and improve them in half the time required for the skill ordinarily, and if you have any multipliers to increasing these skills, this doubles it. This doesn’t just extend to things like crafting or fighting, but also to everyday things like talking, walking and jumping. There might be a cap on how far you can grow, but with this you will reach the highest level if you just try.</w:t>
        <w:br w:type="textWrapping"/>
      </w:r>
    </w:p>
    <w:p w:rsidR="00000000" w:rsidDel="00000000" w:rsidP="00000000" w:rsidRDefault="00000000" w:rsidRPr="00000000" w14:paraId="000005BE">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Anette, set, Go! (Rune Factory) (200)</w:t>
      </w:r>
      <w:r w:rsidDel="00000000" w:rsidR="00000000" w:rsidRPr="00000000">
        <w:rPr>
          <w:rtl w:val="0"/>
        </w:rPr>
        <w:t xml:space="preserve">: So you’re fit. How fit? Fit enough to wear a winter heavy coat and hat in the heat of summer, carry a mailbag that can hold more than half your body weight in a small amount of space, all while running at a minimum of 60 miles per hour and avoiding monsters. Not only can you keep up with this current speed, you constantly improve every day, and no amount of sweets or junk food can diminish your fitness.</w:t>
        <w:br w:type="textWrapping"/>
      </w:r>
    </w:p>
    <w:p w:rsidR="00000000" w:rsidDel="00000000" w:rsidP="00000000" w:rsidRDefault="00000000" w:rsidRPr="00000000" w14:paraId="000005BF">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Keep moving! (Mass Effect) (200)</w:t>
      </w:r>
      <w:r w:rsidDel="00000000" w:rsidR="00000000" w:rsidRPr="00000000">
        <w:rPr>
          <w:rtl w:val="0"/>
        </w:rPr>
        <w:t xml:space="preserve">: Stamina, you have it. In fact, you have so much of it you never seem to slow down during combat... no matter what you do. Whether it’s running flat out in full armor across no man’s land, beating a giant robot to death with the butt of your gun, stabbing a plant zombie to death, or spending hour after hour after hour chewing through waves of hostiles, you just keep going. Like the energizer bunny, but with violence.</w:t>
        <w:br w:type="textWrapping"/>
      </w:r>
    </w:p>
    <w:p w:rsidR="00000000" w:rsidDel="00000000" w:rsidP="00000000" w:rsidRDefault="00000000" w:rsidRPr="00000000" w14:paraId="000005C0">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Enhanced Strength (Samurai Jack) (200)</w:t>
      </w:r>
      <w:r w:rsidDel="00000000" w:rsidR="00000000" w:rsidRPr="00000000">
        <w:rPr>
          <w:rtl w:val="0"/>
        </w:rPr>
        <w:t xml:space="preserve">: You could lift man-sized rocks or punch through thin layers of metal with your incredible strength.</w:t>
        <w:br w:type="textWrapping"/>
      </w:r>
    </w:p>
    <w:p w:rsidR="00000000" w:rsidDel="00000000" w:rsidP="00000000" w:rsidRDefault="00000000" w:rsidRPr="00000000" w14:paraId="000005C1">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Enhanced Senses (Samurai Jack) (200)</w:t>
      </w:r>
      <w:r w:rsidDel="00000000" w:rsidR="00000000" w:rsidRPr="00000000">
        <w:rPr>
          <w:rtl w:val="0"/>
        </w:rPr>
        <w:t xml:space="preserve">: Your sense of smell, sight and hearing are enhanced to near supernatural levels. You can detect extremely faint scent trails to track people, hear an arrow coming at you from the other side of a forest clearing and see with 20/10 vision.</w:t>
        <w:br w:type="textWrapping"/>
      </w:r>
    </w:p>
    <w:p w:rsidR="00000000" w:rsidDel="00000000" w:rsidP="00000000" w:rsidRDefault="00000000" w:rsidRPr="00000000" w14:paraId="000005C2">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Enhanced Durability (Samurai Jack) (200)</w:t>
      </w:r>
      <w:r w:rsidDel="00000000" w:rsidR="00000000" w:rsidRPr="00000000">
        <w:rPr>
          <w:rtl w:val="0"/>
        </w:rPr>
        <w:t xml:space="preserve">: Physical attacks from blunt weapons or beatings barely slow you down anymore.</w:t>
        <w:br w:type="textWrapping"/>
      </w:r>
    </w:p>
    <w:p w:rsidR="00000000" w:rsidDel="00000000" w:rsidP="00000000" w:rsidRDefault="00000000" w:rsidRPr="00000000" w14:paraId="000005C3">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Tireless (Overlord) (200)</w:t>
      </w:r>
      <w:r w:rsidDel="00000000" w:rsidR="00000000" w:rsidRPr="00000000">
        <w:rPr>
          <w:rtl w:val="0"/>
        </w:rPr>
        <w:t xml:space="preserve">: You simply, magically, don’t get tired. Ever. You can fight literally all day and all night non-stop for weeks at a time if you need to. You’d still need to eat and drink on the go, unless you don’t normally need to do those things, but you could do that while fighting with one hand easily enough. Your muscles do not cramp, you do not feel weariness creeping up on you no matter how strenuous the exercise, and in combat when others start flagging and slowing down you’re still going strong at the peak of your ability. This explicitly makes it so you don’t need to sleep anymore, assuming you still have to do that, and at any time that you aren’t in the middle of strenuous physical endeavours just taking it easy and relaxing will be just as beneficial for you as actual sleep. This also provides you with a modest healing factor, not quite strong enough to be useful in short battles but noticeable enough to be of significant use in longer conflicts. Even undead or things that wouldn’t otherwise be naturally capable of healing themselves can benefit from this regeneration. This tirelessness also slightly affects your mental processes as well, allowing you to easily dedicate your extra time from not sleeping towards any sort of training or other activity that you desire without suffering from mental fatigue.</w:t>
        <w:br w:type="textWrapping"/>
      </w:r>
    </w:p>
    <w:p w:rsidR="00000000" w:rsidDel="00000000" w:rsidP="00000000" w:rsidRDefault="00000000" w:rsidRPr="00000000" w14:paraId="000005C4">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Innate Talent - Physical Powerhouse (Overlord) (200)</w:t>
      </w:r>
      <w:r w:rsidDel="00000000" w:rsidR="00000000" w:rsidRPr="00000000">
        <w:rPr>
          <w:rtl w:val="0"/>
        </w:rPr>
        <w:t xml:space="preserve">: You are just straight up more physically powerful than your race should be. If you’re a human you could easily lift and throw a full grown horse a few dozen feet, run at speeds comparable to said horse, and possess endurance enough to match three of said horse. Unlike many Innate Talents you don’t actually have to do anything or learn anything in order to make use of this. Races other than humans see a similar boost to their physical abilities in line proportional to what would be normal for their race. Scales with level, and applies to other races you might have from other jumps.</w:t>
        <w:br w:type="textWrapping"/>
      </w:r>
    </w:p>
    <w:p w:rsidR="00000000" w:rsidDel="00000000" w:rsidP="00000000" w:rsidRDefault="00000000" w:rsidRPr="00000000" w14:paraId="000005C5">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Regenerative Stasis (Lovecraft) (200)</w:t>
      </w:r>
      <w:r w:rsidDel="00000000" w:rsidR="00000000" w:rsidRPr="00000000">
        <w:rPr>
          <w:rtl w:val="0"/>
        </w:rPr>
        <w:t xml:space="preserve">: That is not dead which can eternal lie. You can cheat death, though not infallibly. The next time you are mortally wounded you will enter a regenerative trance. After twenty four hours in this state you will rise again. This state is quite exhausting and you cannot enter it more than once a week.</w:t>
        <w:br w:type="textWrapping"/>
      </w:r>
    </w:p>
    <w:p w:rsidR="00000000" w:rsidDel="00000000" w:rsidP="00000000" w:rsidRDefault="00000000" w:rsidRPr="00000000" w14:paraId="000005C6">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No Sense (Twilight) (200)</w:t>
      </w:r>
      <w:r w:rsidDel="00000000" w:rsidR="00000000" w:rsidRPr="00000000">
        <w:rPr>
          <w:rtl w:val="0"/>
        </w:rPr>
        <w:t xml:space="preserve">: Even in true darkness, you can see perfectly. Your vision and hearing ability under normal conditions is also increased exceptionally.</w:t>
        <w:br w:type="textWrapping"/>
      </w:r>
    </w:p>
    <w:p w:rsidR="00000000" w:rsidDel="00000000" w:rsidP="00000000" w:rsidRDefault="00000000" w:rsidRPr="00000000" w14:paraId="000005C7">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Limit Break (Final Fantasy 7 Remake) (200)</w:t>
      </w:r>
      <w:r w:rsidDel="00000000" w:rsidR="00000000" w:rsidRPr="00000000">
        <w:rPr>
          <w:rtl w:val="0"/>
        </w:rPr>
        <w:t xml:space="preserve">: Normally a person gets more tired as they fight, losing effectiveness as time goes on. But not the champions of Gaia! The fighters of this world have Limit Breaks; special techniques they can execute after enough successful hits. Now you have one of these devastating techniques. Landing more sequential hits and combos will prepare these techniques faster. Each Limit Break has a special effect, whether it be inflicting extra damage, debuffing an enemy, or buffing your allies. Though you only start with a single basic Limit Break, you can unlock more through combat experience and training.</w:t>
        <w:br w:type="textWrapping"/>
      </w:r>
    </w:p>
    <w:p w:rsidR="00000000" w:rsidDel="00000000" w:rsidP="00000000" w:rsidRDefault="00000000" w:rsidRPr="00000000" w14:paraId="000005C8">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Breaking Destiny (Final Fantasy 7 Remake) (Free with Harbinger of Fate)</w:t>
      </w:r>
      <w:r w:rsidDel="00000000" w:rsidR="00000000" w:rsidRPr="00000000">
        <w:rPr>
          <w:rtl w:val="0"/>
        </w:rPr>
        <w:t xml:space="preserve">: Or perhaps you walk the path of the One-Winged Man, out to shatter the confines of fate. Causality holds little sway over you, making you immune to time-paradoxes and other effects that would overwrite your existence. You are the sole determinant of your life’s outcome. Your power to intervene has also greatly expanded. Instead of using unseen spectres to gently push others along, you may summon more tangible aid to reach your goals. You may pull a formerly-dead soldier from a neighboring timeline to fight once more. Or maybe you want to summon future versions of those pesky heroes to stop them from making a mistake they don’t even understand. So long as you can find assistance in the myriad of timelines, you can bring them to your world, for a time.</w:t>
        <w:br w:type="textWrapping"/>
      </w:r>
    </w:p>
    <w:p w:rsidR="00000000" w:rsidDel="00000000" w:rsidP="00000000" w:rsidRDefault="00000000" w:rsidRPr="00000000" w14:paraId="000005C9">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Pinnacle Research (Final Fantasy 7 Remake) (Free with Superior Biology)</w:t>
      </w:r>
      <w:r w:rsidDel="00000000" w:rsidR="00000000" w:rsidRPr="00000000">
        <w:rPr>
          <w:rtl w:val="0"/>
        </w:rPr>
        <w:t xml:space="preserve">: Dr. Hojo has met his match! Whether you’re building magic-reliant technology like mako reactors and materia, designing the next macroscale building project, or delving into Shinra’s more eccentric work, you’ll be at the cutting edge of research and development. Shinra’s infrastructure, from it’s superweapons to it’s multi-tiered cities, relies on visionaries like you.</w:t>
        <w:br w:type="textWrapping"/>
      </w:r>
    </w:p>
    <w:p w:rsidR="00000000" w:rsidDel="00000000" w:rsidP="00000000" w:rsidRDefault="00000000" w:rsidRPr="00000000" w14:paraId="000005CA">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G-Type (Final Fantasy 7 Remake) (Free with First Class)</w:t>
      </w:r>
      <w:r w:rsidDel="00000000" w:rsidR="00000000" w:rsidRPr="00000000">
        <w:rPr>
          <w:rtl w:val="0"/>
        </w:rPr>
        <w:t xml:space="preserve">: Your Jenova-cells are unstable, and can both absorb traits and pass them along to others. Thankfully, you won’t suffer the degradation that usually comes with these genes. You can absorb biological traits and incorporate them into your form. You can also pass your own traits onto others, either imbuing them with fractions of your power or creating entire copies of yourself. This transfer is temporary, but you can choose if the target creature simply loses the gifted traits or suffers lethal degradation when the power is spent. Your ability to absorb and adapt extends beyond innate biological features. Like the Blue Mages of old, you can learn from the spells cast by your enemies, adding them to your own repertoire. You still must survive the effects, and complex spells may require multiple exposures, but eventually you’ll turn your enemy’s tools against them.</w:t>
        <w:br w:type="textWrapping"/>
      </w:r>
    </w:p>
    <w:p w:rsidR="00000000" w:rsidDel="00000000" w:rsidP="00000000" w:rsidRDefault="00000000" w:rsidRPr="00000000" w14:paraId="000005CB">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Hojo’s Playground (Final Fantasy 7 Remake) (Free with Personal Workspace)</w:t>
      </w:r>
      <w:r w:rsidDel="00000000" w:rsidR="00000000" w:rsidRPr="00000000">
        <w:rPr>
          <w:rtl w:val="0"/>
        </w:rPr>
        <w:t xml:space="preserve">: Forget a match, your lab is now far and away the most advanced place of science in the world. Your benefactor has rewarded your genius with an extended line of credit, increasing the amount of resources you can procure tenfold. They’ll even provide you with a small army of followers, should you need lab assistants or... test subjects. You also gain a powerful computer database, preloaded with the collective scientific knowledge of every world you visit. With the knowledge and resources now at your disposal, you could lead the world into a golden age of discovery!</w:t>
        <w:br w:type="textWrapping"/>
      </w:r>
    </w:p>
    <w:p w:rsidR="00000000" w:rsidDel="00000000" w:rsidP="00000000" w:rsidRDefault="00000000" w:rsidRPr="00000000" w14:paraId="000005CC">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Energy Resistance (Dragon Half) (200)</w:t>
      </w:r>
      <w:r w:rsidDel="00000000" w:rsidR="00000000" w:rsidRPr="00000000">
        <w:rPr>
          <w:rtl w:val="0"/>
        </w:rPr>
        <w:t xml:space="preserve">: You are now highly resistant to all forms of energy damage, reducing all such damage by half.</w:t>
        <w:br w:type="textWrapping"/>
      </w:r>
    </w:p>
    <w:p w:rsidR="00000000" w:rsidDel="00000000" w:rsidP="00000000" w:rsidRDefault="00000000" w:rsidRPr="00000000" w14:paraId="000005CD">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Secret Power (Girlchan in Paradise) (200)</w:t>
      </w:r>
      <w:r w:rsidDel="00000000" w:rsidR="00000000" w:rsidRPr="00000000">
        <w:rPr>
          <w:rtl w:val="0"/>
        </w:rPr>
        <w:t xml:space="preserve">: You possess a secret power, meaning you are stronger than most of your peers. This will grow with time, but even when just starting out you could destroy an entire kitchen if you go all out.</w:t>
        <w:br w:type="textWrapping"/>
      </w:r>
    </w:p>
    <w:p w:rsidR="00000000" w:rsidDel="00000000" w:rsidP="00000000" w:rsidRDefault="00000000" w:rsidRPr="00000000" w14:paraId="000005CE">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Venomous Touch (God of War) (200)</w:t>
      </w:r>
      <w:r w:rsidDel="00000000" w:rsidR="00000000" w:rsidRPr="00000000">
        <w:rPr>
          <w:rtl w:val="0"/>
        </w:rPr>
        <w:t xml:space="preserve">: A beast of the wild is feared for many things. Their form can be terrifying, their strikes can be powerful, and their senses can be piercing. The fear of a beast, however, can often be reserved for their venom. Whether it is by bite or by claw, your attacks can release a rather potent venom capable of doing terrible things. Upon selecting this, you must choose if the venom will paralyze the victim, whether it will hamper one of their bodily senses, or whether it will kill. You may also choose when to secrete this venom, for whatever purpose you may have in mind. Just beware the enemy doesn't have a strong constitution…</w:t>
        <w:br w:type="textWrapping"/>
      </w:r>
    </w:p>
    <w:p w:rsidR="00000000" w:rsidDel="00000000" w:rsidP="00000000" w:rsidRDefault="00000000" w:rsidRPr="00000000" w14:paraId="000005CF">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Rough and Ready (The Legend of Zelda: Ocarina of Time) (200)</w:t>
      </w:r>
      <w:r w:rsidDel="00000000" w:rsidR="00000000" w:rsidRPr="00000000">
        <w:rPr>
          <w:rtl w:val="0"/>
        </w:rPr>
        <w:t xml:space="preserve">: Like many heroic types, you’ve got a hard head. And everything else, really. Your skeleton’s very durable - while you might take a sword better than an ordinary man (not by much, mind), more important than that is that you can keep yourself moving even after rough and powerful hits - even if you were sent flying into a wall by a hefty swing you could dust yourself off and go back for more with nary a broken bone. Wounds that leave you unable to fight or move are rare, and even scarcer are permanent ones.</w:t>
        <w:br w:type="textWrapping"/>
      </w:r>
    </w:p>
    <w:p w:rsidR="00000000" w:rsidDel="00000000" w:rsidP="00000000" w:rsidRDefault="00000000" w:rsidRPr="00000000" w14:paraId="000005D0">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Heart Heat (The Legend of Zelda: Ocarina of Time) (200)</w:t>
      </w:r>
      <w:r w:rsidDel="00000000" w:rsidR="00000000" w:rsidRPr="00000000">
        <w:rPr>
          <w:rtl w:val="0"/>
        </w:rPr>
        <w:t xml:space="preserve">: Your body is made for the greatest of heat - you could stand in the caldera of Death Mountain with no fear of harm, the superheated air holding no issue for you...though immersing yourself in molten rock is still not a wise decision, even like this.</w:t>
        <w:br w:type="textWrapping"/>
      </w:r>
    </w:p>
    <w:p w:rsidR="00000000" w:rsidDel="00000000" w:rsidP="00000000" w:rsidRDefault="00000000" w:rsidRPr="00000000" w14:paraId="000005D1">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The Blue Depths (The Legend of Zelda: Ocarina of Time) (200)</w:t>
      </w:r>
      <w:r w:rsidDel="00000000" w:rsidR="00000000" w:rsidRPr="00000000">
        <w:rPr>
          <w:rtl w:val="0"/>
        </w:rPr>
        <w:t xml:space="preserve">: Either by a blessing from the Zora or a series of experiments with mystical potions, you are no longer in danger of drowning - you can spend hours underwater without needing to take a gulp of air...useful, especially if you expect to spend a long time in Lake Hylia.</w:t>
        <w:br w:type="textWrapping"/>
      </w:r>
    </w:p>
    <w:p w:rsidR="00000000" w:rsidDel="00000000" w:rsidP="00000000" w:rsidRDefault="00000000" w:rsidRPr="00000000" w14:paraId="000005D2">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Vampire Healing (The Vampire Diaries) (200)</w:t>
      </w:r>
      <w:r w:rsidDel="00000000" w:rsidR="00000000" w:rsidRPr="00000000">
        <w:rPr>
          <w:rtl w:val="0"/>
        </w:rPr>
        <w:t xml:space="preserve">: Y​ou have the power to heal both yourself and others. This translates into a regeneration ability that can heal any wound that does not kill you instantly. Speaking of which, your heart and spine are your weak points. Decapitation will kill you instantly, as will the destruction or removal of your heart or spine, unless you have perks that will allow you to survive them. Anything else is just very painful. Notably, you can heal your brain without any real mental or physical damage, but not your spine. As far as healing others is concerned, you can heal others by feeding them your blood. This relies on magic, so the very act of feeding them is usually enough to heal all injuries apart from the removal of a limb or more than minor damage to the spine or the heart.</w:t>
        <w:br w:type="textWrapping"/>
      </w:r>
    </w:p>
    <w:p w:rsidR="00000000" w:rsidDel="00000000" w:rsidP="00000000" w:rsidRDefault="00000000" w:rsidRPr="00000000" w14:paraId="000005D3">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Golem’s Fists (Dragon Quest Builders) (200)</w:t>
      </w:r>
      <w:r w:rsidDel="00000000" w:rsidR="00000000" w:rsidRPr="00000000">
        <w:rPr>
          <w:rtl w:val="0"/>
        </w:rPr>
        <w:t xml:space="preserve">: </w:t>
      </w:r>
      <w:r w:rsidDel="00000000" w:rsidR="00000000" w:rsidRPr="00000000">
        <w:rPr>
          <w:rtl w:val="0"/>
        </w:rPr>
        <w:t xml:space="preserve">a golem is a towering beast of animated stone bricks and extremely hard to injure. Like them you are now exceedingly tough, immune to simple sword strikes or hammer bashes needing an explosion to be injured, you are also an equal in strength to them able to punch clear though all but the strongest materials.</w:t>
        <w:br w:type="textWrapping"/>
      </w:r>
    </w:p>
    <w:p w:rsidR="00000000" w:rsidDel="00000000" w:rsidP="00000000" w:rsidRDefault="00000000" w:rsidRPr="00000000" w14:paraId="000005D4">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Strength Of Fire (Final Fantasy—Mystic Quest Gauntlet) (200)</w:t>
      </w:r>
      <w:r w:rsidDel="00000000" w:rsidR="00000000" w:rsidRPr="00000000">
        <w:rPr>
          <w:rtl w:val="0"/>
        </w:rPr>
        <w:t xml:space="preserve">: There is a prominent warrior that hails from the town of Fireburg that has almost freakish physical might, and you now have the same within you. In addition, fire and heat does not hurt you nearly as much as it would without this power.</w:t>
        <w:br w:type="textWrapping"/>
      </w:r>
    </w:p>
    <w:p w:rsidR="00000000" w:rsidDel="00000000" w:rsidP="00000000" w:rsidRDefault="00000000" w:rsidRPr="00000000" w14:paraId="000005D5">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Resilience Of Earth (Final Fantasy—Mystic Quest Gauntlet) (200)</w:t>
      </w:r>
      <w:r w:rsidDel="00000000" w:rsidR="00000000" w:rsidRPr="00000000">
        <w:rPr>
          <w:rtl w:val="0"/>
        </w:rPr>
        <w:t xml:space="preserve">: The woman who dwells in Foresta cares for the land deeply, and she is hearty enough to take the violence of monster hordes and their poisons without dying. You are as hard to kill as her, and the rage of the earth isn’t so terrible when affecting you as it would others.</w:t>
        <w:br w:type="textWrapping"/>
      </w:r>
    </w:p>
    <w:p w:rsidR="00000000" w:rsidDel="00000000" w:rsidP="00000000" w:rsidRDefault="00000000" w:rsidRPr="00000000" w14:paraId="000005D6">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Swiftness Of Wind (Final Fantasy—Mystic Quest Gauntlet) (200)</w:t>
      </w:r>
      <w:r w:rsidDel="00000000" w:rsidR="00000000" w:rsidRPr="00000000">
        <w:rPr>
          <w:rtl w:val="0"/>
        </w:rPr>
        <w:t xml:space="preserve">: A treasure hunter and adventurer roams the world, as free as the winds of Gale and just as mobile, and this perk grants you the agility and speed to keep up with him. As a bonus, the howling winds and electrical skyfire of great storms are easier for you to live through.</w:t>
        <w:br w:type="textWrapping"/>
      </w:r>
    </w:p>
    <w:p w:rsidR="00000000" w:rsidDel="00000000" w:rsidP="00000000" w:rsidRDefault="00000000" w:rsidRPr="00000000" w14:paraId="000005D7">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Sword Expertise (Final Fantasy—Mystic Quest Gauntlet) (200)</w:t>
      </w:r>
      <w:r w:rsidDel="00000000" w:rsidR="00000000" w:rsidRPr="00000000">
        <w:rPr>
          <w:rtl w:val="0"/>
        </w:rPr>
        <w:t xml:space="preserve">: You have talent with the quick and flashy blades of this world. You will make your sword strikes with twice the speed you otherwise would.</w:t>
        <w:br w:type="textWrapping"/>
      </w:r>
    </w:p>
    <w:p w:rsidR="00000000" w:rsidDel="00000000" w:rsidP="00000000" w:rsidRDefault="00000000" w:rsidRPr="00000000" w14:paraId="000005D8">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Steel Sword (Final Fantasy—Mystic Quest Gauntlet) (Free)</w:t>
      </w:r>
      <w:r w:rsidDel="00000000" w:rsidR="00000000" w:rsidRPr="00000000">
        <w:rPr>
          <w:rtl w:val="0"/>
        </w:rPr>
        <w:t xml:space="preserve">: A common blade of common steel used by common fighting men. Good enough to deal with most of the beasts and monsters near what remains of your village.</w:t>
        <w:br w:type="textWrapping"/>
      </w:r>
    </w:p>
    <w:p w:rsidR="00000000" w:rsidDel="00000000" w:rsidP="00000000" w:rsidRDefault="00000000" w:rsidRPr="00000000" w14:paraId="000005D9">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Axe Expertise (Final Fantasy—Mystic Quest Gauntlet) (200)</w:t>
      </w:r>
      <w:r w:rsidDel="00000000" w:rsidR="00000000" w:rsidRPr="00000000">
        <w:rPr>
          <w:rtl w:val="0"/>
        </w:rPr>
        <w:t xml:space="preserve">: The heavy hafted weapons sing to you, and they may as well be second nature when you wield them. The force of your blows made with axes and flails is doubled.</w:t>
        <w:br w:type="textWrapping"/>
      </w:r>
    </w:p>
    <w:p w:rsidR="00000000" w:rsidDel="00000000" w:rsidP="00000000" w:rsidRDefault="00000000" w:rsidRPr="00000000" w14:paraId="000005DA">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Axe (Final Fantasy—Mystic Quest Gauntlet) (Free)</w:t>
      </w:r>
      <w:r w:rsidDel="00000000" w:rsidR="00000000" w:rsidRPr="00000000">
        <w:rPr>
          <w:rtl w:val="0"/>
        </w:rPr>
        <w:t xml:space="preserve">: A simple axe used for chopping wood. It can fend off weaker foes well enough, but it is especially effective against well-armoured yet bulky and fleshy enemies.</w:t>
      </w:r>
      <w:r w:rsidDel="00000000" w:rsidR="00000000" w:rsidRPr="00000000">
        <w:rPr>
          <w:rtl w:val="0"/>
        </w:rPr>
        <w:br w:type="textWrapping"/>
      </w:r>
    </w:p>
    <w:p w:rsidR="00000000" w:rsidDel="00000000" w:rsidP="00000000" w:rsidRDefault="00000000" w:rsidRPr="00000000" w14:paraId="000005DB">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Healing Factor (Marvel) (250)</w:t>
      </w:r>
      <w:r w:rsidDel="00000000" w:rsidR="00000000" w:rsidRPr="00000000">
        <w:rPr>
          <w:rtl w:val="0"/>
        </w:rPr>
        <w:t xml:space="preserve">: You heal fast. Even things most people can’t heal from (such as losing an arm) are just signs you should rest for a bit. You heal missing limbs and organs in an hour, and bullet wounds heal up in minutes. Also, the ravages of aging, disease, and poison are mostly unable to affect you. Expect a very long, if somewhat pain-filled, life.</w:t>
        <w:br w:type="textWrapping"/>
      </w:r>
    </w:p>
    <w:p w:rsidR="00000000" w:rsidDel="00000000" w:rsidP="00000000" w:rsidRDefault="00000000" w:rsidRPr="00000000" w14:paraId="000005DC">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Untapped Potential (Justice League Dark) (300)</w:t>
      </w:r>
      <w:r w:rsidDel="00000000" w:rsidR="00000000" w:rsidRPr="00000000">
        <w:rPr>
          <w:rtl w:val="0"/>
        </w:rPr>
        <w:t xml:space="preserve">: Well, you might as well consider it tapped. All your life you’ve been brimming with the potential to go down in history as one of the greats. Now, it’s time to turn that potential into actuality. Like Diana, you’ve got a meteoric growth rate. Practice for you condenses the work of years into weeks. You could start this jump off as an utter magical novice and end your stay capable of weaving enchantments that might make Merlin grudgingly nod in respect. On its own, this perk won’t change any ceilings on your power or skill; you’ll still need something else if you want to actually break your limits and not just reach them super quickly.</w:t>
        <w:br w:type="textWrapping"/>
      </w:r>
    </w:p>
    <w:p w:rsidR="00000000" w:rsidDel="00000000" w:rsidP="00000000" w:rsidRDefault="00000000" w:rsidRPr="00000000" w14:paraId="000005DD">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Cupcakes! (My Little Pony: Friendship is Magic) (300)</w:t>
      </w:r>
      <w:r w:rsidDel="00000000" w:rsidR="00000000" w:rsidRPr="00000000">
        <w:rPr>
          <w:rtl w:val="0"/>
        </w:rPr>
        <w:t xml:space="preserve">: You gain a notable improvement to durability, strength, creating meat-based products, and sewing. Ponies may look at you oddly on occasion.</w:t>
        <w:br w:type="textWrapping"/>
      </w:r>
    </w:p>
    <w:p w:rsidR="00000000" w:rsidDel="00000000" w:rsidP="00000000" w:rsidRDefault="00000000" w:rsidRPr="00000000" w14:paraId="000005DE">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Jumper the Builder (Worm Entity) (300)</w:t>
      </w:r>
      <w:r w:rsidDel="00000000" w:rsidR="00000000" w:rsidRPr="00000000">
        <w:rPr>
          <w:rtl w:val="0"/>
        </w:rPr>
        <w:t xml:space="preserve">: What a waste, isn’t it? All those dead and damaged shards, all those unique abilities and valuable data unusable to the Cycle, disconnected from the network. But what if that was no longer the case? With this perk you gain the ability to repair and re-integrate dead and damaged shards into your network, repairing them back to how they once were. Now before you get too excited, the repair time is proportional to the damage of the shard. The greater the damage is, the greater the repair needed. This works for other damaged powers and abilities as well, changing them into shards upon repair.</w:t>
        <w:br w:type="textWrapping"/>
      </w:r>
    </w:p>
    <w:p w:rsidR="00000000" w:rsidDel="00000000" w:rsidP="00000000" w:rsidRDefault="00000000" w:rsidRPr="00000000" w14:paraId="000005DF">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Time Keeper (Kingdom Hearts) (300)</w:t>
      </w:r>
      <w:r w:rsidDel="00000000" w:rsidR="00000000" w:rsidRPr="00000000">
        <w:rPr>
          <w:rtl w:val="0"/>
        </w:rPr>
        <w:t xml:space="preserve">: You are incredibly resistant - almost to the point of being selectively immune - to the manipulation of time. Stopping, looping, reversing, whatever; it just doesn’t work on you, you’ll shrug it off like nothing had happened. Spells, superpowers, the environment, no matter the source, warped time has no effect on you. Although you can lower this effect to allow specific temporal effects (and only those effects) to affect you, it defaults to ‘on.’ Do keep in mind that a God of Time or similar fundamental being may well be able to affect you  anyway, but it will be significantly harder for them to do so and you’ll almost certainly notice the attempt.</w:t>
        <w:br w:type="textWrapping"/>
      </w:r>
    </w:p>
    <w:p w:rsidR="00000000" w:rsidDel="00000000" w:rsidP="00000000" w:rsidRDefault="00000000" w:rsidRPr="00000000" w14:paraId="000005E0">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Regeneration (Deus Ex) (300)</w:t>
      </w:r>
      <w:r w:rsidDel="00000000" w:rsidR="00000000" w:rsidRPr="00000000">
        <w:rPr>
          <w:rtl w:val="0"/>
        </w:rPr>
        <w:t xml:space="preserve">: When activated, nanites implanted in your bloodstream go into double-duty to repair damaged tissue. This can lead to nearly instantaneous repair of even the most grievous of wounds, while eating through energy at a ravenous rate.</w:t>
        <w:br w:type="textWrapping"/>
      </w:r>
    </w:p>
    <w:p w:rsidR="00000000" w:rsidDel="00000000" w:rsidP="00000000" w:rsidRDefault="00000000" w:rsidRPr="00000000" w14:paraId="000005E1">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Subdermal Armor (Deus Ex) (300)</w:t>
      </w:r>
      <w:r w:rsidDel="00000000" w:rsidR="00000000" w:rsidRPr="00000000">
        <w:rPr>
          <w:rtl w:val="0"/>
        </w:rPr>
        <w:t xml:space="preserve">: Carbon nanotubes are implanted below the epidermis, absorbing shock from physical trauma. In addition, electromagnetically conductive elements can help to dissipate electrical and magnetic damage.</w:t>
        <w:br w:type="textWrapping"/>
      </w:r>
    </w:p>
    <w:p w:rsidR="00000000" w:rsidDel="00000000" w:rsidP="00000000" w:rsidRDefault="00000000" w:rsidRPr="00000000" w14:paraId="000005E2">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Miko (Mushoku Tensei) (300)</w:t>
      </w:r>
      <w:r w:rsidDel="00000000" w:rsidR="00000000" w:rsidRPr="00000000">
        <w:rPr>
          <w:rtl w:val="0"/>
        </w:rPr>
        <w:t xml:space="preserve">: You are a superhuman in an already pretty ridiculously over the top world. You can rip through steel with your bare hands and can brush off small arms fire with ease. Expect the governments of this world to try and manipulate you.</w:t>
        <w:br w:type="textWrapping"/>
      </w:r>
    </w:p>
    <w:p w:rsidR="00000000" w:rsidDel="00000000" w:rsidP="00000000" w:rsidRDefault="00000000" w:rsidRPr="00000000" w14:paraId="000005E3">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Toughness (Generic D&amp;D 5e) (400)</w:t>
      </w:r>
      <w:r w:rsidDel="00000000" w:rsidR="00000000" w:rsidRPr="00000000">
        <w:rPr>
          <w:rtl w:val="0"/>
        </w:rPr>
        <w:t xml:space="preserve">: You’re tough. Tough as nails. You can take a blow which would drop another, lesser warrior to yourself and shrug it off. How tough are you? Tough enough to let this pathetic Bandit wail on you for however long he pleases, and not take any significant damage. Their boss isn’t really any better…</w:t>
        <w:br w:type="textWrapping"/>
      </w:r>
    </w:p>
    <w:p w:rsidR="00000000" w:rsidDel="00000000" w:rsidP="00000000" w:rsidRDefault="00000000" w:rsidRPr="00000000" w14:paraId="000005E4">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Soul Eater (Bleach) (400):</w:t>
      </w:r>
      <w:r w:rsidDel="00000000" w:rsidR="00000000" w:rsidRPr="00000000">
        <w:rPr>
          <w:rtl w:val="0"/>
        </w:rPr>
        <w:t xml:space="preserve"> And strength too. Eating a soul that is the same strength of yours, or greater will increase your current strength by around half that of the consumed soul. While you can do this with normal humans, it would take a number measured in the 1000s at least for a noticeable effect, while a Shinigami would produce this effect immediately.</w:t>
        <w:br w:type="textWrapping"/>
      </w:r>
    </w:p>
    <w:p w:rsidR="00000000" w:rsidDel="00000000" w:rsidP="00000000" w:rsidRDefault="00000000" w:rsidRPr="00000000" w14:paraId="000005E5">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Number 1 (Bleach) (400):</w:t>
      </w:r>
      <w:r w:rsidDel="00000000" w:rsidR="00000000" w:rsidRPr="00000000">
        <w:rPr>
          <w:rtl w:val="0"/>
        </w:rPr>
        <w:t xml:space="preserve"> You are number one, and what better to prove it then your skill? Your power capacity and growth in terms of powers have been greatly increased, allowing you to learn new skills much faster than your peers.</w:t>
        <w:br w:type="textWrapping"/>
      </w:r>
    </w:p>
    <w:p w:rsidR="00000000" w:rsidDel="00000000" w:rsidP="00000000" w:rsidRDefault="00000000" w:rsidRPr="00000000" w14:paraId="000005E6">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Hyperkinesis (Pokemon Mystery Dungeon) (400):</w:t>
      </w:r>
      <w:r w:rsidDel="00000000" w:rsidR="00000000" w:rsidRPr="00000000">
        <w:rPr>
          <w:rtl w:val="0"/>
        </w:rPr>
        <w:t xml:space="preserve"> Your mind and body are in perfect sync. You get perfect balance, motor skills, control, and more. Thought and action are intrinsically linked, with no reaction time beyond the physical limit of your muscles.</w:t>
        <w:br w:type="textWrapping"/>
      </w:r>
    </w:p>
    <w:p w:rsidR="00000000" w:rsidDel="00000000" w:rsidP="00000000" w:rsidRDefault="00000000" w:rsidRPr="00000000" w14:paraId="000005E7">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Natural Weapon (Samurai Jack) (400):</w:t>
      </w:r>
      <w:r w:rsidDel="00000000" w:rsidR="00000000" w:rsidRPr="00000000">
        <w:rPr>
          <w:rtl w:val="0"/>
        </w:rPr>
        <w:t xml:space="preserve"> You possess an organic weapon that’s attached to your body. This can be any natural defensive mechanism, such as claws, a tail, quills, or even a weak electrical field.</w:t>
        <w:br w:type="textWrapping"/>
      </w:r>
    </w:p>
    <w:p w:rsidR="00000000" w:rsidDel="00000000" w:rsidP="00000000" w:rsidRDefault="00000000" w:rsidRPr="00000000" w14:paraId="000005E8">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Primal Power (Pokemon Anime) (400):</w:t>
      </w:r>
      <w:r w:rsidDel="00000000" w:rsidR="00000000" w:rsidRPr="00000000">
        <w:rPr>
          <w:rtl w:val="0"/>
        </w:rPr>
        <w:t xml:space="preserve"> It’s said that humans evolved from pokemon long ago, and looking at you it’s not hard to see why. Your body is a work of art, honed through hundreds of hours of grueling training; giving you physical capabilities beyond the norm of your age and size, easily a match for professional athletes. This, however, is merely the beginning. With dedication and effort, you may transcend what is commonly believed the limits of humanity, crushing boulders with your bare hands, moving faster than the untrained eye can see, leaping onto rooftops with a single standing jump, and similar feats often restricted to pokemon.</w:t>
        <w:br w:type="textWrapping"/>
      </w:r>
    </w:p>
    <w:p w:rsidR="00000000" w:rsidDel="00000000" w:rsidP="00000000" w:rsidRDefault="00000000" w:rsidRPr="00000000" w14:paraId="000005E9">
      <w:pPr>
        <w:pageBreakBefore w:val="0"/>
        <w:numPr>
          <w:ilvl w:val="1"/>
          <w:numId w:val="1"/>
        </w:numPr>
        <w:ind w:left="1440" w:hanging="360"/>
        <w:rPr>
          <w:color w:val="666666"/>
          <w:highlight w:val="white"/>
          <w:rPrChange w:author="Leonardo Dos Santos" w:id="60" w:date="2025-05-13T12:42:55Z">
            <w:rPr>
              <w:color w:val="666666"/>
              <w:highlight w:val="white"/>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Limitless (Worm Entity) (400)</w:t>
      </w:r>
      <w:r w:rsidDel="00000000" w:rsidR="00000000" w:rsidRPr="00000000">
        <w:rPr>
          <w:rtl w:val="0"/>
        </w:rPr>
        <w:t xml:space="preserve">: No matter the constant refinement of Shards after a while certain shards in a way Cap Out in their potential</w:t>
      </w:r>
      <w:ins w:author="Dương VH" w:id="258" w:date="2021-10-09T04:02:51Z">
        <w:r w:rsidDel="00000000" w:rsidR="00000000" w:rsidRPr="00000000">
          <w:rPr>
            <w:rtl w:val="0"/>
          </w:rPr>
          <w:t xml:space="preserve">; </w:t>
        </w:r>
      </w:ins>
      <w:del w:author="Dương VH" w:id="258" w:date="2021-10-09T04:02:51Z">
        <w:r w:rsidDel="00000000" w:rsidR="00000000" w:rsidRPr="00000000">
          <w:rPr>
            <w:rtl w:val="0"/>
          </w:rPr>
          <w:delText xml:space="preserve"> </w:delText>
        </w:r>
      </w:del>
      <w:r w:rsidDel="00000000" w:rsidR="00000000" w:rsidRPr="00000000">
        <w:rPr>
          <w:rtl w:val="0"/>
        </w:rPr>
        <w:t xml:space="preserve">no more refinement, no more power boosts or new ways to use them. But not for you, your potential knows no bounds, you have the capacity for limitless growth, breaking every barrier inside you; mind, body, soul, superpowers. With enough training you will bypass your limits again and again. While others cap out after a while you will still be going on. </w:t>
      </w:r>
      <w:ins w:author="Redikai Core" w:id="259" w:date="2021-09-08T03:37:38Z">
        <w:r w:rsidDel="00000000" w:rsidR="00000000" w:rsidRPr="00000000">
          <w:rPr>
            <w:rtl w:val="0"/>
            <w:rPrChange w:author="Redikai Core" w:id="260" w:date="2021-09-08T03:37:38Z">
              <w:rPr/>
            </w:rPrChange>
          </w:rPr>
          <w:t xml:space="preserve">Furthermore, no</w:t>
        </w:r>
      </w:ins>
      <w:del w:author="Redikai Core" w:id="259" w:date="2021-09-08T03:37:38Z">
        <w:r w:rsidDel="00000000" w:rsidR="00000000" w:rsidRPr="00000000">
          <w:rPr>
            <w:rtl w:val="0"/>
            <w:rPrChange w:author="Redikai Core" w:id="260" w:date="2021-09-08T03:37:38Z">
              <w:rPr/>
            </w:rPrChange>
          </w:rPr>
          <w:delText xml:space="preserve">Furthermore no</w:delText>
        </w:r>
      </w:del>
      <w:r w:rsidDel="00000000" w:rsidR="00000000" w:rsidRPr="00000000">
        <w:rPr>
          <w:rtl w:val="0"/>
        </w:rPr>
        <w:t xml:space="preserve"> matter what you learn, you will always remember it. You go a thousand years dormant and wake </w:t>
      </w:r>
      <w:r w:rsidDel="00000000" w:rsidR="00000000" w:rsidRPr="00000000">
        <w:rPr>
          <w:rtl w:val="0"/>
        </w:rPr>
        <w:t xml:space="preserve">up exactly</w:t>
      </w:r>
      <w:r w:rsidDel="00000000" w:rsidR="00000000" w:rsidRPr="00000000">
        <w:rPr>
          <w:rtl w:val="0"/>
        </w:rPr>
        <w:t xml:space="preserve"> the same: no reduction in skills, muscle memory, reflexes, etc. Your ability to master other skills remains unaffected.  You may use otherwise incompatible powers.</w:t>
        <w:br w:type="textWrapping"/>
      </w:r>
    </w:p>
    <w:p w:rsidR="00000000" w:rsidDel="00000000" w:rsidP="00000000" w:rsidRDefault="00000000" w:rsidRPr="00000000" w14:paraId="000005EA">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One Shot, One Kill (Sword Art Online) (400)</w:t>
      </w:r>
      <w:r w:rsidDel="00000000" w:rsidR="00000000" w:rsidRPr="00000000">
        <w:rPr>
          <w:rtl w:val="0"/>
        </w:rPr>
        <w:t xml:space="preserve">: The term ‘eagle-eyed’ tends to be something of an exaggeration, a reference to how someone can spot something extremely tiny or far away easily and keep track of it, even if it’s moving quickly through cover. Basically shorthand for calling someone observant. Well, in your case it’s a reference to how effectively you can </w:t>
      </w:r>
      <w:r w:rsidDel="00000000" w:rsidR="00000000" w:rsidRPr="00000000">
        <w:rPr>
          <w:i w:val="1"/>
          <w:rtl w:val="0"/>
        </w:rPr>
        <w:t xml:space="preserve">hit</w:t>
      </w:r>
      <w:r w:rsidDel="00000000" w:rsidR="00000000" w:rsidRPr="00000000">
        <w:rPr>
          <w:rtl w:val="0"/>
        </w:rPr>
        <w:t xml:space="preserve"> something, being able to spot and pierce a far-off target with projectiles or strike pressure points on a person’s body despite them being nothing but a tiny dot to most folk.</w:t>
        <w:br w:type="textWrapping"/>
        <w:br w:type="textWrapping"/>
        <w:t xml:space="preserve">No matter what it is, as long as it’s something you can see and interact with in some manner - whether by swinging a sword, shooting a projectile or something else entirely - then you have the ability to </w:t>
      </w:r>
      <w:r w:rsidDel="00000000" w:rsidR="00000000" w:rsidRPr="00000000">
        <w:rPr>
          <w:i w:val="1"/>
          <w:rtl w:val="0"/>
        </w:rPr>
        <w:t xml:space="preserve">hit</w:t>
      </w:r>
      <w:r w:rsidDel="00000000" w:rsidR="00000000" w:rsidRPr="00000000">
        <w:rPr>
          <w:rtl w:val="0"/>
        </w:rPr>
        <w:t xml:space="preserve"> that target. Pinning a sword with a grappling-hook arrow as it plummets to the ground amidst a collapsing tower, while on steady ground which shakes and shudders randomly? You can do that.</w:t>
        <w:br w:type="textWrapping"/>
      </w:r>
    </w:p>
    <w:p w:rsidR="00000000" w:rsidDel="00000000" w:rsidP="00000000" w:rsidRDefault="00000000" w:rsidRPr="00000000" w14:paraId="000005EB">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Massive Potential and Talent (That Time I Got Reincarnated As A Slime) (400)</w:t>
      </w:r>
      <w:r w:rsidDel="00000000" w:rsidR="00000000" w:rsidRPr="00000000">
        <w:rPr>
          <w:rtl w:val="0"/>
        </w:rPr>
        <w:t xml:space="preserve">: You have such great potential that even if you were a small Hobgoblin you could keep up around Oni’s and their evolutions through sheer ingenuity and talent. If there is even a small chance for you to get an ability or the like from connections to you or others, like Racial and Class abilities that Unlock or special bonds that grant abilities, you are likely to get it very quickly as long as you have need of it even if it needs special requirements. An example may be the Outsider’s Mark from Dishonored. </w:t>
        <w:br w:type="textWrapping"/>
      </w:r>
    </w:p>
    <w:p w:rsidR="00000000" w:rsidDel="00000000" w:rsidP="00000000" w:rsidRDefault="00000000" w:rsidRPr="00000000" w14:paraId="000005EC">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Black-Hearted Bastard (Once Upon A Time) (400)</w:t>
      </w:r>
      <w:r w:rsidDel="00000000" w:rsidR="00000000" w:rsidRPr="00000000">
        <w:rPr>
          <w:rtl w:val="0"/>
        </w:rPr>
        <w:t xml:space="preserve">: The darkness? Corrupt you? Ha! Your heart is already so used to the dark that it treats it much the same way you treat air. Performing evil deeds? Well, that's pretty bad, but it won't blacken your heart. Overuse of magic? No such thing. Even outside attempts to corrupt you are futile - taking the power of the Dark One into yourself wouldn't even faze you.</w:t>
        <w:br w:type="textWrapping"/>
      </w:r>
    </w:p>
    <w:p w:rsidR="00000000" w:rsidDel="00000000" w:rsidP="00000000" w:rsidRDefault="00000000" w:rsidRPr="00000000" w14:paraId="000005ED">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Unfairness of Justice (One Punch Man) (400)</w:t>
      </w:r>
      <w:r w:rsidDel="00000000" w:rsidR="00000000" w:rsidRPr="00000000">
        <w:rPr>
          <w:rtl w:val="0"/>
        </w:rPr>
        <w:t xml:space="preserve">: The good guys always overcome. Any training you do is drastically more efficient. This makes the side effect of living a normal daily life: you having a decently fit bod, with actual effort you are sure to go places. You may choose to not outwardly change in appearance past a certain point.</w:t>
        <w:br w:type="textWrapping"/>
      </w:r>
    </w:p>
    <w:p w:rsidR="00000000" w:rsidDel="00000000" w:rsidP="00000000" w:rsidRDefault="00000000" w:rsidRPr="00000000" w14:paraId="000005EE">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Unfairness of Evil (One Punch Man) (400)</w:t>
      </w:r>
      <w:r w:rsidDel="00000000" w:rsidR="00000000" w:rsidRPr="00000000">
        <w:rPr>
          <w:rtl w:val="0"/>
        </w:rPr>
        <w:t xml:space="preserve">: The bad guys always come back. Any time you are defeated in a non-permanent fashion such methods will become less effective as an effect of you learning to adapt. Really useful against those one trick pony heroes.</w:t>
        <w:br w:type="textWrapping"/>
      </w:r>
    </w:p>
    <w:p w:rsidR="00000000" w:rsidDel="00000000" w:rsidP="00000000" w:rsidRDefault="00000000" w:rsidRPr="00000000" w14:paraId="000005EF">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Experience Booster (Generic Gamer) (400)</w:t>
      </w:r>
      <w:r w:rsidDel="00000000" w:rsidR="00000000" w:rsidRPr="00000000">
        <w:rPr>
          <w:rtl w:val="0"/>
        </w:rPr>
        <w:t xml:space="preserve">: It’s not uncommon for a story to have its main character progress in power rapidly, far faster than anyone ever has. In the Gamer and the stories it’s inspired, this trope is actually built into the main character’s power. You’ll have access to that even without this, but if you’re looking to make even that look like chump change, then this is the Perk for you, as whatever development or training you undergo becomes a hundred times more effective than it otherwise would be.</w:t>
        <w:br w:type="textWrapping"/>
      </w:r>
    </w:p>
    <w:p w:rsidR="00000000" w:rsidDel="00000000" w:rsidP="00000000" w:rsidRDefault="00000000" w:rsidRPr="00000000" w14:paraId="000005F0">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Exclusive Class (Generic Isekai) (400)</w:t>
      </w:r>
      <w:r w:rsidDel="00000000" w:rsidR="00000000" w:rsidRPr="00000000">
        <w:rPr>
          <w:rtl w:val="0"/>
        </w:rPr>
        <w:t xml:space="preserve">: </w:t>
      </w:r>
      <w:r w:rsidDel="00000000" w:rsidR="00000000" w:rsidRPr="00000000">
        <w:rPr>
          <w:highlight w:val="white"/>
          <w:rtl w:val="0"/>
        </w:rPr>
        <w:t xml:space="preserve">You have a unique supernatural skill set that has never been seen before in this setting. Maybe you can use ki in a world with only magic, or you can wield a whole new school of magic. You can also use this skillset to enhance the magic of this world and other settings, such as using ki to fuel your spells or applying the rules of your magic school to otherworldly forces.</w:t>
        <w:br w:type="textWrapping"/>
      </w:r>
    </w:p>
    <w:p w:rsidR="00000000" w:rsidDel="00000000" w:rsidP="00000000" w:rsidRDefault="00000000" w:rsidRPr="00000000" w14:paraId="000005F1">
      <w:pPr>
        <w:pageBreakBefore w:val="0"/>
        <w:numPr>
          <w:ilvl w:val="1"/>
          <w:numId w:val="1"/>
        </w:numPr>
        <w:ind w:left="1440" w:hanging="360"/>
        <w:rPr>
          <w:highlight w:val="white"/>
          <w:rPrChange w:author="Leonardo Dos Santos" w:id="60" w:date="2025-05-13T12:42:55Z">
            <w:rPr>
              <w:highlight w:val="white"/>
            </w:rPr>
          </w:rPrChange>
        </w:rPr>
        <w:pPrChange w:author="Leonardo Dos Santos" w:id="0" w:date="2025-05-13T12:42:55Z">
          <w:pPr>
            <w:pageBreakBefore w:val="0"/>
            <w:numPr>
              <w:ilvl w:val="1"/>
              <w:numId w:val="4"/>
            </w:numPr>
            <w:ind w:left="1440" w:hanging="360"/>
          </w:pPr>
        </w:pPrChange>
      </w:pPr>
      <w:r w:rsidDel="00000000" w:rsidR="00000000" w:rsidRPr="00000000">
        <w:rPr>
          <w:b w:val="1"/>
          <w:highlight w:val="white"/>
          <w:rtl w:val="0"/>
        </w:rPr>
        <w:t xml:space="preserve">Growth Cheat (Generic Isekai) (400)</w:t>
      </w:r>
      <w:r w:rsidDel="00000000" w:rsidR="00000000" w:rsidRPr="00000000">
        <w:rPr>
          <w:highlight w:val="white"/>
          <w:rtl w:val="0"/>
        </w:rPr>
        <w:t xml:space="preserve">: Whether it’s a product of reduced experience cost, increased experience gains, or a combination of both, this perk alone makes you grow at 400 times your normal rate.</w:t>
        <w:br w:type="textWrapping"/>
      </w:r>
    </w:p>
    <w:p w:rsidR="00000000" w:rsidDel="00000000" w:rsidP="00000000" w:rsidRDefault="00000000" w:rsidRPr="00000000" w14:paraId="000005F2">
      <w:pPr>
        <w:pageBreakBefore w:val="0"/>
        <w:numPr>
          <w:ilvl w:val="1"/>
          <w:numId w:val="1"/>
        </w:numPr>
        <w:ind w:left="1440" w:hanging="360"/>
        <w:rPr>
          <w:highlight w:val="white"/>
          <w:rPrChange w:author="Leonardo Dos Santos" w:id="60" w:date="2025-05-13T12:42:55Z">
            <w:rPr>
              <w:highlight w:val="white"/>
            </w:rPr>
          </w:rPrChange>
        </w:rPr>
        <w:pPrChange w:author="Leonardo Dos Santos" w:id="0" w:date="2025-05-13T12:42:55Z">
          <w:pPr>
            <w:pageBreakBefore w:val="0"/>
            <w:numPr>
              <w:ilvl w:val="1"/>
              <w:numId w:val="4"/>
            </w:numPr>
            <w:ind w:left="1440" w:hanging="360"/>
          </w:pPr>
        </w:pPrChange>
      </w:pPr>
      <w:r w:rsidDel="00000000" w:rsidR="00000000" w:rsidRPr="00000000">
        <w:rPr>
          <w:b w:val="1"/>
          <w:highlight w:val="white"/>
          <w:rtl w:val="0"/>
        </w:rPr>
        <w:t xml:space="preserve">Maxed Stat (Generic Isekai) (400)</w:t>
      </w:r>
      <w:r w:rsidDel="00000000" w:rsidR="00000000" w:rsidRPr="00000000">
        <w:rPr>
          <w:highlight w:val="white"/>
          <w:rtl w:val="0"/>
        </w:rPr>
        <w:t xml:space="preserve">: One of your stats is crazy high to the point where it’s a meme. Maybe you have insane luck that ensures chance always rolls in your favour, or you have such a brilliant mind that you could easily master and revolutionize all modern sciences.</w:t>
        <w:br w:type="textWrapping"/>
      </w:r>
    </w:p>
    <w:p w:rsidR="00000000" w:rsidDel="00000000" w:rsidP="00000000" w:rsidRDefault="00000000" w:rsidRPr="00000000" w14:paraId="000005F3">
      <w:pPr>
        <w:pageBreakBefore w:val="0"/>
        <w:numPr>
          <w:ilvl w:val="1"/>
          <w:numId w:val="1"/>
        </w:numPr>
        <w:ind w:left="1440" w:hanging="360"/>
        <w:rPr>
          <w:highlight w:val="white"/>
          <w:rPrChange w:author="Leonardo Dos Santos" w:id="60" w:date="2025-05-13T12:42:55Z">
            <w:rPr>
              <w:highlight w:val="white"/>
            </w:rPr>
          </w:rPrChange>
        </w:rPr>
        <w:pPrChange w:author="Leonardo Dos Santos" w:id="0" w:date="2025-05-13T12:42:55Z">
          <w:pPr>
            <w:pageBreakBefore w:val="0"/>
            <w:numPr>
              <w:ilvl w:val="1"/>
              <w:numId w:val="4"/>
            </w:numPr>
            <w:ind w:left="1440" w:hanging="360"/>
          </w:pPr>
        </w:pPrChange>
      </w:pPr>
      <w:r w:rsidDel="00000000" w:rsidR="00000000" w:rsidRPr="00000000">
        <w:rPr>
          <w:b w:val="1"/>
          <w:highlight w:val="white"/>
          <w:rtl w:val="0"/>
        </w:rPr>
        <w:t xml:space="preserve">Omnidirectional Defenses (Generic Random Powers) (400)</w:t>
      </w:r>
      <w:r w:rsidDel="00000000" w:rsidR="00000000" w:rsidRPr="00000000">
        <w:rPr>
          <w:highlight w:val="white"/>
          <w:rtl w:val="0"/>
        </w:rPr>
        <w:t xml:space="preserve">: Your body and soul are harmonized so that anything that doesn’t hurt every part of you can’t harm you at all. Whenever you are attacked, if any aspect of you was left unharmed, then the attack fails to affect you completely. That means that to be harmed, a foe must hurt your body, soul, mana, ki, stamina, feelings, reputation, bank account, and any other trait you might possess all at once, or else they’ll find their attacks sliding off like nothing. This equally applies to things that may  be detrimental even though they aren’t necessarily “attacks” such as a mind control ray being ineffective because it only targets your mind instead of your body as well.</w:t>
        <w:br w:type="textWrapping"/>
      </w:r>
    </w:p>
    <w:p w:rsidR="00000000" w:rsidDel="00000000" w:rsidP="00000000" w:rsidRDefault="00000000" w:rsidRPr="00000000" w14:paraId="000005F4">
      <w:pPr>
        <w:pageBreakBefore w:val="0"/>
        <w:numPr>
          <w:ilvl w:val="1"/>
          <w:numId w:val="1"/>
        </w:numPr>
        <w:ind w:left="1440" w:hanging="360"/>
        <w:rPr>
          <w:highlight w:val="white"/>
          <w:rPrChange w:author="Leonardo Dos Santos" w:id="60" w:date="2025-05-13T12:42:55Z">
            <w:rPr>
              <w:highlight w:val="white"/>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Absorptive Stomach (Generic Isekai) (400)</w:t>
      </w:r>
      <w:r w:rsidDel="00000000" w:rsidR="00000000" w:rsidRPr="00000000">
        <w:rPr>
          <w:rtl w:val="0"/>
        </w:rPr>
        <w:t xml:space="preserve">: You possess the ability to safely eat anything. You can safely digest totally inedible materials, and all poisons. Anything you eat may sustain you, but more importantly, your body can gain permanent enhancements from whatever you eat. The strength of these enhancements is based on the strength of whatever you are eating, so while growth from devouring weakling monsters may be slight, victory over a powerful opponent offers a great opportunity to gain power. The nature of the enhancements will change based on the qualities of your food. Eating tough armor-like materials will help increase your defenses, while eating things like muscle tissue, claws, or fangs may improve your strength. Eating monster parts with unique properties will occasionally cause you to gain those properties, in the form of a new skill at base level.</w:t>
        <w:br w:type="textWrapping"/>
      </w:r>
    </w:p>
    <w:p w:rsidR="00000000" w:rsidDel="00000000" w:rsidP="00000000" w:rsidRDefault="00000000" w:rsidRPr="00000000" w14:paraId="000005F5">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Upgrade (Generic Isekai) (400)</w:t>
      </w:r>
      <w:r w:rsidDel="00000000" w:rsidR="00000000" w:rsidRPr="00000000">
        <w:rPr>
          <w:rtl w:val="0"/>
        </w:rPr>
        <w:t xml:space="preserve">: When focusing on a target, you can determine its attributes, abilities, and general status. By spending some of your own mana, you can enhance any of these things. The price grows for targets of a higher level than you, and you can specify specific things to upgrade, ranging from specific attributes all the way to species. This skill can improve anything and everything, but can't be used to learn things. This ability can target almost anything, from equipment to party members, as well as yourself.</w:t>
        <w:br w:type="textWrapping"/>
      </w:r>
    </w:p>
    <w:p w:rsidR="00000000" w:rsidDel="00000000" w:rsidP="00000000" w:rsidRDefault="00000000" w:rsidRPr="00000000" w14:paraId="000005F6">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Smells Like Meat (I Saved Too Many Girls And Caused The Apocalypse) (400)</w:t>
      </w:r>
      <w:r w:rsidDel="00000000" w:rsidR="00000000" w:rsidRPr="00000000">
        <w:rPr>
          <w:rtl w:val="0"/>
        </w:rPr>
        <w:t xml:space="preserve">: In some places, exists the legend of how a person can reach immortality by eating the meat and blood of an immortal. It’s apparently a lie, but some truth seems to be in the cannibalistic tale. You aren’t an immortal, but your meat and blood seem to act as a miracle of healing. Those who eat, even a bit, of you are restored to their peak health, so to speak. Fatigue is nullified, lost limbs are restored and more. Just a mouthful could save anyone from the brink of death. Be careful not to let others know you have this power, and remember that this can’t resurrect the dead.</w:t>
        <w:br w:type="textWrapping"/>
      </w:r>
    </w:p>
    <w:p w:rsidR="00000000" w:rsidDel="00000000" w:rsidP="00000000" w:rsidRDefault="00000000" w:rsidRPr="00000000" w14:paraId="000005F7">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Breadth and Depth (Ward) (400)</w:t>
      </w:r>
      <w:r w:rsidDel="00000000" w:rsidR="00000000" w:rsidRPr="00000000">
        <w:rPr>
          <w:rtl w:val="0"/>
        </w:rPr>
        <w:t xml:space="preserve">: For one reason or another you have a very close relationship with your shard, you're practically bleeding into each other at this point, but thankfully with this perk you're definitely the dominant one in the relationship. What this does is manyfold, at bare minimum your sechen ranges are almost always very high in ways that are beneficial to you and in general your power acts almost as if following your subconscious will, to the extent that you might as well be communicating in real time, this'll also dull the effects of your power's downsides. Secondly your power gives you seemingly instinctual subconscious advice and information in matters of dealing with powers, shards, and combat in general. Lastly your power will attempt to communicate with others to try and influence them into increasing your chances of survival but at least within the confines of the Ward timeline this isn't really going to be relevant. This also works with other powers.</w:t>
        <w:br w:type="textWrapping"/>
      </w:r>
    </w:p>
    <w:p w:rsidR="00000000" w:rsidDel="00000000" w:rsidP="00000000" w:rsidRDefault="00000000" w:rsidRPr="00000000" w14:paraId="000005F8">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There Is No Rival (You Are The Jump-Chan) (400)</w:t>
      </w:r>
      <w:r w:rsidDel="00000000" w:rsidR="00000000" w:rsidRPr="00000000">
        <w:rPr>
          <w:rtl w:val="0"/>
        </w:rPr>
        <w:t xml:space="preserve">: So long as you are fully applying yourself, all your perks/powers are literally boosted to 110%.</w:t>
        <w:br w:type="textWrapping"/>
      </w:r>
    </w:p>
    <w:p w:rsidR="00000000" w:rsidDel="00000000" w:rsidP="00000000" w:rsidRDefault="00000000" w:rsidRPr="00000000" w14:paraId="000005F9">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No Ceilings (Final Fantasy—Mystic Quest Gauntlet) (400)</w:t>
      </w:r>
      <w:r w:rsidDel="00000000" w:rsidR="00000000" w:rsidRPr="00000000">
        <w:rPr>
          <w:rtl w:val="0"/>
        </w:rPr>
        <w:t xml:space="preserve">: You now have no caps on your power, ability, and skill,. You may continue to benefit from consuming things and performing actions that would improve your body, soul, and mind regardless of any would-be natural limitations.</w:t>
      </w:r>
      <w:r w:rsidDel="00000000" w:rsidR="00000000" w:rsidRPr="00000000">
        <w:rPr>
          <w:b w:val="1"/>
          <w:rtl w:val="0"/>
        </w:rPr>
        <w:br w:type="textWrapping"/>
      </w:r>
    </w:p>
    <w:p w:rsidR="00000000" w:rsidDel="00000000" w:rsidP="00000000" w:rsidRDefault="00000000" w:rsidRPr="00000000" w14:paraId="000005FA">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Super</w:t>
      </w:r>
      <w:r w:rsidDel="00000000" w:rsidR="00000000" w:rsidRPr="00000000">
        <w:rPr>
          <w:rtl w:val="0"/>
        </w:rPr>
        <w:t xml:space="preserve"> </w:t>
      </w:r>
      <w:r w:rsidDel="00000000" w:rsidR="00000000" w:rsidRPr="00000000">
        <w:rPr>
          <w:b w:val="1"/>
          <w:rtl w:val="0"/>
        </w:rPr>
        <w:t xml:space="preserve">(High School DxD) (600)</w:t>
      </w:r>
      <w:r w:rsidDel="00000000" w:rsidR="00000000" w:rsidRPr="00000000">
        <w:rPr>
          <w:rtl w:val="0"/>
        </w:rPr>
        <w:t xml:space="preserve">: Like a certain red-haired sis-con, you too are a freak of nature. You have grown beyond the rest of your species. You touched the ceiling, the very limits of possibility of your species, and you broke through it. You are no longer a mere member of your species, you have evolved beyond it. You are to your species what balance breaker is to sacred gears. Each and every capability of yours is increased to match this change. This does not only affect this form. All of your alt-forms are like the evolutions of your previous form, vastly outstripping your peak in that form and increasing whatever natural abilities that species might have had, with resistance against any of its natural weaknesses. Basically, you are the equivalent of a super devil for your species.</w:t>
        <w:br w:type="textWrapping"/>
      </w:r>
    </w:p>
    <w:p w:rsidR="00000000" w:rsidDel="00000000" w:rsidP="00000000" w:rsidRDefault="00000000" w:rsidRPr="00000000" w14:paraId="000005FB">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Fit for Survival (Re:Monster) (600)</w:t>
      </w:r>
      <w:r w:rsidDel="00000000" w:rsidR="00000000" w:rsidRPr="00000000">
        <w:rPr>
          <w:rtl w:val="0"/>
        </w:rPr>
        <w:t xml:space="preserve">: Where humans rely on equipment and training to defeat their foes, monsters rely on their inherent strength and power, but, for some monsters, this simply isn’t enough and they must either grow or die. You chose to grow. Your innate abilities grow with you, as your level increases, as your strength grows, so do your abilities and skills grow to match them. Your magic affinities will expand, your poison will become more potent, and your hide will grow tougher, along with many other effects. Of course, this is entirely based on abilities and skills inherent to you, not learned skills.</w:t>
        <w:br w:type="textWrapping"/>
      </w:r>
    </w:p>
    <w:p w:rsidR="00000000" w:rsidDel="00000000" w:rsidP="00000000" w:rsidRDefault="00000000" w:rsidRPr="00000000" w14:paraId="000005FC">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Fight for Survival (Re:Monster) (Free with Protagonist)</w:t>
      </w:r>
      <w:r w:rsidDel="00000000" w:rsidR="00000000" w:rsidRPr="00000000">
        <w:rPr>
          <w:rtl w:val="0"/>
        </w:rPr>
        <w:t xml:space="preserve">: this goes even further as improving in one area, such as physical strength, will naturally improve other areas as well, such as durability and speed. When your physical capabilities improve, all of them do, though this is not necessarily a one to one growth, but focusing purely on physical strength will not leave you clumsy or easily winded. You may choose to have your physical capabilities not manifest changes in your appearance if you so choose (so you can get stronger but not put on more muscle than you already possess).</w:t>
        <w:br w:type="textWrapping"/>
      </w:r>
    </w:p>
    <w:p w:rsidR="00000000" w:rsidDel="00000000" w:rsidP="00000000" w:rsidRDefault="00000000" w:rsidRPr="00000000" w14:paraId="000005FD">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Shrug it off (Mass Effect) (600)</w:t>
      </w:r>
      <w:r w:rsidDel="00000000" w:rsidR="00000000" w:rsidRPr="00000000">
        <w:rPr>
          <w:rtl w:val="0"/>
        </w:rPr>
        <w:t xml:space="preserve">: Shields are great. Cover is great. Not getting shot is the greatest. But we all know you’re going to get shot a lot. So take this! Now, instead of your chest caving in from that Yagh’s casual backhand, you just have bruised ribs. Even a Black Widow will need a few hits to put you down for good. Even better, though, is your significantly increased resistances to little inconveniences like heat or cold or acid. Enough that you could go for a stroll on Noveria’s surface in the nude and only suffer major shrinkage. If you’re a Krogan, you might even be able to handle a little lava!</w:t>
        <w:br w:type="textWrapping"/>
      </w:r>
    </w:p>
    <w:p w:rsidR="00000000" w:rsidDel="00000000" w:rsidP="00000000" w:rsidRDefault="00000000" w:rsidRPr="00000000" w14:paraId="000005FE">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Mystery Knight (A Song of Ice and Fire) (600)</w:t>
      </w:r>
      <w:r w:rsidDel="00000000" w:rsidR="00000000" w:rsidRPr="00000000">
        <w:rPr>
          <w:rtl w:val="0"/>
        </w:rPr>
        <w:t xml:space="preserve">: When your opponent doesn’t know your identity and your face is fully concealed your combat prowess improves drastically and their morale is greatly reduced.</w:t>
        <w:br w:type="textWrapping"/>
      </w:r>
    </w:p>
    <w:p w:rsidR="00000000" w:rsidDel="00000000" w:rsidP="00000000" w:rsidRDefault="00000000" w:rsidRPr="00000000" w14:paraId="000005FF">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Speed (Marvel) (600)</w:t>
      </w:r>
      <w:r w:rsidDel="00000000" w:rsidR="00000000" w:rsidRPr="00000000">
        <w:rPr>
          <w:rtl w:val="0"/>
        </w:rPr>
        <w:t xml:space="preserve">: You have super-speed. You can run up to 300 MPH, catch bullets, and disarm people before they can blink. However, I hope you have toughness or a healing factor, because if you hit a wall at that speed, you’re in trouble.</w:t>
        <w:br w:type="textWrapping"/>
      </w:r>
    </w:p>
    <w:p w:rsidR="00000000" w:rsidDel="00000000" w:rsidP="00000000" w:rsidRDefault="00000000" w:rsidRPr="00000000" w14:paraId="00000600">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Immortality (Supernatural) (600)</w:t>
      </w:r>
      <w:r w:rsidDel="00000000" w:rsidR="00000000" w:rsidRPr="00000000">
        <w:rPr>
          <w:rtl w:val="0"/>
        </w:rPr>
        <w:t xml:space="preserve">: You are immune to the ravages of time and mortal sickness, you will never grow old beyond your ideal human age. This does not stop you from assuming older or sickly disguises. Unless violence or accident occurs, you will live forever.</w:t>
        <w:br w:type="textWrapping"/>
      </w:r>
    </w:p>
    <w:p w:rsidR="00000000" w:rsidDel="00000000" w:rsidP="00000000" w:rsidRDefault="00000000" w:rsidRPr="00000000" w14:paraId="00000601">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Level 100 (Overlord) (600)</w:t>
      </w:r>
      <w:r w:rsidDel="00000000" w:rsidR="00000000" w:rsidRPr="00000000">
        <w:rPr>
          <w:rtl w:val="0"/>
        </w:rPr>
        <w:t xml:space="preserve">: You’ve hit the pinnacle. There is no higher level, not within YGGDRASIL at least. As a Player you have hit level 100, not exactly a surprise since most Players had done that, and represent the absolute peak of personal power and ability. If you’re a Local then you’re quite frankly a freak of nature and are probably seen as a god by any other locals that actually know what you’re really capable of. Literally, by the way, the Slane Theocracy actually worships as gods a group of six level one hundred Players that appeared to them in the past, though virtually no one still alive outside the highest echelons of the Theocracy itself actually knows that. All level one hundred individuals possess high-tier nullification defensive abilities. This means that individuals won’t be able to even hurt you that aren’t, at the very least, within the fabled ‘Realm of Heroes’ and even then they’d have to be a hero among heroes to manage it, and they’d still have to get past your normal defenses even if they manage that much. The only hope they’d normally have is if they possessed access to some magical artifact of sufficient power to get past your defenses. That said the high-tier nullification is an all or nothing ability, either it works or it doesn’t.</w:t>
        <w:br w:type="textWrapping"/>
        <w:br w:type="textWrapping"/>
        <w:t xml:space="preserve">Your physical and magical statistics are absolutely mind boggling as far as the locals are concerned. Even magic casters, if they’re level one hundred, will possess physical strength and defenses on par with a warrior that is ‘only’ in the ‘Realm of Heroes’, and warriors can expect to be far far beyond even that. Magic casters actual magic power is enough that it could literally bring even the greatest human archmage to his knees in awe and shame at his own weakness, were he to actually witness your true strength. Even warriors that only dabbled in magic would still be on par with magic casters in the ‘Realm of Heroes’ at the very least. The abilities of a Generalist, both physical and magical, will outstrip everyone other than their level 100 peers by a tremendous degree.</w:t>
        <w:br w:type="textWrapping"/>
        <w:br w:type="textWrapping"/>
        <w:t xml:space="preserve">As a warrior you are capable of annihilating armies of tens of thousands of regular men on your own, and likely wouldn’t even notice them. It would take legendary heroes or beasts to actually make you break your stride. You’ll possess skills that will let you nullify certain damage types outright, perform swings of your weapon that can hit dozens of individuals at once with air pressure alone, and provide you with a myriad of defenses against magic casters that would seek to stymie you and prevent you from closing the distance. You are literally a one-man army killing machine. As a Warrior you additionally possess ‘super moves’ that can do things like grant temporary invulnerability to virtually anything, allow you to strike everything in your line of sight with a single powerful blow at the same time, or hit one opponent dozens of times with a single strike.</w:t>
        <w:br w:type="textWrapping"/>
        <w:br w:type="textWrapping"/>
        <w:t xml:space="preserve">As a magic caster you are capable of casting spells of every tier up to the 10th Tier. This is a tier of magic that only a bare handful of people in the entire world even know exists, with most believing that 7th tier is as high as it goes. 10th Tier magic is the stuff of legends, capable of healing armies or slaying them, resurrecting the dead en mass, permanent teleportation circles, ‘buffing’ or ‘debuffing’ entire armies, summoning forth creatures of legend as servitors, and so forth. As a Magic Caster you’ll also be capable of ‘Over-rank Magic’, also known as Super-tier magic, that exceeds even that. Singular spells that could slay 70,000 men in one go and then also summon massively powerful eldritch nightmares under your command at the same time, destroying entire cities with rain that infects those it falls upon with an undead plague, conjuring forth miles upon miles of enchanted forest that responds to your will and will empower you while you are within, or spells of similar such scale and effect. Unlike normal spells, 'over-rank’ spells don’t actually cost mana and are more akin to skills, they always have a long casting time, usually a minute or so, and you must stand still and can not do anything else while casting them. Additionally you can only use them a few times per day.</w:t>
        <w:br w:type="textWrapping"/>
        <w:br w:type="textWrapping"/>
        <w:t xml:space="preserve">If you are a Generalist there really isn’t a question of ‘can you do something’ so much as ‘how do you do it today, and will you do it differently tomorrow’. You’re not quite on the same tier of skill as the warrior at combat, or the magic caster at magic, but you’re just below both of them. Magic of the 9th tier is yours to command, and while you’re not the combat beast a warrior could be, you find that your command of both the physical and magical aspects give you a range of utility and versatility no one else could boast. As a Generalist you don’t benefit from super moves or over-rank magic but in compensation your statistics are significantly better overall in the areas where the other origins would be weak. You do have one area however where you particularly shine. You are blisteringly fast. You could run circles around the warrior even if you couldn’t beat him at swordplay, and you can certainly close the distance (or run away) from a magic caster in the blink of an eye. You’ve also picked up a penchant for sneak attacks, and opponents that don’t see you coming rarely get the opportunity to learn from that mistake.</w:t>
        <w:br w:type="textWrapping"/>
      </w:r>
    </w:p>
    <w:p w:rsidR="00000000" w:rsidDel="00000000" w:rsidP="00000000" w:rsidRDefault="00000000" w:rsidRPr="00000000" w14:paraId="00000602">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Level 100 Crafting Classes (Overlord) (Free with Crafting Classes)</w:t>
      </w:r>
      <w:r w:rsidDel="00000000" w:rsidR="00000000" w:rsidRPr="00000000">
        <w:rPr>
          <w:rtl w:val="0"/>
        </w:rPr>
        <w:t xml:space="preserve">: At Level One Hundred however your crafting skills have hit their zenith. At this point you could make items on par with Divine Tier equipment, things even beings of godlike strength would find no complaint in, or foods and drinks so nourishing that someone might not need to eat or drink for a month or more afterwards, and conveying extremely potent temporary buffs alongside that. However, of course, no matter what your level of skill one simple fact remains; your skills are largely worthless without materials to use them with. While you might be able to take even subpar ingredients and fashion something workable only with truly excellent materials, will you be able to craft something genuinely great, especially at the highest levels of crafting?</w:t>
        <w:br w:type="textWrapping"/>
      </w:r>
    </w:p>
    <w:p w:rsidR="00000000" w:rsidDel="00000000" w:rsidP="00000000" w:rsidRDefault="00000000" w:rsidRPr="00000000" w14:paraId="00000603">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Level 100 Ranger (Overlord) (Free with Class Skill - Ranger)</w:t>
      </w:r>
      <w:r w:rsidDel="00000000" w:rsidR="00000000" w:rsidRPr="00000000">
        <w:rPr>
          <w:rtl w:val="0"/>
        </w:rPr>
        <w:t xml:space="preserve">: At Level One Hundred you can track so well that unless strong supernatural protections are taken to prevent it you could track anyone, no matter where they are in relation to you, regardless of whether or not you’ve actually ever seen any of their tracks. Effectively just by thinking about the person you can find them given a bit of time and effort. Your skills with weapons are enough that you could clear out entire provinces of powerful monsters and beasts entirely on your own, leaving small hills of such dead creatures in your wake, or alternatively you could tame such beasts and have them serve you. Your druidic magics are at their peak, you can easily control the weather, conjure forth legendary magical beasts as servitors, and influence and control nature to a considerable degree around you, though not to the same degree as an actual druid. At this level your ability to ‘lure’ monsters is so profound that you can now specify specific types of monsters, or even specific individual monsters if you know of them, to call forth into your prepared traps.</w:t>
        <w:br w:type="textWrapping"/>
      </w:r>
    </w:p>
    <w:p w:rsidR="00000000" w:rsidDel="00000000" w:rsidP="00000000" w:rsidRDefault="00000000" w:rsidRPr="00000000" w14:paraId="00000604">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Level 100 Rogue (Overlord) (Free with Class Skill - Rogue)</w:t>
      </w:r>
      <w:r w:rsidDel="00000000" w:rsidR="00000000" w:rsidRPr="00000000">
        <w:rPr>
          <w:rtl w:val="0"/>
        </w:rPr>
        <w:t xml:space="preserve">: At Level One Hundred your skills are at their peak, you could backstab an undead for massive damage even though they don’t have weak points, slip through even supernaturally empowered security efforts, hide in a man’s shadow in broad daylight at high-noon, and your magical abilities allow you to pilfer information as easily as they allow you to pilfer more physical things. You’ll never be found unless you want to be, baring considerable efforts from similarly skilled individuals.</w:t>
        <w:br w:type="textWrapping"/>
      </w:r>
    </w:p>
    <w:p w:rsidR="00000000" w:rsidDel="00000000" w:rsidP="00000000" w:rsidRDefault="00000000" w:rsidRPr="00000000" w14:paraId="00000605">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Level 100 Sorcerous Swordsman (Overlord) (Free with Class Skill - Sorcerous Swordsman)</w:t>
      </w:r>
      <w:r w:rsidDel="00000000" w:rsidR="00000000" w:rsidRPr="00000000">
        <w:rPr>
          <w:rtl w:val="0"/>
        </w:rPr>
        <w:t xml:space="preserve">: At Level One Hundred you’ll be able to regularly defeat entire armies of soldiers with nothing but sheer skill alone, often times while giving them a handicap of only using one arm, and your magics could empower you to such heights that if you truly pressed yourself you might rival the armies of a whole nation of regular men, assuming they were all in one place and didn’t run away once they saw you get really moving. Don’t think that this will trivialize a fight against a peer of equivalent level and strength without considerable effort on your part, however, broadness of skill often is trumped by specialization for good reason after all.</w:t>
        <w:br w:type="textWrapping"/>
      </w:r>
    </w:p>
    <w:p w:rsidR="00000000" w:rsidDel="00000000" w:rsidP="00000000" w:rsidRDefault="00000000" w:rsidRPr="00000000" w14:paraId="00000606">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Level 100 Bard (Overlord) (Free with Class Skill - Bard)</w:t>
      </w:r>
      <w:r w:rsidDel="00000000" w:rsidR="00000000" w:rsidRPr="00000000">
        <w:rPr>
          <w:rtl w:val="0"/>
        </w:rPr>
        <w:t xml:space="preserve">: At Level One Hundred your fighting and singing/playing skills are at their peak, a true epic in both song and form, capable of drawing applause (or perhaps tears) from even the most stone-hearted audience. Your arcane abilities are both subtle and profound, and tend best to work to strengthen and empower yours or others efforts. You now know a lot about just about everything, potentially including even lost or hidden knowledge, and your songs can now potentially affect whole armies, and their effects might linger for hours after you’ve finished playing.</w:t>
        <w:br w:type="textWrapping"/>
      </w:r>
    </w:p>
    <w:p w:rsidR="00000000" w:rsidDel="00000000" w:rsidP="00000000" w:rsidRDefault="00000000" w:rsidRPr="00000000" w14:paraId="00000607">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Level 100 Damage Focused Warrior (Overlord) (Free with Class Skill - Damage Focused Warrior)</w:t>
      </w:r>
      <w:r w:rsidDel="00000000" w:rsidR="00000000" w:rsidRPr="00000000">
        <w:rPr>
          <w:rtl w:val="0"/>
        </w:rPr>
        <w:t xml:space="preserve">: At Level One Hundred your skills are virtually unmatched when it comes to the slaying of others. You could casually defeat entire armies of men and beasts without even batting an eyelash, and even beings of legendary martial prowess will find themselves merely your peers, at best. Your special abilities are even more powerful, and additionally you may now deal wounds that prevent both natural and magical methods of healing, as well as forcing weaknesses in creatures and enemies that do not normally have them. You’ll also possess the ability to strike at range, well outside of melee, through either air pressure or the simple force of your martial prowess (your choice). Finally you will have unlocked the most devastating of all direct damage abilities. The Super-Move, Dimensional Slash (or pierce/smash). With this technique you will be able to, several times per day, deliver strikes so devastating that they travel across dimensions, bypassing virtually every single defensive measure known. Armor fails, toughness fails, magic fails. Only pure skill and dodging will save your foes from this technique and with this ability before you virtually anything can be killed. Pointedly it does not prevent foes from being resurrected. A damage focused warrior benefits tremendously from also training in defense focus, as their increased knowledge and skill in defensive ability serves only to heighten their knowledge at exploiting the defenses of others.</w:t>
        <w:br w:type="textWrapping"/>
      </w:r>
    </w:p>
    <w:p w:rsidR="00000000" w:rsidDel="00000000" w:rsidP="00000000" w:rsidRDefault="00000000" w:rsidRPr="00000000" w14:paraId="00000608">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Level 100 Defense Focused Warrior (Overlord) (Free with Class Skill - Defense Focused Warrior)</w:t>
      </w:r>
      <w:r w:rsidDel="00000000" w:rsidR="00000000" w:rsidRPr="00000000">
        <w:rPr>
          <w:rtl w:val="0"/>
        </w:rPr>
        <w:t xml:space="preserve">: At Level One Hundred you can easily walk through entire swarms and throngs of ravenous monsters and berserker warriors and not even notice their attacks upon you. You’ll be able to get and then keep, until you allow them to focus elsewhere, the attention of any foe you engage with regardless of whether or not attacking you would be a wise course of action for them, and your equipment is now</w:t>
      </w:r>
      <w:del w:author="Kameron Salley" w:id="261" w:date="2022-01-10T07:20:55Z">
        <w:r w:rsidDel="00000000" w:rsidR="00000000" w:rsidRPr="00000000">
          <w:rPr>
            <w:rtl w:val="0"/>
          </w:rPr>
          <w:delText xml:space="preserve"> </w:delText>
        </w:r>
      </w:del>
      <w:r w:rsidDel="00000000" w:rsidR="00000000" w:rsidRPr="00000000">
        <w:rPr>
          <w:rtl w:val="0"/>
        </w:rPr>
        <w:t xml:space="preserve">impossible to break or be damaged by any method so long as you are holding or wearing it. Your bodyguard abilities can now be applied to a massive number of people, and will intercept up to 90% of the damage that would normally have gone to them. Your defensive abilities apply in full against the damage sent your way, as normal, meaning you could potentially tank for entire raid groups all on your own. Finally you gain the Super-Move known as Invulnerable Aegis special ability. You can activate this at any time, several times per day, to render any attack made against you completely and utterly negated no matter how powerful it is. It is one of the few defenses known to be capable of fending off the Dimension Slash ability of the damage focused warrior.</w:t>
        <w:br w:type="textWrapping"/>
      </w:r>
    </w:p>
    <w:p w:rsidR="00000000" w:rsidDel="00000000" w:rsidP="00000000" w:rsidRDefault="00000000" w:rsidRPr="00000000" w14:paraId="00000609">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Level 100 Magic Warrior (Overlord) (Free with Class Skill - Magic Warrior)</w:t>
      </w:r>
      <w:r w:rsidDel="00000000" w:rsidR="00000000" w:rsidRPr="00000000">
        <w:rPr>
          <w:rtl w:val="0"/>
        </w:rPr>
        <w:t xml:space="preserve">: At Level One Hundred you’ll be able to make literal topographical changes to the nearby terrain, creating gullies, small lakes, pitfalls, cliffs, and more. Your illusions are so powerful that it is virtually impossible to see through them without specific prepared counters, and the debuffs you can layer onto your enemies run the entire gamut of negative status effects, even including potential instant death, and can even hit large swathes of enemies all at once. Additionally your lower-leveled debuffs and effects become passive abilities, allowing you to layer such debilitations onto anyone you strike with your weapon without the need to actually expend mana in the casting. At this level your sword skills are near peerless, easily the equal of your magics, and outside of other peer level warriors it is unlikely you’ll ever meet someone that can give you true challenge in melee.</w:t>
        <w:br w:type="textWrapping"/>
      </w:r>
    </w:p>
    <w:p w:rsidR="00000000" w:rsidDel="00000000" w:rsidP="00000000" w:rsidRDefault="00000000" w:rsidRPr="00000000" w14:paraId="0000060A">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Level 100 Monk (Overlord) (Free with Class Skill - Monk)</w:t>
      </w:r>
      <w:r w:rsidDel="00000000" w:rsidR="00000000" w:rsidRPr="00000000">
        <w:rPr>
          <w:rtl w:val="0"/>
        </w:rPr>
        <w:t xml:space="preserve">: At Level One Hundred your blows could crack castle walls, your fists and feet moving so fast that you do not even appear to have swung them, and your movement is so quick that even with just a casual walking pace it may seem to passersby that you are practically teleporting. Your spiritual abilities will have also struck their peak, able to ignore poisons no matter how potent, understand the hearts and minds of living beings (even if you can’t speak their language, or they yours), and your physical aging will have stopped entirely.</w:t>
        <w:br w:type="textWrapping"/>
      </w:r>
    </w:p>
    <w:p w:rsidR="00000000" w:rsidDel="00000000" w:rsidP="00000000" w:rsidRDefault="00000000" w:rsidRPr="00000000" w14:paraId="0000060B">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Level 100 Arcane Caster (Overlord) (Free with Class Skill - Magic Caster)</w:t>
      </w:r>
      <w:r w:rsidDel="00000000" w:rsidR="00000000" w:rsidRPr="00000000">
        <w:rPr>
          <w:rtl w:val="0"/>
        </w:rPr>
        <w:t xml:space="preserve">: If you are ‘Level One Hundred’ you are capable of 10th tier magic. Most people in the New World don’t even know that this tier of magic exists, or the 9th or 8th tiers either for that matter. You effectively have no match whatsoever in terms of arcane magic power outside of Ainz Ooal Gown himself. Spells at these heights could smite entire armies casually, summon forth creatures that could do the same for you, or ‘buff’ you to heights similar in physical ability to a warrior of your same level, though not with the weapon skills to make good use of it. Spells at this level include ‘reality slash’, which is a watered down version of the Damage Focused Warriors ‘dimensional slash’ (very watered down), conjuring forth major magical servitors such as primal elementals or high ranking angels (or demons), casting Gate, creating potentially permanent teleportation circles, wide area instant-death magic, teleporting over vast distances without any chance of error, shifting into other planes/dimensions of existence, making much higher tier spells permanent via the Permanency spell, and more.</w:t>
        <w:br w:type="textWrapping"/>
      </w:r>
    </w:p>
    <w:p w:rsidR="00000000" w:rsidDel="00000000" w:rsidP="00000000" w:rsidRDefault="00000000" w:rsidRPr="00000000" w14:paraId="0000060C">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Level 100 Divine Caster (Overlord) (Free with Class Skill - Divine Caster)</w:t>
      </w:r>
      <w:r w:rsidDel="00000000" w:rsidR="00000000" w:rsidRPr="00000000">
        <w:rPr>
          <w:rtl w:val="0"/>
        </w:rPr>
        <w:t xml:space="preserve">: At ‘Level One Hundred’ you can cast spells of such potency that you could heal entire armies in one go, mass resurrect the dead with no penalty to the person that died, cast spells of protection that can potentially be used to nullify just about any kind of damage you can prepare for, cause earthquakes, turn small forests into armies of treants to turn against your enemies, and your skills in combating the undead are virtually peerless. Your ‘wildshape’ abilities now let you transform into fantastic creatures such as dragons or elementals, and you can even summon forth such creatures as temporary servitors to work your will. You can instantly destroy anything other than extremely high-tier undead, and your divine and druidic magics have hit their very peak.</w:t>
        <w:br w:type="textWrapping"/>
      </w:r>
    </w:p>
    <w:p w:rsidR="00000000" w:rsidDel="00000000" w:rsidP="00000000" w:rsidRDefault="00000000" w:rsidRPr="00000000" w14:paraId="0000060D">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Level 100 Talismonger (Overlord) (Free with Class Skill - Talismonger)</w:t>
      </w:r>
      <w:r w:rsidDel="00000000" w:rsidR="00000000" w:rsidRPr="00000000">
        <w:rPr>
          <w:rtl w:val="0"/>
        </w:rPr>
        <w:t xml:space="preserve">: At Level One Hundred your abilities have hit their peak. Your spells and debuffs can now affect entire armies of individuals all at once, wreaking utter havoc amongst your foes with singular castings. You could easily poison small cities all at once, or leave an army of statues standing in a field with only the slightest bit of effort. Your debuff and debilitation spells are still your main workhorse, however you know an even mix of both arcane and divine spells of up to the 9th tier, with your 10th tier spells being filled out with your class specific spells. Your talismans can now hold three of the same spell at once.</w:t>
        <w:br w:type="textWrapping"/>
      </w:r>
    </w:p>
    <w:p w:rsidR="00000000" w:rsidDel="00000000" w:rsidP="00000000" w:rsidRDefault="00000000" w:rsidRPr="00000000" w14:paraId="0000060E">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Level 100 Spiritualist (Overlord) (Free with Class Skill - Spiritualist)</w:t>
      </w:r>
      <w:r w:rsidDel="00000000" w:rsidR="00000000" w:rsidRPr="00000000">
        <w:rPr>
          <w:rtl w:val="0"/>
        </w:rPr>
        <w:t xml:space="preserve">: At Level One Hundred you’ll be able to call forth spirits of tremendous and terrifying power and scope such as genus loci, giving orders to spirits to maintain or change large areas of land (or water) to support your aims (which they will then continue to maintain until such time as you direct them otherwise), permanently blessing (or cursing) the ‘spirits’ of specific bloodlines, or calling forth spirits into yourself or allies capable of empowering them to truly spectacular might. Taking this class ensures that such spirits will always be available in future worlds for you to call upon. Finally these are spells, so you don’t need to worry about your magic shutting down because the local spirits don’t like you. So long as you provide the mana to cast them your spells will continue to work.</w:t>
        <w:br w:type="textWrapping"/>
      </w:r>
    </w:p>
    <w:p w:rsidR="00000000" w:rsidDel="00000000" w:rsidP="00000000" w:rsidRDefault="00000000" w:rsidRPr="00000000" w14:paraId="0000060F">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Unified Focus (Overlord) (600)</w:t>
      </w:r>
      <w:r w:rsidDel="00000000" w:rsidR="00000000" w:rsidRPr="00000000">
        <w:rPr>
          <w:rtl w:val="0"/>
        </w:rPr>
        <w:t xml:space="preserve">: Your physical might is as your magical might, and your magical might is as your physical. The more powerful you are physically the more powerful you will be magically, the more powerful you are magically the more powerful you will be physically. This is not a recursive loop, it simply balances things out such that whichever is lower is raised up to the level of the higher. As you see increases to your physical or magical strength you will see similar increases in its opposite, as they are now forever linked.</w:t>
        <w:br w:type="textWrapping"/>
      </w:r>
    </w:p>
    <w:p w:rsidR="00000000" w:rsidDel="00000000" w:rsidP="00000000" w:rsidRDefault="00000000" w:rsidRPr="00000000" w14:paraId="00000610">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Absolute Sword (Sword Art Online) (600)</w:t>
      </w:r>
      <w:r w:rsidDel="00000000" w:rsidR="00000000" w:rsidRPr="00000000">
        <w:rPr>
          <w:rtl w:val="0"/>
        </w:rPr>
        <w:t xml:space="preserve">: People tend to have something of an upper limit on how quickly they can react to things, limited by a mixture of experience and the physical limitations of their body; nerve endings and synapse can only send messages so quickly. That’s still true for you, but in your case you’re </w:t>
      </w:r>
      <w:r w:rsidDel="00000000" w:rsidR="00000000" w:rsidRPr="00000000">
        <w:rPr>
          <w:i w:val="1"/>
          <w:rtl w:val="0"/>
        </w:rPr>
        <w:t xml:space="preserve">far </w:t>
      </w:r>
      <w:r w:rsidDel="00000000" w:rsidR="00000000" w:rsidRPr="00000000">
        <w:rPr>
          <w:rtl w:val="0"/>
        </w:rPr>
        <w:t xml:space="preserve">above the average, being in the top 5% fastest worldwide.</w:t>
        <w:br w:type="textWrapping"/>
        <w:br w:type="textWrapping"/>
        <w:t xml:space="preserve">When you’re focusing the world seems to slip into slow motion, every action observed going at half or more normal speed, allowing you to easily react to things you see coming. As long as you can sense something coming your way you can react to it, although this won’t mean you always choose the best response for the scenario. No good blocking a sword swing when it’s exactly what the opponent wants, or the sword just phases through your shield, after all.</w:t>
        <w:br w:type="textWrapping"/>
      </w:r>
    </w:p>
    <w:p w:rsidR="00000000" w:rsidDel="00000000" w:rsidP="00000000" w:rsidRDefault="00000000" w:rsidRPr="00000000" w14:paraId="00000611">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Natural Ability User - Art of War (The Gamer) (600)</w:t>
      </w:r>
      <w:r w:rsidDel="00000000" w:rsidR="00000000" w:rsidRPr="00000000">
        <w:rPr>
          <w:rtl w:val="0"/>
        </w:rPr>
        <w:t xml:space="preserve">: You are uncapped in potential. As long as it is directly used for combat, you can improve it at a consistent rate and never stop. You are able, with sufficient practice, to turn mundane martial discipline into supernatural ones. With time, you could challenge a god of single combat to a fair fight and come out victorious. Naturally this requires centuries of hard work. Stacks with other combat abilities and enhancements.</w:t>
        <w:br w:type="textWrapping"/>
      </w:r>
    </w:p>
    <w:p w:rsidR="00000000" w:rsidDel="00000000" w:rsidP="00000000" w:rsidRDefault="00000000" w:rsidRPr="00000000" w14:paraId="00000612">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Rapid Cell Regeneration (Heroes) (600)</w:t>
      </w:r>
      <w:r w:rsidDel="00000000" w:rsidR="00000000" w:rsidRPr="00000000">
        <w:rPr>
          <w:rtl w:val="0"/>
        </w:rPr>
        <w:t xml:space="preserve">: ​Your cells are able to regenerate fast enough and with great enough precision that most any wound you receive will heal within moments. You are able to survive charing heat, being frozen solid, being deprived of oxygen and even dismemberment. It all still hurts very much though. You can heal from most injuries but cannot heal direct trauma to the brain, things like Oxygen Deprivation will just heal itself away, getting a glass shard stuck in your head on the other hand not so much., leaving you with a single obvious weak point.</w:t>
        <w:br w:type="textWrapping"/>
      </w:r>
    </w:p>
    <w:p w:rsidR="00000000" w:rsidDel="00000000" w:rsidP="00000000" w:rsidRDefault="00000000" w:rsidRPr="00000000" w14:paraId="00000613">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Hero (That Time I Got Reincarnated As A Slime) (600)</w:t>
      </w:r>
      <w:r w:rsidDel="00000000" w:rsidR="00000000" w:rsidRPr="00000000">
        <w:rPr>
          <w:rtl w:val="0"/>
        </w:rPr>
        <w:t xml:space="preserve">: Heroes are the Human or humanity/good aligned equivalent of the Demon Lord, meaning they are equal existences through the eyes of the Voice of the World. They are the opposites of the same coin. Unlike Demon Lords, however, their existence is extremely rare, even more rare than a True Dragons that number only three or four. They are said to be an existence that appears only once in a thousand years. Perhaps due to this reason, newly born Heroes are also possibly stronger than newly born Demon Lords. To become Heroes, a Human generally needs to have a selfless and caring person even if they have a particular goal in mind that they are chasing after. If so, as long as the person is strong enough and has done many acts of good, out of the good of their heart for the sake of humanity, the Voice of the World will grant them the Hero's Egg. </w:t>
        <w:br w:type="textWrapping"/>
        <w:br w:type="textWrapping"/>
        <w:t xml:space="preserve">The Hero's Egg is a skill which is also not a skill. It has no other purpose but to awaken its bearer into a Hero once the conditions have been met. It gives no additional abilities nor skills. Afterward, the only step remaining would be to 'hatch' the egg. Although it sounds simple, it is actually more difficult a task than the Demon Lord's 'collection of 10,000 souls', since the Hero's Egg seems to only hatch by the strong willpower and conviction of the bearer. The person needs to truly know right from wrong and believe that what they are doing is a righteous act, and also be willing to face death for that conviction. </w:t>
        <w:br w:type="textWrapping"/>
        <w:br w:type="textWrapping"/>
        <w:t xml:space="preserve">Your egg has already hatched and your body has been reconstructed and your lifespan has increased, you are immensely stronger than before and a skill of your choosing has evolved to its next level. You may eventually evolve into a Demigod, an existence on par with True Dragons.</w:t>
        <w:br w:type="textWrapping"/>
      </w:r>
    </w:p>
    <w:p w:rsidR="00000000" w:rsidDel="00000000" w:rsidP="00000000" w:rsidRDefault="00000000" w:rsidRPr="00000000" w14:paraId="00000614">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Ultimate Skill (That Time I Got Reincarnated As A Slime) (Free)</w:t>
      </w:r>
      <w:r w:rsidDel="00000000" w:rsidR="00000000" w:rsidRPr="00000000">
        <w:rPr>
          <w:rtl w:val="0"/>
        </w:rPr>
        <w:t xml:space="preserve">: You have been blessed and lucky enough to obtain an Ultimate Skill through some means. Rejoice, for you’ve joined the ranks of this world’s strongest although you’re nowhere near the actual top. You may choose to either buy a Canon Ultimate Skill or create one for your own. If you buy multiple skills you may combine them into a single skill. Your created skill can only have up to 3 abilities, excepting those combined and they must stay consistent. Their power must be kept close to canon skill levels.</w:t>
        <w:br w:type="textWrapping"/>
      </w:r>
    </w:p>
    <w:p w:rsidR="00000000" w:rsidDel="00000000" w:rsidP="00000000" w:rsidRDefault="00000000" w:rsidRPr="00000000" w14:paraId="00000615">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“Average” Abilities (Average Abilities) (600)</w:t>
      </w:r>
      <w:r w:rsidDel="00000000" w:rsidR="00000000" w:rsidRPr="00000000">
        <w:rPr>
          <w:rtl w:val="0"/>
        </w:rPr>
        <w:t xml:space="preserve">: </w:t>
      </w:r>
      <w:r w:rsidDel="00000000" w:rsidR="00000000" w:rsidRPr="00000000">
        <w:rPr>
          <w:highlight w:val="white"/>
          <w:rtl w:val="0"/>
        </w:rPr>
        <w:t xml:space="preserve">This isn't actually your first life in this jump. You grew to be a teenager in a “Modern” world, before giving your life to save a child that everyone else was ignoring who was about to die. Given that this child was a special existence created by god to advance civilization, god has decided to allow you to live again. He can't let you come back to life in your own world, but there's a world that has been abandoned by the gods, and he's decided to reincarnate you there. Whether due to misunderstanding, laziness, or deliberately interpreting your request to suit himself, he has given you “Average” Abilities. That is, every ability/stat is halfway between the weakest person in the setting and the strongest ever. For strength this adds to you half the strength of the strongest Ancient Dragon ever. For magic, this adds to you half the magic of god who created the nanomachine magic system.</w:t>
        <w:br w:type="textWrapping"/>
      </w:r>
    </w:p>
    <w:p w:rsidR="00000000" w:rsidDel="00000000" w:rsidP="00000000" w:rsidRDefault="00000000" w:rsidRPr="00000000" w14:paraId="00000616">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“Average” Authority (Average Abilities) (Free with Imaginative Magic)</w:t>
      </w:r>
      <w:r w:rsidDel="00000000" w:rsidR="00000000" w:rsidRPr="00000000">
        <w:rPr>
          <w:rtl w:val="0"/>
        </w:rPr>
        <w:t xml:space="preserve">: </w:t>
      </w:r>
      <w:r w:rsidDel="00000000" w:rsidR="00000000" w:rsidRPr="00000000">
        <w:rPr>
          <w:highlight w:val="white"/>
          <w:rtl w:val="0"/>
        </w:rPr>
        <w:t xml:space="preserve">In addition to her increased Intelligence, her overactive imagination, her physics knowledge from the Modern World, and the ideas from novels, videos and manga from the Modern World, Mile has another very significant advantage. Since magic is accomplished by nanomachines, individual beings have different levels of access and authority. Mile, and now you, possess authority level 5, half way between a person who is utterly incapable of using magic (0), and the most powerful of all gods (10). Even most Ancient Dragons (the most powerful race, magically as well as physically,) only average level 3, and their current king is only at level 4. Your orders are given precedence over all others with lower authority, and you can strip any being of lower authority of the ability to use magic. In future settings where it is possible for supernatural powers to operate at different levels you will automatically be upgraded to half of the highest it is possible for any being or god to be if you aren't that powerful already, and can strip the powers from those beneath you. This carries over to all magical systems you have access to in which people can have different levels of access and control.</w:t>
        <w:br w:type="textWrapping"/>
      </w:r>
    </w:p>
    <w:p w:rsidR="00000000" w:rsidDel="00000000" w:rsidP="00000000" w:rsidRDefault="00000000" w:rsidRPr="00000000" w14:paraId="00000617">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Evil Power</w:t>
      </w:r>
      <w:r w:rsidDel="00000000" w:rsidR="00000000" w:rsidRPr="00000000">
        <w:rPr>
          <w:rtl w:val="0"/>
        </w:rPr>
        <w:t xml:space="preserve"> </w:t>
      </w:r>
      <w:r w:rsidDel="00000000" w:rsidR="00000000" w:rsidRPr="00000000">
        <w:rPr>
          <w:b w:val="1"/>
          <w:rtl w:val="0"/>
        </w:rPr>
        <w:t xml:space="preserve">(Overlord [Games]) (600)</w:t>
      </w:r>
      <w:r w:rsidDel="00000000" w:rsidR="00000000" w:rsidRPr="00000000">
        <w:rPr>
          <w:rtl w:val="0"/>
        </w:rPr>
        <w:t xml:space="preserve">: Despite being corrupted and considered evil by many, you have the special ability to kill those who are considered Evil in order to make your own power grow, the more evil or atrocious actions one has done the more power you slowly gain, you can choose whether its your physical or magical might that becomes stronger each time. If its magical might your spells especially those that were made to destroy or enslave become stronger, if its physical your skin takes a darker hue with strange swirling marks on it and your body becomes tougher, faster and stronger, obviously the stronger you become the less the gain sooner or later you will require large amount of evil energy from other people to make progress. Beware however, for the more evil you gather inside of you the higher the chances of getting corrupted and not only allowing it to corrupt you, but people will also sense something is wrong with you as well.</w:t>
        <w:br w:type="textWrapping"/>
      </w:r>
    </w:p>
    <w:p w:rsidR="00000000" w:rsidDel="00000000" w:rsidP="00000000" w:rsidRDefault="00000000" w:rsidRPr="00000000" w14:paraId="00000618">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Insane Skills (Pathfinder) (600)</w:t>
      </w:r>
      <w:r w:rsidDel="00000000" w:rsidR="00000000" w:rsidRPr="00000000">
        <w:rPr>
          <w:rtl w:val="0"/>
        </w:rPr>
        <w:t xml:space="preserve">: You’re quite the marksman aren’t ya, partner? It’s honestly ridiculous the things you’re able to do with guns. A mastery of trigonometry to ricochet bullets multiple times to hit their mark, shooting multiple targets with single shots, sniping with a handgun (even the shitty ones around here.), parrying incoming projectiles with your own and any other number of crazy marksmanship feats are now within your realm of ability.</w:t>
        <w:br w:type="textWrapping"/>
      </w:r>
    </w:p>
    <w:p w:rsidR="00000000" w:rsidDel="00000000" w:rsidP="00000000" w:rsidRDefault="00000000" w:rsidRPr="00000000" w14:paraId="00000619">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Power of Darkness (The Legend of Zelda: Ocarina of Time) (600)</w:t>
      </w:r>
      <w:r w:rsidDel="00000000" w:rsidR="00000000" w:rsidRPr="00000000">
        <w:rPr>
          <w:rtl w:val="0"/>
        </w:rPr>
        <w:t xml:space="preserve">: While the Triforce of Power may be difficult to reach without the proper channels, you’d be a prime candidate for it’s inheritance with your vicious, fiery desire - and in the meantime you have some other ways of approaching the Sorcerer King’s strength at his peak.</w:t>
        <w:br w:type="textWrapping"/>
        <w:br w:type="textWrapping"/>
        <w:t xml:space="preserve">By harnessing the life energy and light of the land around you, you can gain greater physical and magical might, allowing you to perform destructive magical attacks and float upon your own power - this draining process turning the land into darkened wasteland fit only for the dead and the dying. Though if you wish to spare the land this destruction, you could take this suffering upon yourself - forcing yourself to suffer the inner pain and darkness of the people in order to claim this strength. This is more merciful and seen as noble - but if you lose your composure in the face of this agony you could cause even more damage in your panicked throes.</w:t>
        <w:br w:type="textWrapping"/>
        <w:br w:type="textWrapping"/>
        <w:t xml:space="preserve">You could easily replicate Ganondorf’s prime strength in combat by taking this to its limit and as part of this set of abilities, you can tap into this strength without restraint for the final burst of power -transforming into a monstrous titan capable of sending even Hyrule Castle crashing down. Power comes from being willing to sacrifice, be it yourself or others...wield it as you wish.</w:t>
        <w:br w:type="textWrapping"/>
      </w:r>
    </w:p>
    <w:p w:rsidR="00000000" w:rsidDel="00000000" w:rsidP="00000000" w:rsidRDefault="00000000" w:rsidRPr="00000000" w14:paraId="0000061A">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Everlasting Blessing (Vampire Diaries) (600)</w:t>
      </w:r>
      <w:r w:rsidDel="00000000" w:rsidR="00000000" w:rsidRPr="00000000">
        <w:rPr>
          <w:rtl w:val="0"/>
        </w:rPr>
        <w:t xml:space="preserve">: M​any are the supernatural enemies in this world, with their own lusts and evil, most of which tend to appear as various depredations upon the innocent, mortal people of this world. You are one who was chosen to fight them, blessed by a set of native shamans who had decreed enough was enough. The magic they worked grants you massively enhanced abilities, such as speed, strength, endurance and healing equal to any non-ancient vampire. Your aging is slowed greatly, allowing you to potentially live for centuries before you die. Not only that, but the seven shamans are now functionally extensions of your life. Every time you die, one of them dies instead, and you come back to life. You are the proverbial cat, although only with eight lives.</w:t>
        <w:br w:type="textWrapping"/>
      </w:r>
    </w:p>
    <w:p w:rsidR="00000000" w:rsidDel="00000000" w:rsidP="00000000" w:rsidRDefault="00000000" w:rsidRPr="00000000" w14:paraId="0000061B">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Limits? (Generic Worm Fanfiction) (600)</w:t>
      </w:r>
      <w:r w:rsidDel="00000000" w:rsidR="00000000" w:rsidRPr="00000000">
        <w:rPr>
          <w:rtl w:val="0"/>
        </w:rPr>
        <w:t xml:space="preserve">: So powers are supposed to be limited… aren’t they? Depends on the fanfic, really. Either way, yours aren’t. No, this doesn’t double your powers every six months. That’d be crazy. What this does is smash every glass ceiling, barrier or restriction into so much dust. Any and all of your powers, abilities, skills etc., are like muscles for you now, only growing stronger the more you exercise them.</w:t>
        <w:br w:type="textWrapping"/>
        <w:br w:type="textWrapping"/>
        <w:t xml:space="preserve">This does nothing for your rate, at least by itself, but it means that regardless of how they’re </w:t>
      </w:r>
      <w:r w:rsidDel="00000000" w:rsidR="00000000" w:rsidRPr="00000000">
        <w:rPr>
          <w:i w:val="1"/>
          <w:rtl w:val="0"/>
        </w:rPr>
        <w:t xml:space="preserve">supposed</w:t>
      </w:r>
      <w:r w:rsidDel="00000000" w:rsidR="00000000" w:rsidRPr="00000000">
        <w:rPr>
          <w:rtl w:val="0"/>
        </w:rPr>
        <w:t xml:space="preserve"> to operate, any and all of your powers can now be trained up infinitely. Furthermore, no power or skill you have can ever harm you directly, unless it’s someone else using it on you. Nor, for that matter, can anything you do to improve yourself.</w:t>
        <w:br w:type="textWrapping"/>
        <w:br w:type="textWrapping"/>
      </w:r>
      <w:r w:rsidDel="00000000" w:rsidR="00000000" w:rsidRPr="00000000">
        <w:rPr>
          <w:i w:val="1"/>
          <w:rtl w:val="0"/>
        </w:rPr>
        <w:t xml:space="preserve">Too much</w:t>
      </w:r>
      <w:r w:rsidDel="00000000" w:rsidR="00000000" w:rsidRPr="00000000">
        <w:rPr>
          <w:rtl w:val="0"/>
        </w:rPr>
        <w:t xml:space="preserve">, at least. Training too much till you break half your muscles will still put you in the hospital, but what would be a lifelong crippling for others would only be a temporary thing for you, and you’d still benefit fully.</w:t>
        <w:br w:type="textWrapping"/>
        <w:br w:type="textWrapping"/>
        <w:t xml:space="preserve">You can use and develop mutually exclusive or opposite powers without any harm, and similarly use any and all powers you have without fear of ruining your own body or mind or whatever. No amount of overusing your powers can hurt you or them permanently. Again, you might suffer for a while, but it’ll only ever be temporary and they’d grow that much stronger for it.</w:t>
        <w:br w:type="textWrapping"/>
      </w:r>
    </w:p>
    <w:p w:rsidR="00000000" w:rsidDel="00000000" w:rsidP="00000000" w:rsidRDefault="00000000" w:rsidRPr="00000000" w14:paraId="0000061C">
      <w:pPr>
        <w:pageBreakBefore w:val="0"/>
        <w:numPr>
          <w:ilvl w:val="1"/>
          <w:numId w:val="1"/>
        </w:numPr>
        <w:ind w:left="1440" w:hanging="360"/>
        <w:rPr>
          <w:del w:author="Dương VH" w:id="262" w:date="2021-12-20T10:28:13Z"/>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Time Will Tell (Kamen Rider Zi-Oh) (600)</w:t>
      </w:r>
      <w:r w:rsidDel="00000000" w:rsidR="00000000" w:rsidRPr="00000000">
        <w:rPr>
          <w:rtl w:val="0"/>
        </w:rPr>
        <w:t xml:space="preserve">: There’s three of you, now? Maybe more? You’re not just any person Swartz picked up from another timeline...you’re likely related to him, a third sibling in the now trio of Swartz and the amnesiac Alpina. You belong to a bloodline that has control over time itself, and it shows in the power you wield. Your powers over time itself will grow as you practice with them...eventually, you’ll be able to time travel without the aid of a Time Mazine, and stop time for something as large as a continent-sized meteor, and this growth will apply to any time-based abilities within your body – increasing their range and duration as you improve. In addition, you can grant a fragment of your temporal abilities to others with just a touch, or energize any that they themselves possess...and you can also gradually drain such time powers from someone so long as they’re in sight of you, claiming it for yourself.</w:t>
        <w:br w:type="textWrapping"/>
        <w:br w:type="textWrapping"/>
        <w:t xml:space="preserve">Keep in mind: If you’re a Time Jacker and your power surpasses that of your brother Swartz, it’s fairly likely he’ll try to steal your power for himself and dispose of you.</w:t>
        <w:br w:type="textWrapping"/>
      </w:r>
      <w:del w:author="Dương VH" w:id="262" w:date="2021-12-20T10:28:13Z">
        <w:commentRangeStart w:id="6"/>
        <w:commentRangeStart w:id="7"/>
        <w:commentRangeStart w:id="8"/>
        <w:commentRangeStart w:id="9"/>
        <w:commentRangeStart w:id="10"/>
        <w:r w:rsidDel="00000000" w:rsidR="00000000" w:rsidRPr="00000000">
          <w:rPr>
            <w:rtl w:val="0"/>
          </w:rPr>
        </w:r>
      </w:del>
    </w:p>
    <w:p w:rsidR="00000000" w:rsidDel="00000000" w:rsidP="00000000" w:rsidRDefault="00000000" w:rsidRPr="00000000" w14:paraId="0000061D">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del w:author="Dương VH" w:id="262" w:date="2021-12-20T10:28:13Z">
        <w:r w:rsidDel="00000000" w:rsidR="00000000" w:rsidRPr="00000000">
          <w:rPr>
            <w:b w:val="1"/>
            <w:rtl w:val="0"/>
          </w:rPr>
          <w:delText xml:space="preserve">Saint (A Certain Magical Index) (600)</w:delText>
        </w:r>
        <w:r w:rsidDel="00000000" w:rsidR="00000000" w:rsidRPr="00000000">
          <w:rPr>
            <w:rtl w:val="0"/>
          </w:rPr>
          <w:delText xml:space="preserve">: So, apparently you’re a slightly higher human form. Who knew? Anyway, you now have incredible speed, superhuman strength, better mana channelling, superhuman senses and increased durability. Though you’re really not all that strong now, at just the very peak of human ability, you do have potential for growth. You might just be able to fly or even run at supersonic speeds in time. Just note that you aren’t in a position to fight any magic gods. After all, you’re no Kanzaki Kaori (or William Orwell), and probably never will be. Also, you should know that you’re more vulnerable to attacks that resemble the way Jesus died, a spell that deactivate your Saint abilities temporarily exists, and you run the risk of hurting yourself badly should you push your new awesome body too far. Nevertheless, you have the potential to put most skilled magicians to shame.</w:delText>
        </w:r>
        <w:r w:rsidDel="00000000" w:rsidR="00000000" w:rsidRPr="00000000">
          <w:rPr>
            <w:rtl w:val="0"/>
          </w:rPr>
          <w:br w:type="textWrapping"/>
        </w:r>
      </w:del>
      <w:commentRangeEnd w:id="6"/>
      <w:r w:rsidDel="00000000" w:rsidR="00000000" w:rsidRPr="00000000">
        <w:commentReference w:id="6"/>
      </w:r>
      <w:commentRangeEnd w:id="7"/>
      <w:r w:rsidDel="00000000" w:rsidR="00000000" w:rsidRPr="00000000">
        <w:commentReference w:id="7"/>
      </w:r>
      <w:commentRangeEnd w:id="8"/>
      <w:r w:rsidDel="00000000" w:rsidR="00000000" w:rsidRPr="00000000">
        <w:commentReference w:id="8"/>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61E">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Infinity (Dragon’s Dogma: Dark Arisen) (800)</w:t>
      </w:r>
      <w:r w:rsidDel="00000000" w:rsidR="00000000" w:rsidRPr="00000000">
        <w:rPr>
          <w:rtl w:val="0"/>
        </w:rPr>
        <w:t xml:space="preserve">: Arisen can potentially become what is essentially God so it should come as no surprise that some naturally reach seemingly godly heights even before that. The specifics of this are based in whichever vocations you've taken. Leveling would normally work much differently than it does here with whatever vocation you've spent the most time on obviously being the one that reflects you the most, but with this you'll just take the best aspects of whichever vocation(s) you happen to have. Below are brief overviews of what you'd be capable of with the various three broad types of vocations, and without the vocation specific augments described even further below that you do get. There is additionally a single skill described in the case of the aforementioned to show power differences with and without this.</w:t>
        <w:br w:type="textWrapping"/>
        <w:br w:type="textWrapping"/>
        <w:t xml:space="preserve">Those "Martials" and "Rogues" would both have at least a peak human physical in most aspects, and both would be capable of defeating an army of humans be it with sheer strength or flawless but blinding quick trap use respectively. "Spellcasters" would only be near a peak human physical in most aspects, but they'd have spells capable of unmaking entire areas. Hybrids being the best of both.</w:t>
        <w:br w:type="textWrapping"/>
      </w:r>
    </w:p>
    <w:bookmarkStart w:colFirst="0" w:colLast="0" w:name="kix.32xllorkeizc" w:id="28"/>
    <w:bookmarkEnd w:id="28"/>
    <w:p w:rsidR="00000000" w:rsidDel="00000000" w:rsidP="00000000" w:rsidRDefault="00000000" w:rsidRPr="00000000" w14:paraId="0000061F">
      <w:pPr>
        <w:pStyle w:val="Heading1"/>
        <w:pageBreakBefore w:val="0"/>
        <w:numPr>
          <w:ilvl w:val="0"/>
          <w:numId w:val="1"/>
        </w:numPr>
        <w:spacing w:after="0" w:before="0" w:lineRule="auto"/>
        <w:ind w:left="720" w:hanging="360"/>
        <w:rPr>
          <w:b w:val="1"/>
          <w:sz w:val="22"/>
          <w:szCs w:val="22"/>
          <w:rPrChange w:author="Leonardo Dos Santos" w:id="60" w:date="2025-05-13T12:42:55Z">
            <w:rPr>
              <w:b w:val="1"/>
              <w:sz w:val="22"/>
              <w:szCs w:val="22"/>
            </w:rPr>
          </w:rPrChange>
        </w:rPr>
        <w:pPrChange w:author="Leonardo Dos Santos" w:id="0" w:date="2025-05-13T12:42:55Z">
          <w:pPr>
            <w:pStyle w:val="Heading1"/>
            <w:pageBreakBefore w:val="0"/>
            <w:numPr>
              <w:ilvl w:val="0"/>
              <w:numId w:val="4"/>
            </w:numPr>
            <w:spacing w:after="0" w:before="0" w:lineRule="auto"/>
            <w:ind w:left="720" w:hanging="360"/>
          </w:pPr>
        </w:pPrChange>
      </w:pPr>
      <w:bookmarkStart w:colFirst="0" w:colLast="0" w:name="_lbe8fhcyyvan" w:id="29"/>
      <w:bookmarkEnd w:id="29"/>
      <w:r w:rsidDel="00000000" w:rsidR="00000000" w:rsidRPr="00000000">
        <w:rPr>
          <w:b w:val="1"/>
          <w:sz w:val="22"/>
          <w:szCs w:val="22"/>
          <w:rtl w:val="0"/>
        </w:rPr>
        <w:t xml:space="preserve">Experience Domain (</w:t>
      </w:r>
      <w:ins w:author="Dương VH" w:id="263" w:date="2021-12-08T03:15:02Z">
        <w:r w:rsidDel="00000000" w:rsidR="00000000" w:rsidRPr="00000000">
          <w:rPr>
            <w:b w:val="1"/>
            <w:sz w:val="22"/>
            <w:szCs w:val="22"/>
            <w:rtl w:val="0"/>
          </w:rPr>
          <w:t xml:space="preserve">34</w:t>
        </w:r>
      </w:ins>
      <w:del w:author="Dương VH" w:id="263" w:date="2021-12-08T03:15:02Z">
        <w:r w:rsidDel="00000000" w:rsidR="00000000" w:rsidRPr="00000000">
          <w:rPr>
            <w:b w:val="1"/>
            <w:sz w:val="22"/>
            <w:szCs w:val="22"/>
            <w:rtl w:val="0"/>
          </w:rPr>
          <w:delText xml:space="preserve">30</w:delText>
        </w:r>
      </w:del>
      <w:r w:rsidDel="00000000" w:rsidR="00000000" w:rsidRPr="00000000">
        <w:rPr>
          <w:b w:val="1"/>
          <w:sz w:val="22"/>
          <w:szCs w:val="22"/>
          <w:rtl w:val="0"/>
        </w:rPr>
        <w:t xml:space="preserve"> Perks) [</w:t>
      </w:r>
      <w:hyperlink w:anchor="kix.pl4epvrjkswz">
        <w:r w:rsidDel="00000000" w:rsidR="00000000" w:rsidRPr="00000000">
          <w:rPr>
            <w:b w:val="1"/>
            <w:color w:val="1155cc"/>
            <w:sz w:val="22"/>
            <w:szCs w:val="22"/>
            <w:u w:val="single"/>
            <w:rtl w:val="0"/>
          </w:rPr>
          <w:t xml:space="preserve">TOP</w:t>
        </w:r>
      </w:hyperlink>
      <w:r w:rsidDel="00000000" w:rsidR="00000000" w:rsidRPr="00000000">
        <w:rPr>
          <w:b w:val="1"/>
          <w:sz w:val="22"/>
          <w:szCs w:val="22"/>
          <w:rtl w:val="0"/>
        </w:rPr>
        <w:t xml:space="preserve">]</w:t>
        <w:br w:type="textWrapping"/>
      </w:r>
    </w:p>
    <w:p w:rsidR="00000000" w:rsidDel="00000000" w:rsidP="00000000" w:rsidRDefault="00000000" w:rsidRPr="00000000" w14:paraId="00000620">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Asceticism (JoJo’s Bizarre Adventure - Phantom Blood) (100)</w:t>
      </w:r>
      <w:r w:rsidDel="00000000" w:rsidR="00000000" w:rsidRPr="00000000">
        <w:rPr>
          <w:rtl w:val="0"/>
        </w:rPr>
        <w:t xml:space="preserve">: Spending years training in a Tibetan mountain with no earthly possessions or indulgences has made your will like iron. You can survive with almost nothing, simple bread, water, and sleep (if you need it) is enough to sustain you at full strength. You are also protected from mind breaking effects or isolation induced madness.</w:t>
      </w:r>
      <w:r w:rsidDel="00000000" w:rsidR="00000000" w:rsidRPr="00000000">
        <w:rPr>
          <w:b w:val="1"/>
          <w:rtl w:val="0"/>
        </w:rPr>
        <w:br w:type="textWrapping"/>
      </w:r>
    </w:p>
    <w:p w:rsidR="00000000" w:rsidDel="00000000" w:rsidP="00000000" w:rsidRDefault="00000000" w:rsidRPr="00000000" w14:paraId="00000621">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Formal Training (A Certain Scientific Railgun) (100)</w:t>
      </w:r>
      <w:r w:rsidDel="00000000" w:rsidR="00000000" w:rsidRPr="00000000">
        <w:rPr>
          <w:rtl w:val="0"/>
        </w:rPr>
        <w:t xml:space="preserve">: You get training in the use of your abilities. This might not seem like much, but this’ll help you apply your powers better. You’ll be able to think of different uses for them more quickly, and as a result do things you couldn’t do before. That passive telekinetic shield wet dream is suddenly more realistic now. Though all this does is speed up the process. Without this perk, you should still get it. Eventually. But hey, extra guidance on how your weird new abilities work is great.</w:t>
        <w:br w:type="textWrapping"/>
      </w:r>
    </w:p>
    <w:p w:rsidR="00000000" w:rsidDel="00000000" w:rsidP="00000000" w:rsidRDefault="00000000" w:rsidRPr="00000000" w14:paraId="00000622">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Gray Jedi (Star Wars Knights of the Old Republic) (100)</w:t>
      </w:r>
      <w:r w:rsidDel="00000000" w:rsidR="00000000" w:rsidRPr="00000000">
        <w:rPr>
          <w:rtl w:val="0"/>
        </w:rPr>
        <w:t xml:space="preserve">: You were taught the ways of the force by your parents who had abandoned the Jedi Order years ago. You learned that things shouldn’t be categorized into black and white, and gained insight into both the light and the dark sides of the Force. You’ve recently left home to find your place in the galaxy and begin your adventure on your starting planet.</w:t>
        <w:br w:type="textWrapping"/>
      </w:r>
    </w:p>
    <w:p w:rsidR="00000000" w:rsidDel="00000000" w:rsidP="00000000" w:rsidRDefault="00000000" w:rsidRPr="00000000" w14:paraId="00000623">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Force Telepathy (Star Wars Knights of the Old Republic) (Free)</w:t>
      </w:r>
      <w:r w:rsidDel="00000000" w:rsidR="00000000" w:rsidRPr="00000000">
        <w:rPr>
          <w:rtl w:val="0"/>
        </w:rPr>
        <w:t xml:space="preserve">: You can communicate across long distances with your mind.</w:t>
        <w:br w:type="textWrapping"/>
      </w:r>
    </w:p>
    <w:p w:rsidR="00000000" w:rsidDel="00000000" w:rsidP="00000000" w:rsidRDefault="00000000" w:rsidRPr="00000000" w14:paraId="00000624">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Force Telekinesis (Star Wars Knights of the Old Republic) (Free)</w:t>
      </w:r>
      <w:r w:rsidDel="00000000" w:rsidR="00000000" w:rsidRPr="00000000">
        <w:rPr>
          <w:rtl w:val="0"/>
        </w:rPr>
        <w:t xml:space="preserve">: You can manipulate matter and energy with your mind.</w:t>
        <w:br w:type="textWrapping"/>
      </w:r>
    </w:p>
    <w:p w:rsidR="00000000" w:rsidDel="00000000" w:rsidP="00000000" w:rsidRDefault="00000000" w:rsidRPr="00000000" w14:paraId="00000625">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Force Empathy (Star Wars Knights of the Old Republic) (Free)</w:t>
      </w:r>
      <w:r w:rsidDel="00000000" w:rsidR="00000000" w:rsidRPr="00000000">
        <w:rPr>
          <w:rtl w:val="0"/>
        </w:rPr>
        <w:t xml:space="preserve">: You can sense the emotions of people and creatures.</w:t>
        <w:br w:type="textWrapping"/>
      </w:r>
    </w:p>
    <w:p w:rsidR="00000000" w:rsidDel="00000000" w:rsidP="00000000" w:rsidRDefault="00000000" w:rsidRPr="00000000" w14:paraId="00000626">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Force Speed (Star Wars Knights of the Old Republic) (Free)</w:t>
      </w:r>
      <w:r w:rsidDel="00000000" w:rsidR="00000000" w:rsidRPr="00000000">
        <w:rPr>
          <w:rtl w:val="0"/>
        </w:rPr>
        <w:t xml:space="preserve">: You can use the force to slow down your perception of time and move at supernatural speeds.</w:t>
        <w:br w:type="textWrapping"/>
      </w:r>
    </w:p>
    <w:p w:rsidR="00000000" w:rsidDel="00000000" w:rsidP="00000000" w:rsidRDefault="00000000" w:rsidRPr="00000000" w14:paraId="00000627">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Farsight (Star Wars Knights of the Old Republic) (Free)</w:t>
      </w:r>
      <w:r w:rsidDel="00000000" w:rsidR="00000000" w:rsidRPr="00000000">
        <w:rPr>
          <w:rtl w:val="0"/>
        </w:rPr>
        <w:t xml:space="preserve">: A force power that allows you to see events from the future, the past, and the present.</w:t>
        <w:br w:type="textWrapping"/>
      </w:r>
    </w:p>
    <w:p w:rsidR="00000000" w:rsidDel="00000000" w:rsidP="00000000" w:rsidRDefault="00000000" w:rsidRPr="00000000" w14:paraId="00000628">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Force Stealth (Star Wars Knights of the Old Republic) (Free)</w:t>
      </w:r>
      <w:r w:rsidDel="00000000" w:rsidR="00000000" w:rsidRPr="00000000">
        <w:rPr>
          <w:rtl w:val="0"/>
        </w:rPr>
        <w:t xml:space="preserve">: A force power that allows you to hide your presence in the Force, and make yourself less noticeable in crowds.</w:t>
        <w:br w:type="textWrapping"/>
      </w:r>
    </w:p>
    <w:p w:rsidR="00000000" w:rsidDel="00000000" w:rsidP="00000000" w:rsidRDefault="00000000" w:rsidRPr="00000000" w14:paraId="00000629">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Force Sight (Star Wars Knights of the Old Republic) (Free)</w:t>
      </w:r>
      <w:r w:rsidDel="00000000" w:rsidR="00000000" w:rsidRPr="00000000">
        <w:rPr>
          <w:rtl w:val="0"/>
        </w:rPr>
        <w:t xml:space="preserve">: Improves your visual and spiritual perception and allows you to see through obstacles like darkness and solid objects.</w:t>
        <w:br w:type="textWrapping"/>
      </w:r>
    </w:p>
    <w:p w:rsidR="00000000" w:rsidDel="00000000" w:rsidP="00000000" w:rsidRDefault="00000000" w:rsidRPr="00000000" w14:paraId="0000062A">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Force Mind Trick (Star Wars Knights of the Old Republic) (Free)</w:t>
      </w:r>
      <w:r w:rsidDel="00000000" w:rsidR="00000000" w:rsidRPr="00000000">
        <w:rPr>
          <w:rtl w:val="0"/>
        </w:rPr>
        <w:t xml:space="preserve">: A force power that allows you to influence the thoughts of sentient creatures.</w:t>
        <w:br w:type="textWrapping"/>
      </w:r>
    </w:p>
    <w:p w:rsidR="00000000" w:rsidDel="00000000" w:rsidP="00000000" w:rsidRDefault="00000000" w:rsidRPr="00000000" w14:paraId="0000062B">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Businessman (Bioshock) (100)</w:t>
      </w:r>
      <w:r w:rsidDel="00000000" w:rsidR="00000000" w:rsidRPr="00000000">
        <w:rPr>
          <w:rtl w:val="0"/>
        </w:rPr>
        <w:t xml:space="preserve">: Your typical office desk job, though in rapture it somewhat acts as if it is fused with a political position. It is a ticket to making it to the good life, if you prove you have the skill.</w:t>
        <w:br w:type="textWrapping"/>
      </w:r>
    </w:p>
    <w:p w:rsidR="00000000" w:rsidDel="00000000" w:rsidP="00000000" w:rsidRDefault="00000000" w:rsidRPr="00000000" w14:paraId="0000062C">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Mage (Dragon Age Inquisition) (100)</w:t>
      </w:r>
      <w:r w:rsidDel="00000000" w:rsidR="00000000" w:rsidRPr="00000000">
        <w:rPr>
          <w:rtl w:val="0"/>
        </w:rPr>
        <w:t xml:space="preserve">: A master of magic. Your earliest childhood memories involve your first use of magic. Once your parents identified your talent, they brought you to the magic practitioners of your people. You enter Thedas your own mage, with some contacts amongst the magic users and magical organizations of your people, but free to choose whether or not to pursue them or follow your own path.</w:t>
        <w:br w:type="textWrapping"/>
      </w:r>
    </w:p>
    <w:p w:rsidR="00000000" w:rsidDel="00000000" w:rsidP="00000000" w:rsidRDefault="00000000" w:rsidRPr="00000000" w14:paraId="0000062D">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Warrior (Dragon Age Inquisition) (100)</w:t>
      </w:r>
      <w:r w:rsidDel="00000000" w:rsidR="00000000" w:rsidRPr="00000000">
        <w:rPr>
          <w:rtl w:val="0"/>
        </w:rPr>
        <w:t xml:space="preserve">: A front-line fighter and practitioner of melee combat. When you arrive in Thedas, you will have memories of growing up with a sword and shield, axe and hammer. Your childhood was the practice ring, and your games were martial in nature.</w:t>
        <w:br w:type="textWrapping"/>
      </w:r>
    </w:p>
    <w:p w:rsidR="00000000" w:rsidDel="00000000" w:rsidP="00000000" w:rsidRDefault="00000000" w:rsidRPr="00000000" w14:paraId="0000062E">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Rogue (Dragon Age Inquisition) (100)</w:t>
      </w:r>
      <w:r w:rsidDel="00000000" w:rsidR="00000000" w:rsidRPr="00000000">
        <w:rPr>
          <w:rtl w:val="0"/>
        </w:rPr>
        <w:t xml:space="preserve">: A crafty survivor who knows that discretion is more profitable than valour. Your childhood memories are… mischievous misadventures involving the purloining of those objects not nailed down. You learned at an early age how not to be seen, and how to strike decisively from the shadows. You know the value </w:t>
      </w:r>
      <w:r w:rsidDel="00000000" w:rsidR="00000000" w:rsidRPr="00000000">
        <w:rPr>
          <w:rtl w:val="0"/>
        </w:rPr>
        <w:t xml:space="preserve">of coin</w:t>
      </w:r>
      <w:r w:rsidDel="00000000" w:rsidR="00000000" w:rsidRPr="00000000">
        <w:rPr>
          <w:rtl w:val="0"/>
        </w:rPr>
        <w:t xml:space="preserve">, and that not all </w:t>
      </w:r>
      <w:r w:rsidDel="00000000" w:rsidR="00000000" w:rsidRPr="00000000">
        <w:rPr>
          <w:rtl w:val="0"/>
        </w:rPr>
        <w:t xml:space="preserve">coin is</w:t>
      </w:r>
      <w:r w:rsidDel="00000000" w:rsidR="00000000" w:rsidRPr="00000000">
        <w:rPr>
          <w:rtl w:val="0"/>
        </w:rPr>
        <w:t xml:space="preserve"> monetary.</w:t>
        <w:br w:type="textWrapping"/>
      </w:r>
    </w:p>
    <w:p w:rsidR="00000000" w:rsidDel="00000000" w:rsidP="00000000" w:rsidRDefault="00000000" w:rsidRPr="00000000" w14:paraId="0000062F">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Magitechnician (Final Fantasy 6) (100)</w:t>
      </w:r>
      <w:r w:rsidDel="00000000" w:rsidR="00000000" w:rsidRPr="00000000">
        <w:rPr>
          <w:rtl w:val="0"/>
        </w:rPr>
        <w:t xml:space="preserve">: All your life, you’ve experimented with machines. Instead of begging your parents to buy you toys, you just built your own gadgets and gizmos to play with. Simple at first, they became increasingly complex as you got older. When you were offered the opportunity to study magitech, you just couldn’t resist, no matter how you may have felt about the Empire’s actions. Because of this, your technological knowledge is on the cutting edge, and few could claim to know as much as you do. While you’re technically not an official part of the Gestahlian army, a certain amount of loyalty is expected, and the Empire may react poorly if it’s discovered that one of their prodigies has released the secrets of their technology or joined the enemy.</w:t>
      </w:r>
      <w:r w:rsidDel="00000000" w:rsidR="00000000" w:rsidRPr="00000000">
        <w:rPr>
          <w:b w:val="1"/>
          <w:rtl w:val="0"/>
        </w:rPr>
        <w:br w:type="textWrapping"/>
      </w:r>
    </w:p>
    <w:p w:rsidR="00000000" w:rsidDel="00000000" w:rsidP="00000000" w:rsidRDefault="00000000" w:rsidRPr="00000000" w14:paraId="00000630">
      <w:pPr>
        <w:pageBreakBefore w:val="0"/>
        <w:numPr>
          <w:ilvl w:val="2"/>
          <w:numId w:val="1"/>
        </w:numPr>
        <w:ind w:left="2160" w:hanging="360"/>
        <w:rPr>
          <w:b w:val="1"/>
          <w:rPrChange w:author="Leonardo Dos Santos" w:id="60" w:date="2025-05-13T12:42:55Z">
            <w:rPr>
              <w:b w:val="1"/>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Mechanist (Final Fantasy 6) (Free)</w:t>
      </w:r>
      <w:r w:rsidDel="00000000" w:rsidR="00000000" w:rsidRPr="00000000">
        <w:rPr>
          <w:rtl w:val="0"/>
        </w:rPr>
        <w:t xml:space="preserve">: You know how regular technology and magitech function and can repair it if it breaks down. You’ll still need the tools and supplies, but at least with this you’ll know what you’re doing with mechanical technology. This knowledge can be used to build examples of it, too, but don't expect to be able to copy anything too complex without getting your hands on blueprints.</w:t>
        <w:br w:type="textWrapping"/>
      </w:r>
    </w:p>
    <w:p w:rsidR="00000000" w:rsidDel="00000000" w:rsidP="00000000" w:rsidRDefault="00000000" w:rsidRPr="00000000" w14:paraId="00000631">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Mental Stability (Pathfinder) (100)</w:t>
      </w:r>
      <w:r w:rsidDel="00000000" w:rsidR="00000000" w:rsidRPr="00000000">
        <w:rPr>
          <w:rtl w:val="0"/>
        </w:rPr>
        <w:t xml:space="preserve">: Ordinarily, Psychic spells require a still mind, else the extreme emotions can cause the spell to fail or otherwise go awry. Through your training, you’ve gained an innate resistance to the emotional extremes. Overwhelming fear, anger or sorrow or other such emotions will not  impair your mental functions any longer.</w:t>
        <w:br w:type="textWrapping"/>
      </w:r>
    </w:p>
    <w:p w:rsidR="00000000" w:rsidDel="00000000" w:rsidP="00000000" w:rsidRDefault="00000000" w:rsidRPr="00000000" w14:paraId="00000632">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Nerd (Teen Titans) (100)</w:t>
      </w:r>
      <w:r w:rsidDel="00000000" w:rsidR="00000000" w:rsidRPr="00000000">
        <w:rPr>
          <w:rtl w:val="0"/>
        </w:rPr>
        <w:t xml:space="preserve">: You developed an interest in science and technology at a young age and quickly became a young savant. Your technological skills are impressive, and could be used to bring about many new scientific innovations.. BUT that's boring, so you've decided to spend a few years making death bots and other crazy devices instead! </w:t>
      </w:r>
      <w:r w:rsidDel="00000000" w:rsidR="00000000" w:rsidRPr="00000000">
        <w:rPr>
          <w:b w:val="1"/>
          <w:rtl w:val="0"/>
        </w:rPr>
        <w:br w:type="textWrapping"/>
      </w:r>
    </w:p>
    <w:p w:rsidR="00000000" w:rsidDel="00000000" w:rsidP="00000000" w:rsidRDefault="00000000" w:rsidRPr="00000000" w14:paraId="00000633">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Wrong Side of the Tracks (Justice League Dark)</w:t>
      </w:r>
      <w:commentRangeStart w:id="11"/>
      <w:r w:rsidDel="00000000" w:rsidR="00000000" w:rsidRPr="00000000">
        <w:rPr>
          <w:b w:val="1"/>
          <w:rtl w:val="0"/>
        </w:rPr>
        <w:t xml:space="preserve"> (Pathfinder) </w:t>
      </w:r>
      <w:commentRangeEnd w:id="11"/>
      <w:r w:rsidDel="00000000" w:rsidR="00000000" w:rsidRPr="00000000">
        <w:commentReference w:id="11"/>
      </w:r>
      <w:r w:rsidDel="00000000" w:rsidR="00000000" w:rsidRPr="00000000">
        <w:rPr>
          <w:b w:val="1"/>
          <w:rtl w:val="0"/>
        </w:rPr>
        <w:t xml:space="preserve">(200)</w:t>
      </w:r>
      <w:r w:rsidDel="00000000" w:rsidR="00000000" w:rsidRPr="00000000">
        <w:rPr>
          <w:rtl w:val="0"/>
        </w:rPr>
        <w:t xml:space="preserve">: All these wizards and their cushy ivory towers, these witches with their cozy shacks in the woods. You’re a real hedge and you didn’t learn the Art on Easy Street. As a result, your abilities are much rougher than they’d be otherwise. You’ve got a knack for playing dirty, turning anything you know into another way to hurt others. Not only that, you know how to scrap by, finding tidbits of knowledge in the unlikeliest of places, chumming up to the most despicable characters, and feeling at home amongst the gritty, the despised, the outcast, and the literally damned. As a bonus, this upbringing comes with preternatural skill in various street urchin tricks like pick-pocketing and car jacking.</w:t>
        <w:br w:type="textWrapping"/>
      </w:r>
    </w:p>
    <w:p w:rsidR="00000000" w:rsidDel="00000000" w:rsidP="00000000" w:rsidRDefault="00000000" w:rsidRPr="00000000" w14:paraId="00000634">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Automail Mechanic (Full Metal Alchemist) (200)</w:t>
      </w:r>
      <w:r w:rsidDel="00000000" w:rsidR="00000000" w:rsidRPr="00000000">
        <w:rPr>
          <w:rtl w:val="0"/>
        </w:rPr>
        <w:t xml:space="preserve">: The world of Fullmetal Alchemist is unique in that even though much of the technology is reminiscent of the early 20th Century, there is a startlingly large difference in prosthetic technology that surpasses even what we have today. These prosthetics are known as Automail, and it takes a specialized engineer to know how to make them. With this perk, not only are you one such engineer, but you’ve in fact spent years learning the art.</w:t>
        <w:br w:type="textWrapping"/>
      </w:r>
    </w:p>
    <w:p w:rsidR="00000000" w:rsidDel="00000000" w:rsidP="00000000" w:rsidRDefault="00000000" w:rsidRPr="00000000" w14:paraId="00000635">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Too Old For This.... (Mass Effect) (200)</w:t>
      </w:r>
      <w:r w:rsidDel="00000000" w:rsidR="00000000" w:rsidRPr="00000000">
        <w:rPr>
          <w:rtl w:val="0"/>
        </w:rPr>
        <w:t xml:space="preserve">: Maybe, maybe not. But you do have the benefits of a lifetime of doing whatever you do. Indeed, you have the reflexes, general experience, attitudes, and familiarity with your abilities that someone who’d had a full military career would. While this varies (massively) from species to species, it turns even the greenest recruit into a hardened veteran.</w:t>
        <w:br w:type="textWrapping"/>
      </w:r>
    </w:p>
    <w:p w:rsidR="00000000" w:rsidDel="00000000" w:rsidP="00000000" w:rsidRDefault="00000000" w:rsidRPr="00000000" w14:paraId="00000636">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Spirit Monk (Jade Empire) (200)</w:t>
      </w:r>
      <w:r w:rsidDel="00000000" w:rsidR="00000000" w:rsidRPr="00000000">
        <w:rPr>
          <w:rtl w:val="0"/>
        </w:rPr>
        <w:t xml:space="preserve">: Where it was believed there was one, actually laid two. You are a Spirit Monk, capable of speaking to the dead, and resolving conflicts between the Celestial Bureaucracy and the mortals down below. Almost killed at Dirge, you were saved and raised by your teacher, Master Li, who teaches you in the town of Two Rivers.</w:t>
        <w:br w:type="textWrapping"/>
      </w:r>
    </w:p>
    <w:p w:rsidR="00000000" w:rsidDel="00000000" w:rsidP="00000000" w:rsidRDefault="00000000" w:rsidRPr="00000000" w14:paraId="00000637">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Well Rounded (Mushoku Tensei) (200)</w:t>
      </w:r>
      <w:r w:rsidDel="00000000" w:rsidR="00000000" w:rsidRPr="00000000">
        <w:rPr>
          <w:rtl w:val="0"/>
        </w:rPr>
        <w:t xml:space="preserve">: You’ve received training in North God, Sword God, and Water God sword styles and can be considered Advanced in all three.</w:t>
        <w:br w:type="textWrapping"/>
      </w:r>
    </w:p>
    <w:p w:rsidR="00000000" w:rsidDel="00000000" w:rsidP="00000000" w:rsidRDefault="00000000" w:rsidRPr="00000000" w14:paraId="00000638">
      <w:pPr>
        <w:pageBreakBefore w:val="0"/>
        <w:numPr>
          <w:ilvl w:val="1"/>
          <w:numId w:val="1"/>
        </w:numPr>
        <w:ind w:left="1440" w:hanging="360"/>
        <w:rPr>
          <w:highlight w:val="white"/>
          <w:rPrChange w:author="Leonardo Dos Santos" w:id="60" w:date="2025-05-13T12:42:55Z">
            <w:rPr>
              <w:highlight w:val="white"/>
            </w:rPr>
          </w:rPrChange>
        </w:rPr>
        <w:pPrChange w:author="Leonardo Dos Santos" w:id="0" w:date="2025-05-13T12:42:55Z">
          <w:pPr>
            <w:pageBreakBefore w:val="0"/>
            <w:numPr>
              <w:ilvl w:val="1"/>
              <w:numId w:val="4"/>
            </w:numPr>
            <w:ind w:left="1440" w:hanging="360"/>
          </w:pPr>
        </w:pPrChange>
      </w:pPr>
      <w:r w:rsidDel="00000000" w:rsidR="00000000" w:rsidRPr="00000000">
        <w:rPr>
          <w:b w:val="1"/>
          <w:highlight w:val="white"/>
          <w:rtl w:val="0"/>
        </w:rPr>
        <w:t xml:space="preserve">Psychic Idiot (The Disastrous Life of Saiki K.) (200)</w:t>
      </w:r>
      <w:r w:rsidDel="00000000" w:rsidR="00000000" w:rsidRPr="00000000">
        <w:rPr>
          <w:highlight w:val="white"/>
          <w:rtl w:val="0"/>
        </w:rPr>
        <w:t xml:space="preserve">: And finally, we see the biggest idiots of all. The idiots who think they can live an easy life with psychic powers. You’re nothing like me, but from a young age, you’ve had supernatural powers that can’t be explained by science. Perhaps you come from a long line of spirit mediums, or you’ve tapped into prophetic abilities through fortune telling, or maybe you were just born with these powers, with no rhyme or reason. You’ve managed to live a relatively normal life until now, and no doubt your powers will draw you to me through pure happenstance, but as long as you don’t plan to blow my cover, I’ll try not to react hostilely. As you further explore your powers, you’ll quickly realize just how worthless they are,but they will give you a bit of an edge over normal humans, hence the price.</w:t>
        <w:br w:type="textWrapping"/>
      </w:r>
    </w:p>
    <w:p w:rsidR="00000000" w:rsidDel="00000000" w:rsidP="00000000" w:rsidRDefault="00000000" w:rsidRPr="00000000" w14:paraId="00000639">
      <w:pPr>
        <w:pageBreakBefore w:val="0"/>
        <w:numPr>
          <w:ilvl w:val="2"/>
          <w:numId w:val="1"/>
        </w:numPr>
        <w:ind w:left="2160" w:hanging="360"/>
        <w:rPr>
          <w:highlight w:val="white"/>
          <w:rPrChange w:author="Leonardo Dos Santos" w:id="60" w:date="2025-05-13T12:42:55Z">
            <w:rPr>
              <w:highlight w:val="white"/>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Psykicker (The Disastrous Life of Saiki K.) (Free)</w:t>
      </w:r>
      <w:r w:rsidDel="00000000" w:rsidR="00000000" w:rsidRPr="00000000">
        <w:rPr>
          <w:rtl w:val="0"/>
        </w:rPr>
        <w:t xml:space="preserve">: If my prior warnings weren’t enough to dissuade you, then there’s no point in reiterating myself now. I’m a unique existence, as far as I’m aware, but I’m not necessarily the only psychic out there, just by far the strongest. So far, I’ve run into a sleazy spirit medium, and a clingy fortune teller. By taking this, you may have a similar clearly defined theme for your psychic powers.</w:t>
        <w:br w:type="textWrapping"/>
        <w:br w:type="textWrapping"/>
        <w:t xml:space="preserve">The quantity and scale of my powers aren’t even worth comparing with your own. Likely just 1-2 closely interrelated powers. In return, your individual powers tend to be more versatile, and come with less extreme drawbacks. Instead of just having the power to see scenes in real time, like my clairvoyance, a fortune teller might be able to find even abstract information from any point in time, without any clues, and perceive someone’s aura from sight alone. Your power grows in scale and applications with use, but always remains within your theme. If your power is close to that of another psychic, you may obtain a specific technique of theirs. For instance, if your theme was Telepathy, you could choose to copy my Favorability Meter, or Forced Telepathy, but you couldn’t dip into another power entirely, like Petrification.</w:t>
        <w:br w:type="textWrapping"/>
      </w:r>
    </w:p>
    <w:p w:rsidR="00000000" w:rsidDel="00000000" w:rsidP="00000000" w:rsidRDefault="00000000" w:rsidRPr="00000000" w14:paraId="0000063A">
      <w:pPr>
        <w:pageBreakBefore w:val="0"/>
        <w:numPr>
          <w:ilvl w:val="1"/>
          <w:numId w:val="1"/>
        </w:numPr>
        <w:ind w:left="1440" w:hanging="360"/>
        <w:rPr>
          <w:highlight w:val="white"/>
          <w:rPrChange w:author="Leonardo Dos Santos" w:id="60" w:date="2025-05-13T12:42:55Z">
            <w:rPr>
              <w:highlight w:val="white"/>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PRT Training (Generic Worm Fanfiction) (200)</w:t>
      </w:r>
      <w:r w:rsidDel="00000000" w:rsidR="00000000" w:rsidRPr="00000000">
        <w:rPr>
          <w:rtl w:val="0"/>
        </w:rPr>
        <w:t xml:space="preserve">: Even though they are as much PR showpieces as crime-fighters they still spend a lot of time and effort on legitimately training Wards and Protectorate heroes, and it shows. You’ve been run through the best available training modules that the federal budget could buy and could qualify as an emergency first-responder in several areas; be it parahuman combat, breaching and clearing buildings, first aid, disaster relief, or almost anything else that a fully-qualified PRT agent could be expected to do, you’re able to do it and do it well. </w:t>
        <w:br w:type="textWrapping"/>
        <w:br w:type="textWrapping"/>
        <w:t xml:space="preserve">Yes, even if you’re a newly-recruited Ward. Apparently you’re just </w:t>
      </w:r>
      <w:r w:rsidDel="00000000" w:rsidR="00000000" w:rsidRPr="00000000">
        <w:rPr>
          <w:i w:val="1"/>
          <w:rtl w:val="0"/>
        </w:rPr>
        <w:t xml:space="preserve">that</w:t>
      </w:r>
      <w:r w:rsidDel="00000000" w:rsidR="00000000" w:rsidRPr="00000000">
        <w:rPr>
          <w:rtl w:val="0"/>
        </w:rPr>
        <w:t xml:space="preserve"> precocious?</w:t>
        <w:br w:type="textWrapping"/>
      </w:r>
    </w:p>
    <w:p w:rsidR="00000000" w:rsidDel="00000000" w:rsidP="00000000" w:rsidRDefault="00000000" w:rsidRPr="00000000" w14:paraId="0000063B">
      <w:pPr>
        <w:pageBreakBefore w:val="0"/>
        <w:numPr>
          <w:ilvl w:val="1"/>
          <w:numId w:val="1"/>
        </w:numPr>
        <w:ind w:left="1440" w:hanging="360"/>
        <w:rPr>
          <w:highlight w:val="white"/>
          <w:rPrChange w:author="Leonardo Dos Santos" w:id="60" w:date="2025-05-13T12:42:55Z">
            <w:rPr>
              <w:highlight w:val="white"/>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500 Years of Practice (The Fountain) (200)</w:t>
      </w:r>
      <w:r w:rsidDel="00000000" w:rsidR="00000000" w:rsidRPr="00000000">
        <w:rPr>
          <w:rtl w:val="0"/>
        </w:rPr>
        <w:t xml:space="preserve">: You have spent 500 years mastering and beyond mastering any singular skill or artform.</w:t>
        <w:br w:type="textWrapping"/>
      </w:r>
    </w:p>
    <w:p w:rsidR="00000000" w:rsidDel="00000000" w:rsidP="00000000" w:rsidRDefault="00000000" w:rsidRPr="00000000" w14:paraId="0000063C">
      <w:pPr>
        <w:pageBreakBefore w:val="0"/>
        <w:numPr>
          <w:ilvl w:val="1"/>
          <w:numId w:val="1"/>
        </w:numPr>
        <w:ind w:left="1440" w:hanging="360"/>
        <w:rPr>
          <w:highlight w:val="white"/>
          <w:rPrChange w:author="Leonardo Dos Santos" w:id="60" w:date="2025-05-13T12:42:55Z">
            <w:rPr>
              <w:highlight w:val="white"/>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Time Jacker (Kamen Rider Zi-Oh) (200)</w:t>
      </w:r>
      <w:r w:rsidDel="00000000" w:rsidR="00000000" w:rsidRPr="00000000">
        <w:rPr>
          <w:rtl w:val="0"/>
        </w:rPr>
        <w:t xml:space="preserve">: The future belongs to those who are behind the throne, pulling the strings of their chosen puppet. You’re a stranger from another timeline recruited by an enigmatic man calling himself Swartz, claiming his goal is to supplant Oma Zi-Oh with a puppet king that will be easily controlled. Thus he gave you a fragment of his power and an idea of how he plans to obtain this: By replacing the heroes of this world with unworthy inheritors, warping them into future candidates for new Kings. Whether you stick with him or follow your own agenda, that choice is yours.</w:t>
        <w:br w:type="textWrapping"/>
      </w:r>
    </w:p>
    <w:p w:rsidR="00000000" w:rsidDel="00000000" w:rsidP="00000000" w:rsidRDefault="00000000" w:rsidRPr="00000000" w14:paraId="0000063D">
      <w:pPr>
        <w:pageBreakBefore w:val="0"/>
        <w:numPr>
          <w:ilvl w:val="2"/>
          <w:numId w:val="1"/>
        </w:numPr>
        <w:ind w:left="2160" w:hanging="360"/>
        <w:rPr>
          <w:highlight w:val="white"/>
          <w:rPrChange w:author="Leonardo Dos Santos" w:id="60" w:date="2025-05-13T12:42:55Z">
            <w:rPr>
              <w:highlight w:val="white"/>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Stop The Clock (Kamen Rider Zi-Oh) (Free)</w:t>
      </w:r>
      <w:r w:rsidDel="00000000" w:rsidR="00000000" w:rsidRPr="00000000">
        <w:rPr>
          <w:rtl w:val="0"/>
        </w:rPr>
        <w:t xml:space="preserve">: </w:t>
      </w:r>
      <w:r w:rsidDel="00000000" w:rsidR="00000000" w:rsidRPr="00000000">
        <w:rPr>
          <w:rtl w:val="0"/>
        </w:rPr>
        <w:t xml:space="preserve">When you’re meddling in the flow of time, it helps to march to your own beat at your own pace instead of waiting for someone to try and stop you. As a gift from Swartz, you have the ability to will time itself to halt with little more than a gesture with your hand – a fingersnap, a wave, whatever you deem appropriate. Time will freeze in a city block-sized area around you, those caught within it being completely frozen and vulnerable, their bodies marked with an effect similar to television static. Only someone rescuing them from outside your range or someone with some sort of temporal defense is able to break a victim free, allowing you to act with impunity. You may also exclude particular individuals of your choosing from the freeze effect if you wish. The time stop only lasts until someone or something outside of it somehow breaks it, or when you will it to end.</w:t>
        <w:br w:type="textWrapping"/>
      </w:r>
    </w:p>
    <w:p w:rsidR="00000000" w:rsidDel="00000000" w:rsidP="00000000" w:rsidRDefault="00000000" w:rsidRPr="00000000" w14:paraId="0000063E">
      <w:pPr>
        <w:pageBreakBefore w:val="0"/>
        <w:numPr>
          <w:ilvl w:val="1"/>
          <w:numId w:val="1"/>
        </w:numPr>
        <w:ind w:left="1440" w:hanging="360"/>
        <w:rPr>
          <w:highlight w:val="white"/>
          <w:rPrChange w:author="Leonardo Dos Santos" w:id="60" w:date="2025-05-13T12:42:55Z">
            <w:rPr>
              <w:highlight w:val="white"/>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@Size/@Spy/@Where (Ragnarok Online) (200)</w:t>
      </w:r>
      <w:r w:rsidDel="00000000" w:rsidR="00000000" w:rsidRPr="00000000">
        <w:rPr>
          <w:rFonts w:ascii="Arial Unicode MS" w:cs="Arial Unicode MS" w:eastAsia="Arial Unicode MS" w:hAnsi="Arial Unicode MS"/>
          <w:rtl w:val="0"/>
        </w:rPr>
        <w:t xml:space="preserve">: They felt sorry for you since you had no background here, so they assigned you an instructor to get you on track. In addition to the history lessons of how things came to be, your instructor, a man called Mr. M, also approached you one day to teach you three spells. Seems like he feels you could learn them, being as out of place as you are.</w:t>
        <w:br w:type="textWrapping"/>
        <w:br w:type="textWrapping"/>
        <w:t xml:space="preserve">「Size」is a spell that modifies your size and allows you to shift larger or smaller, but unfortunately it’s fixed such that you can only get fifty percent larger or smaller off of your based size. It’ll take you some effort, but eventually you’ll be able to shift between these sizes at will. Mr. M seems to think it’s useful for slipping in and out of places.</w:t>
        <w:br w:type="textWrapping"/>
        <w:br w:type="textWrapping"/>
        <w:t xml:space="preserve">With「Spy」it becomes apparent why Mr. M cares about slipping in and out of places. It seems that every guild has a private communication network, which outsiders can’t peer into. It seems like he created this spell specifically to tap into those networks, though it only works if there’s a member of the guild nearby. You might be able to adapt it to other information networks later on…</w:t>
        <w:br w:type="textWrapping"/>
        <w:br w:type="textWrapping"/>
        <w:t xml:space="preserve">On demonstrating「Where」, you’ve realized that Mr. M really likes creating spells for utility, presuming he was indeed the person who created them. This spell acts as a locator – telling you both your relative location to your last known city, and telling you an absolute location, though often the second function isn’t quite so helpful.</w:t>
        <w:br w:type="textWrapping"/>
      </w:r>
    </w:p>
    <w:p w:rsidR="00000000" w:rsidDel="00000000" w:rsidP="00000000" w:rsidRDefault="00000000" w:rsidRPr="00000000" w14:paraId="0000063F">
      <w:pPr>
        <w:pageBreakBefore w:val="0"/>
        <w:numPr>
          <w:ilvl w:val="1"/>
          <w:numId w:val="1"/>
        </w:numPr>
        <w:ind w:left="1440" w:hanging="360"/>
        <w:rPr>
          <w:highlight w:val="white"/>
          <w:rPrChange w:author="Leonardo Dos Santos" w:id="60" w:date="2025-05-13T12:42:55Z">
            <w:rPr>
              <w:highlight w:val="white"/>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Dubious Reputation (Fantastic Beasts) (200)</w:t>
      </w:r>
      <w:r w:rsidDel="00000000" w:rsidR="00000000" w:rsidRPr="00000000">
        <w:rPr>
          <w:rtl w:val="0"/>
        </w:rPr>
        <w:t xml:space="preserve">: You actually learned the Dark Arts while at school rather than that defence rubbish. As such you can cast the so called Unforgivable Curses with ease and a great deal of power behind them as well as turn dead bodies into shambling undead inferi.</w:t>
        <w:br w:type="textWrapping"/>
      </w:r>
    </w:p>
    <w:p w:rsidR="00000000" w:rsidDel="00000000" w:rsidP="00000000" w:rsidRDefault="00000000" w:rsidRPr="00000000" w14:paraId="00000640">
      <w:pPr>
        <w:pageBreakBefore w:val="0"/>
        <w:numPr>
          <w:ilvl w:val="2"/>
          <w:numId w:val="1"/>
        </w:numPr>
        <w:ind w:left="2160" w:hanging="360"/>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Wand (Fantastic Beasts) (Free)</w:t>
      </w:r>
      <w:r w:rsidDel="00000000" w:rsidR="00000000" w:rsidRPr="00000000">
        <w:rPr>
          <w:rtl w:val="0"/>
        </w:rPr>
        <w:t xml:space="preserve">: A wand with a wood and core (from this setting) of your choice.</w:t>
        <w:br w:type="textWrapping"/>
      </w:r>
    </w:p>
    <w:p w:rsidR="00000000" w:rsidDel="00000000" w:rsidP="00000000" w:rsidRDefault="00000000" w:rsidRPr="00000000" w14:paraId="00000641">
      <w:pPr>
        <w:pageBreakBefore w:val="0"/>
        <w:numPr>
          <w:ilvl w:val="2"/>
          <w:numId w:val="1"/>
        </w:numPr>
        <w:ind w:left="2160" w:hanging="360"/>
        <w:rPr>
          <w:highlight w:val="white"/>
          <w:rPrChange w:author="Leonardo Dos Santos" w:id="60" w:date="2025-05-13T12:42:55Z">
            <w:rPr>
              <w:highlight w:val="white"/>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Dark Arts Instruction Manual (N/A) (Free): </w:t>
      </w:r>
      <w:r w:rsidDel="00000000" w:rsidR="00000000" w:rsidRPr="00000000">
        <w:rPr>
          <w:rtl w:val="0"/>
        </w:rPr>
        <w:t xml:space="preserve">An instruction manual detailing the magic theory behind dark magic. Includes several low-level curses and hexes.</w:t>
        <w:br w:type="textWrapping"/>
      </w:r>
      <w:r w:rsidDel="00000000" w:rsidR="00000000" w:rsidRPr="00000000">
        <w:rPr>
          <w:rtl w:val="0"/>
        </w:rPr>
      </w:r>
    </w:p>
    <w:p w:rsidR="00000000" w:rsidDel="00000000" w:rsidP="00000000" w:rsidRDefault="00000000" w:rsidRPr="00000000" w14:paraId="00000642">
      <w:pPr>
        <w:pageBreakBefore w:val="0"/>
        <w:numPr>
          <w:ilvl w:val="1"/>
          <w:numId w:val="1"/>
        </w:numPr>
        <w:ind w:left="1440" w:hanging="360"/>
        <w:rPr>
          <w:highlight w:val="white"/>
          <w:rPrChange w:author="Leonardo Dos Santos" w:id="60" w:date="2025-05-13T12:42:55Z">
            <w:rPr>
              <w:highlight w:val="white"/>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Secret Agent (Dan Vs.) (300)</w:t>
      </w:r>
      <w:r w:rsidDel="00000000" w:rsidR="00000000" w:rsidRPr="00000000">
        <w:rPr>
          <w:rtl w:val="0"/>
        </w:rPr>
        <w:t xml:space="preserve">: You're a highly trained agent for a secretive shadowy quasi-governmental organization. You've honed the skills of stealth, survival technology, martial arts, and acrobatics for most of your life, and are a match for any marine fire team in this world.</w:t>
        <w:br w:type="textWrapping"/>
      </w:r>
    </w:p>
    <w:p w:rsidR="00000000" w:rsidDel="00000000" w:rsidP="00000000" w:rsidRDefault="00000000" w:rsidRPr="00000000" w14:paraId="00000643">
      <w:pPr>
        <w:pageBreakBefore w:val="0"/>
        <w:numPr>
          <w:ilvl w:val="1"/>
          <w:numId w:val="1"/>
        </w:numPr>
        <w:ind w:left="1440" w:hanging="360"/>
        <w:rPr>
          <w:highlight w:val="white"/>
          <w:rPrChange w:author="Leonardo Dos Santos" w:id="60" w:date="2025-05-13T12:42:55Z">
            <w:rPr>
              <w:highlight w:val="white"/>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Seeker of Darkness (Kingdom Hearts Birth By Sleep) (300)</w:t>
      </w:r>
      <w:r w:rsidDel="00000000" w:rsidR="00000000" w:rsidRPr="00000000">
        <w:rPr>
          <w:rtl w:val="0"/>
        </w:rPr>
        <w:t xml:space="preserve">: You have learned to harness one of the two primordial forces of this universe. In this case, Darkness. Be warned however that the darkness is not to be taken lightly. Used carelessly it will soon corrupt you, and should it gain dominion over your heart you will fall to darkness, dying and becoming a Heartless. As you have mastered Darkness you are well inured to its lure and corruptive nature, but it would not do to be careless with a power such as this. Its risks are not without reward, however. It can be used in a wide variety of ways, including greatly augment your attacks. With enough hard work, you will be able to pull off powerful darkness-based attacks, including engulfing your weapon in it to enlarge it or add mass that gives it variable shapes, or launch beams or blasts on command. Devastating homing barrages and rapid short distance teleportation are possible and unleashing your inner darkness can even boost your physical abilities temporarily or enhance your magic with the power of darkness. Finally, you can utilise your control over it to create Corridors of Darkness – pathways between worlds so long as you know of your destination. General information will get you to the world, more familiarity could see you opening corridors into specific rooms, on demand. Note that it is dangerous to travel these Corridors unprotected – without something like Keyblade Armour, a Black Coat, or specially prepared defences you may be corrupted by the Darkness, or even find yourself trapped away from the Realm of Light.</w:t>
        <w:br w:type="textWrapping"/>
      </w:r>
    </w:p>
    <w:p w:rsidR="00000000" w:rsidDel="00000000" w:rsidP="00000000" w:rsidRDefault="00000000" w:rsidRPr="00000000" w14:paraId="00000644">
      <w:pPr>
        <w:pageBreakBefore w:val="0"/>
        <w:numPr>
          <w:ilvl w:val="1"/>
          <w:numId w:val="1"/>
        </w:numPr>
        <w:ind w:left="1440" w:hanging="360"/>
        <w:rPr>
          <w:highlight w:val="white"/>
          <w:rPrChange w:author="Leonardo Dos Santos" w:id="60" w:date="2025-05-13T12:42:55Z">
            <w:rPr>
              <w:highlight w:val="white"/>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Guardian of Light (Kingdom Hearts Birth By Sleep) (300)</w:t>
      </w:r>
      <w:r w:rsidDel="00000000" w:rsidR="00000000" w:rsidRPr="00000000">
        <w:rPr>
          <w:rtl w:val="0"/>
        </w:rPr>
        <w:t xml:space="preserve">: You have learned to harness one of the two primordial forces of this universe. In this case, Light. It can be used in a multitude of ways, and in combat can greatly augment your attacks. Simple uses include beams and blasts, but you can also create and swing beams of light around the battlefield to hit wide areas, unleash barrages of homing spheres, and even make orbs, halos, chains, melee weapons and other constructs to use either physically or to later use as focus points for other attacks as targets or origin points. Unleashing your inner light can push back the darkness, if your heart is strong enough, helping those who are struggling with it and even pushing against those of darkness with immense force. While light does not corrupt its wielders, it seems like it may influence them – keep a steady head lest you begin to overreact to signs of darkness within those around you.</w:t>
      </w:r>
      <w:r w:rsidDel="00000000" w:rsidR="00000000" w:rsidRPr="00000000">
        <w:rPr>
          <w:rtl w:val="0"/>
        </w:rPr>
        <w:br w:type="textWrapping"/>
      </w:r>
    </w:p>
    <w:p w:rsidR="00000000" w:rsidDel="00000000" w:rsidP="00000000" w:rsidRDefault="00000000" w:rsidRPr="00000000" w14:paraId="00000645">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Sorcerer (Inheritance Cycle) (400)</w:t>
      </w:r>
      <w:r w:rsidDel="00000000" w:rsidR="00000000" w:rsidRPr="00000000">
        <w:rPr>
          <w:rtl w:val="0"/>
        </w:rPr>
        <w:t xml:space="preserve">: You are one of the few born with the natural ability to manipulate magic. Magic is the art of thinking; A true master could use the word of “Water” and create something completely unrelated though the relation has to be clear in their mind. Magic is dependent upon the caster’s vital energy, so be careful not to overstep one's bounds.</w:t>
        <w:br w:type="textWrapping"/>
      </w:r>
    </w:p>
    <w:p w:rsidR="00000000" w:rsidDel="00000000" w:rsidP="00000000" w:rsidRDefault="00000000" w:rsidRPr="00000000" w14:paraId="00000646">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Magic (Inheritance Cycle) (Free)</w:t>
      </w:r>
      <w:r w:rsidDel="00000000" w:rsidR="00000000" w:rsidRPr="00000000">
        <w:rPr>
          <w:rtl w:val="0"/>
        </w:rPr>
        <w:t xml:space="preserve">: You can wield the powers of Magic, granting you the dual powers of psychic combat and semantic mysticism. By speaking "The Ancient Language" you can cause changes to happen in the world, conforming to the words you state. This power is fueled by your physical energy however, and to do something with magic takes as much energy as doing it via the mundane method, it simply happens faster or more conveniently. At first you must spell out exactly what you want to happen, but as you grow more experienced with Magic you can do more with smaller sentences. You must still find someone to learn from if you wish to expand your vocabulary beyond the basics.</w:t>
        <w:br w:type="textWrapping"/>
      </w:r>
    </w:p>
    <w:p w:rsidR="00000000" w:rsidDel="00000000" w:rsidP="00000000" w:rsidRDefault="00000000" w:rsidRPr="00000000" w14:paraId="00000647">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A Focus (Inheritance Cycle) (Free)</w:t>
      </w:r>
      <w:r w:rsidDel="00000000" w:rsidR="00000000" w:rsidRPr="00000000">
        <w:rPr>
          <w:rtl w:val="0"/>
        </w:rPr>
        <w:t xml:space="preserve">: A simple magical focus such as a jewel, ornament or rod. With it in hand you may easily clear and organize your thoughts, focusing them through the aid of your tool, allowing you to create and unleash your magic with much less time and a reduced chance of the effects backfiring.</w:t>
        <w:br w:type="textWrapping"/>
      </w:r>
    </w:p>
    <w:p w:rsidR="00000000" w:rsidDel="00000000" w:rsidP="00000000" w:rsidRDefault="00000000" w:rsidRPr="00000000" w14:paraId="00000648">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Holy Knight Training (That Time I Got Reincarnated As A Slime) (400)</w:t>
      </w:r>
      <w:r w:rsidDel="00000000" w:rsidR="00000000" w:rsidRPr="00000000">
        <w:rPr>
          <w:rtl w:val="0"/>
        </w:rPr>
        <w:t xml:space="preserve">: You have been trained in the ways of the Western Saints Church of the Holy Empire Ruberios. You are considered among the top 100 Elite Holy Knights. Against any of your fellow Holy Knights you have a very good chance of defeating them though against Cardinal Nicolas and the Leader of the Imperial Guards Hinata, you would handily lose. You are incredibly skilled with Holy Magics and your strongest magic is “Disintegration”. It is a spell that can vaporize any kind of enemy. But, using it on a large area will cause it to disperse. It is a skill limited to those taught by the Western Saints Church. This magic is the ultimate attack magic from the divine magic archive. A power befitting a god. Though it's not an area attack, since it targets everything from the atom to the soul, it is considered the strongest anti-personnel magic. Upon completing the chant, a brilliant white light shot out from the castor's hands. A blinding light. It travels to the target at a speed of 300,000 km/s. Equal to the speed of light. The skill completely vaporizes the target via holy energy. The downside is that it requires a long time to prepare. Amidst a magic fight, or a duel, it is not a power you can use. Moreover, it requires a large amount of energy to use, and can be used at most once per day. However, there is not a single being who could withstand this attack. This is also a skill which only erases its target. </w:t>
        <w:br w:type="textWrapping"/>
      </w:r>
    </w:p>
    <w:p w:rsidR="00000000" w:rsidDel="00000000" w:rsidP="00000000" w:rsidRDefault="00000000" w:rsidRPr="00000000" w14:paraId="00000649">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@Jump/@Disguise/@Hide (Ragnarok Online) (400)</w:t>
      </w:r>
      <w:r w:rsidDel="00000000" w:rsidR="00000000" w:rsidRPr="00000000">
        <w:rPr>
          <w:rFonts w:ascii="Arial Unicode MS" w:cs="Arial Unicode MS" w:eastAsia="Arial Unicode MS" w:hAnsi="Arial Unicode MS"/>
          <w:rtl w:val="0"/>
        </w:rPr>
        <w:t xml:space="preserve">: It seems though that Mr. M isn’t just here to teach you about history. He spends a day with you to teach you about the MVPs that roam this world, monsters who seem to grow proportionally stronger to the opponent they’re facing – hence making them extremely dangerous to anyone they face. He taps you on the head as he reminds you: “MVPs aren’t meant to be faced alone.” But he’s also got some tricks to help you. In general. Not against MVPs. </w:t>
        <w:br w:type="textWrapping"/>
        <w:br w:type="textWrapping"/>
        <w:t xml:space="preserve">「Jump」seems rather self-explanatory when he announced it to you – except it doesn’t do what you thought it was supposed to do. Instead of jumping, you literally warp to a random location within a hundred meters. Thankfully it doesn’t land you inside an object, but Mr. M emphasizes that it is useful for emergency escape only. And that leaving your party behind is a cowardly thing to do.</w:t>
        <w:br w:type="textWrapping"/>
        <w:br w:type="textWrapping"/>
        <w:t xml:space="preserve">「Disguise」sounds like something you could do with some help from the dollar store, but suddenly you find yourself speaking to a unicorn. As Mr. M demonstrates, you can use this spell to mimic a monster you’ve seen before perfectly in terms of appearance, though you’ll have none of their abilities.</w:t>
        <w:br w:type="textWrapping"/>
        <w:br w:type="textWrapping"/>
        <w:t xml:space="preserve">When Mr. M announces 「Hide」, you start trying to figure out what unorthodox spell this could be, except as Mr. M indicates – it literally just turns you invisible while the spell is being maintained. Things with sensing ability can still track you down with some effort however, so he emphasizes not to rely on it too much.</w:t>
      </w:r>
      <w:r w:rsidDel="00000000" w:rsidR="00000000" w:rsidRPr="00000000">
        <w:rPr>
          <w:rtl w:val="0"/>
        </w:rPr>
        <w:br w:type="textWrapping"/>
      </w:r>
    </w:p>
    <w:p w:rsidR="00000000" w:rsidDel="00000000" w:rsidP="00000000" w:rsidRDefault="00000000" w:rsidRPr="00000000" w14:paraId="0000064A">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Reincarnation (Generic RWBY Fanfiction Jump) (600)</w:t>
      </w:r>
      <w:r w:rsidDel="00000000" w:rsidR="00000000" w:rsidRPr="00000000">
        <w:rPr>
          <w:rtl w:val="0"/>
        </w:rPr>
        <w:t xml:space="preserve">: Well damn, I never thought I’d get the chance to meet a living legend face to face, even if you don’t remember it all.  You’re a reincarnation, Jumper, and not just of any person, but a legendary figure of some sort.  Which one remains to be seen.  Regardless of who you were before, just being reincarnated makes you overall better at everything you do, from math, to fighting, to talking to people; I guess you were a very multi-talented person in your past life.  Furthermore, it seems your nature as a reincarnate has broken any limits you might have had on how strong you can become, reps will always make you somewhat stronger, running will always slightly improve your endurance, etc.  You might get less and less improvements, but you will never quite stop improving.  Your nature also makes some of your other perks better as various past lives’ experiences surface into your mind. </w:t>
        <w:br w:type="textWrapping"/>
      </w:r>
    </w:p>
    <w:p w:rsidR="00000000" w:rsidDel="00000000" w:rsidP="00000000" w:rsidRDefault="00000000" w:rsidRPr="00000000" w14:paraId="0000064B">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Aura Behemoth (Generic RWBY Fanfiction Jump) (Free with Aura Juggernaut)</w:t>
      </w:r>
      <w:r w:rsidDel="00000000" w:rsidR="00000000" w:rsidRPr="00000000">
        <w:rPr>
          <w:rtl w:val="0"/>
        </w:rPr>
        <w:t xml:space="preserve">: Oh come on, this is getting ridiculous.  You now have the kind of Aura levels that alone would have you recorded in legend.  Use a pyrokinesis semblance  and incinerate acres of forest, use a speed semblance and run around the world twice over, or just punch your way through a small mountain without breaking your hands.  You regenerate Aura at a similarly legendary rate, requiring the likes of a team of trained Huntsmen’s full firepower to equal it.</w:t>
        <w:br w:type="textWrapping"/>
      </w:r>
    </w:p>
    <w:p w:rsidR="00000000" w:rsidDel="00000000" w:rsidP="00000000" w:rsidRDefault="00000000" w:rsidRPr="00000000" w14:paraId="0000064C">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Myth Made Flesh (Generic RWBY Fanfiction Jump) (Free with Born of a Legend)</w:t>
      </w:r>
      <w:r w:rsidDel="00000000" w:rsidR="00000000" w:rsidRPr="00000000">
        <w:rPr>
          <w:rtl w:val="0"/>
        </w:rPr>
        <w:t xml:space="preserve">: You aren’t merely a faunus anymore, Jumper.  You’re an actual example of your choice of mythical beast, with all the abilities that come with that.  The dragon faunus from earlier, now a literal dragon reborn in faunus form, has gained more abilities, and had it’s attributes strengthened.  It’s skin is not only as tough as dragonhide, but also partially resistant to supernatural forces, such as Aura and Magic, and it can manifest dragon scales as it pleases to further defend itself.  In general it can manifest any trait of its original form through its body, though in a weakened state.  If it feels the need however, it can shed it’s faunus shell and take it’s old form once more.  In this form, they get all the expected abilities of the form, all at full strength.  The only problem is that the form is extremely tiring to use at first, though it will get easier as time goes on.  Finally, as a literal myth reborn, you, instead of weakening, grow stronger with age, with no obvious limits.</w:t>
        <w:br w:type="textWrapping"/>
      </w:r>
    </w:p>
    <w:p w:rsidR="00000000" w:rsidDel="00000000" w:rsidP="00000000" w:rsidRDefault="00000000" w:rsidRPr="00000000" w14:paraId="0000064D">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Union Of Souls (Generic RWBY Fanfiction Jump) (Free with Mastery of the Soul)</w:t>
      </w:r>
      <w:r w:rsidDel="00000000" w:rsidR="00000000" w:rsidRPr="00000000">
        <w:rPr>
          <w:rtl w:val="0"/>
        </w:rPr>
        <w:t xml:space="preserve">: You have achieved a level of soul manipulation that would be deemed outstanding, even by the humans of old.  You have figured out how to project your soul outwards, not in a physical sense, but in a way that allows you to interact with the souls of others.  Most simply, you passively are aware of the emotions of everyone within a hundred meters, as your souls brush against each other.  More importantly, you gain the ability to, for lack of a better word, meld your soul with another person’s, allowing you to mimic that person near flawlessly.  When mimicking someone, you gain skills, knowledge, even semblances, and in future worlds this would also copy any magical talent or unique magical abilities as well.  There are 2 limitations; firstly, it cannot mimic purely physical traits, so you can’t copy someone’s inherent strength or speed.  Secondly, when you start out, you can only use this on one person, and the things you copy disappear once you stop actively mimicking them.  The second limitation can be removed however, as training with this will see your number of targets increase, and the length of time the skills are retained lengthens.  After a while things you copy will stay with you permanently.  Truly, a magic unparalleled in any age, past or future.</w:t>
        <w:br w:type="textWrapping"/>
      </w:r>
    </w:p>
    <w:p w:rsidR="00000000" w:rsidDel="00000000" w:rsidP="00000000" w:rsidRDefault="00000000" w:rsidRPr="00000000" w14:paraId="0000064E">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Pagan God (Supernatural) (600)</w:t>
      </w:r>
      <w:r w:rsidDel="00000000" w:rsidR="00000000" w:rsidRPr="00000000">
        <w:rPr>
          <w:rtl w:val="0"/>
        </w:rPr>
        <w:t xml:space="preserve">: Cruel, petty, and only concerned with their own survival - the majority of pagan gods are evil - worse, they’re un-christian. Most have a taste for human flesh and enjoy offerings and virgin sacrifices. As a pagan god, you’re at least five centuries old, and you’ve grown bitter over time as Christianity has taken all of your worshippers away. You didn’t really need them of course, but you truly enjoyed being worshipped and offered regular sacrifices. You’re still immune to the ravages of time, but what good is time when there is no one left wanting to praise you?</w:t>
        <w:br w:type="textWrapping"/>
      </w:r>
    </w:p>
    <w:p w:rsidR="00000000" w:rsidDel="00000000" w:rsidP="00000000" w:rsidRDefault="00000000" w:rsidRPr="00000000" w14:paraId="0000064F">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In My Name You Pray (Supernatural) (Free)</w:t>
      </w:r>
      <w:r w:rsidDel="00000000" w:rsidR="00000000" w:rsidRPr="00000000">
        <w:rPr>
          <w:rtl w:val="0"/>
        </w:rPr>
        <w:t xml:space="preserve">: You can offer a blessing to a person or place, so long as a person performs an offering to you. The blessing is always the same, and appropriate sacrifice must be paid in order for you to bestow the gift. Usually these offerings are required yearly to retain the magic.</w:t>
        <w:br w:type="textWrapping"/>
      </w:r>
    </w:p>
    <w:p w:rsidR="00000000" w:rsidDel="00000000" w:rsidP="00000000" w:rsidRDefault="00000000" w:rsidRPr="00000000" w14:paraId="00000650">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Rider (Inheritance Cycle) (600)</w:t>
      </w:r>
      <w:r w:rsidDel="00000000" w:rsidR="00000000" w:rsidRPr="00000000">
        <w:rPr>
          <w:rtl w:val="0"/>
        </w:rPr>
        <w:t xml:space="preserve">: The Dragon Riders were a coalition of elves and dragons formed at the end of Du Fyrn Skulblaka to forge peace and order between the elves and dragons. Thousands of years later, humans were also added to the elite order of the Dragon Riders. The Riders were keepers of the peace throughout the land of Alagaësia, they were healers, scholars and the strongest magicians throughout the land and were respected and honored by the people they served. Well that was before the fall, now you are one of the few Riders left alive. Better keep your head down. You are either one of the survivors of the fall or you are one of the lucky few to gain a dragon egg.</w:t>
        <w:br w:type="textWrapping"/>
      </w:r>
    </w:p>
    <w:p w:rsidR="00000000" w:rsidDel="00000000" w:rsidP="00000000" w:rsidRDefault="00000000" w:rsidRPr="00000000" w14:paraId="00000651">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Magic (Inheritance Cycle) (Free)</w:t>
      </w:r>
      <w:r w:rsidDel="00000000" w:rsidR="00000000" w:rsidRPr="00000000">
        <w:rPr>
          <w:rtl w:val="0"/>
        </w:rPr>
        <w:t xml:space="preserve">: You can wield the powers of Magic, granting you the dual powers of psychic combat and semantic mysticism. By speaking "The Ancient Language" you can cause changes to happen in the world, conforming to the words you state. This power is fueled by your physical energy however, and to do something with magic takes as much energy as doing it via the mundane method, it simply happens faster or more conveniently. At first you must spell out exactly what you want to happen, but as you grow more experienced with Magic you can do more with smaller sentences. You must still find someone to learn from if you wish to expand your vocabulary beyond the basics.</w:t>
        <w:br w:type="textWrapping"/>
      </w:r>
    </w:p>
    <w:p w:rsidR="00000000" w:rsidDel="00000000" w:rsidP="00000000" w:rsidRDefault="00000000" w:rsidRPr="00000000" w14:paraId="00000652">
      <w:pPr>
        <w:pageBreakBefore w:val="0"/>
        <w:numPr>
          <w:ilvl w:val="2"/>
          <w:numId w:val="1"/>
        </w:numPr>
        <w:ind w:left="2160" w:hanging="360"/>
        <w:rPr>
          <w:rPrChange w:author="Leonardo Dos Santos" w:id="60" w:date="2025-05-13T12:42:55Z">
            <w:rPr/>
          </w:rPrChange>
        </w:rPr>
        <w:pPrChange w:author="Leonardo Dos Santos" w:id="0" w:date="2025-05-13T12:42:55Z">
          <w:pPr>
            <w:pageBreakBefore w:val="0"/>
            <w:numPr>
              <w:ilvl w:val="2"/>
              <w:numId w:val="4"/>
            </w:numPr>
            <w:ind w:left="2160" w:hanging="360"/>
          </w:pPr>
        </w:pPrChange>
      </w:pPr>
      <w:r w:rsidDel="00000000" w:rsidR="00000000" w:rsidRPr="00000000">
        <w:rPr>
          <w:b w:val="1"/>
          <w:rtl w:val="0"/>
        </w:rPr>
        <w:t xml:space="preserve">Dragon (Inheritance Cycle) (Free)</w:t>
      </w:r>
      <w:r w:rsidDel="00000000" w:rsidR="00000000" w:rsidRPr="00000000">
        <w:rPr>
          <w:rtl w:val="0"/>
        </w:rPr>
        <w:t xml:space="preserve">: A Dragon is a powerful and intelligent creature that will continue to grow until the day it dies. Note that this growth is very slow after the first year or two, a Dragon hundreds of years old is maybe 50% larger than one that is a year and a half old. Incredibly powerful physically and magically, though their magic can only be used sporadically and not even they can control it. For Riders you established a Mental Bond with the dragon immediately after it hatched from an egg, you and the Dragon share a mental connection and share everything, they can even lend you their strength for Magic. For others you are simply close friends with a Dragon, and they are willing to help you solve problems using their brute strength. May import a companion into this role.</w:t>
        <w:br w:type="textWrapping"/>
      </w:r>
    </w:p>
    <w:p w:rsidR="00000000" w:rsidDel="00000000" w:rsidP="00000000" w:rsidRDefault="00000000" w:rsidRPr="00000000" w14:paraId="00000653">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Dr. Renaissance (Spyro) (600)</w:t>
      </w:r>
      <w:r w:rsidDel="00000000" w:rsidR="00000000" w:rsidRPr="00000000">
        <w:rPr>
          <w:rtl w:val="0"/>
        </w:rPr>
        <w:t xml:space="preserve">: Dragon society has a severe shortage of actual scientists. In fact you've spent most of your life contributing to the world of science in any way you could. So much so you studied </w:t>
      </w:r>
      <w:commentRangeStart w:id="12"/>
      <w:r w:rsidDel="00000000" w:rsidR="00000000" w:rsidRPr="00000000">
        <w:rPr>
          <w:rtl w:val="0"/>
        </w:rPr>
        <w:t xml:space="preserve">New Section 1 Page 5 </w:t>
      </w:r>
      <w:commentRangeEnd w:id="12"/>
      <w:r w:rsidDel="00000000" w:rsidR="00000000" w:rsidRPr="00000000">
        <w:commentReference w:id="12"/>
      </w:r>
      <w:r w:rsidDel="00000000" w:rsidR="00000000" w:rsidRPr="00000000">
        <w:rPr>
          <w:rtl w:val="0"/>
        </w:rPr>
        <w:t xml:space="preserve">most of your life contributing to the world of science in any way you could. So much so you studied anything that could help in advancing the world at large not just the dragons. Everything from the means to invent to the means to implement what you've studied, your creativity, dedication and intuition is without peer. This has granted you insight to how societies and cultures function just so you can slip in some tech far more advanced than before advancing society by leaps and bounds. It's going to be tough enlightening these simpletons of the light. But today you will remind them. Today you are euphoric. </w:t>
        <w:br w:type="textWrapping"/>
      </w:r>
    </w:p>
    <w:p w:rsidR="00000000" w:rsidDel="00000000" w:rsidP="00000000" w:rsidRDefault="00000000" w:rsidRPr="00000000" w14:paraId="00000654">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INDOC (Halo) (600)</w:t>
      </w:r>
      <w:r w:rsidDel="00000000" w:rsidR="00000000" w:rsidRPr="00000000">
        <w:rPr>
          <w:rtl w:val="0"/>
        </w:rPr>
        <w:t xml:space="preserve">: A special ODST-developed SERE (Survival, Evasion, Resistance, and Escape) training course has shattered your psyche and rebuilt it strong as steel. Known as INDOC, or “Hell Month,” this course has trained you in the art of sheer grit and determination. You can resist interrogation, shrug off torture, and laugh in the face of certain death. That which could make many men falter will fail to affect you. Your military training has also been increased, leaving you as a poster boy of the ideal soldier. If you aren’t one, even the legendary SPARTANS will acknowledge your skills and training.</w:t>
        <w:br w:type="textWrapping"/>
      </w:r>
    </w:p>
    <w:p w:rsidR="00000000" w:rsidDel="00000000" w:rsidP="00000000" w:rsidRDefault="00000000" w:rsidRPr="00000000" w14:paraId="00000655">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@Spawn/@Clone/@Jail (Ragnarok Online) (600)</w:t>
      </w:r>
      <w:r w:rsidDel="00000000" w:rsidR="00000000" w:rsidRPr="00000000">
        <w:rPr>
          <w:rFonts w:ascii="Arial Unicode MS" w:cs="Arial Unicode MS" w:eastAsia="Arial Unicode MS" w:hAnsi="Arial Unicode MS"/>
          <w:rtl w:val="0"/>
        </w:rPr>
        <w:t xml:space="preserve">: For the last day, Mr. M decides to teach you some things about local politics. The King in Prontera for example, happens to be guarded by both the Knights as well as the Church – but these stand separate from the Church in the Arunafeltz region. The two are sufficiently separated so that there hasn’t been major fighting yet – but Mr. M suggests that it would only be a matter of time. The lesson concludes with him whipping out a book.</w:t>
        <w:br w:type="textWrapping"/>
        <w:br w:type="textWrapping"/>
        <w:t xml:space="preserve">“My trump card spells.” He explains. He’ll teach you these spells for listening to him for days. He warns you that each of these spells takes a significant amount of energy to use.</w:t>
        <w:br w:type="textWrapping"/>
        <w:br w:type="textWrapping"/>
        <w:t xml:space="preserve">「Spawn」allows you to spawn copies of a monster. The monsters spawned seem to be utterly mindless, but they’ll be perfect copies of the original and keen to follow you around. You could probably create massive chains of monsters like this – even if they don’t do anything except take up space and get in the way of enemy attacks. The spawn won’t disappear until it is destroyed.</w:t>
        <w:br w:type="textWrapping"/>
        <w:br w:type="textWrapping"/>
        <w:t xml:space="preserve">「Clone」allows you to clone an enemy, but in an odd reversal from spawn, while you can only clone one enemy at a time – the enemy will be loyal to you and will attack, unlike the useless hordes that 「Spawn」creates. The skills and strength of the clone are inferior to the original.</w:t>
        <w:br w:type="textWrapping"/>
        <w:br w:type="textWrapping"/>
        <w:t xml:space="preserve">「Jail」, as Mr. M explains it, is rather bizarre – because it deals with a form of magic that very few people care to learn, that is, dimensional magic. It will temporarily send an enemy into an alternate dimension, only to release them after three minutes has passed. He suggests that you might eventually be able to get a few people in at once, but that will take a substantial amount of practice.</w:t>
      </w:r>
      <w:r w:rsidDel="00000000" w:rsidR="00000000" w:rsidRPr="00000000">
        <w:rPr>
          <w:rtl w:val="0"/>
        </w:rPr>
        <w:br w:type="textWrapping"/>
      </w:r>
    </w:p>
    <w:p w:rsidR="00000000" w:rsidDel="00000000" w:rsidP="00000000" w:rsidRDefault="00000000" w:rsidRPr="00000000" w14:paraId="00000656">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Singularity (Mass Effect) (800)</w:t>
      </w:r>
      <w:r w:rsidDel="00000000" w:rsidR="00000000" w:rsidRPr="00000000">
        <w:rPr>
          <w:rtl w:val="0"/>
        </w:rPr>
        <w:t xml:space="preserve">: In this galaxy, AIs are rightly feared. Treated as something terrifying and impossible to control, they’re beyond what any right thinking organic would experiment with… right? In truth, creating an artificial intelligence that will supplant living beings is either impossible or inevitable. With this perk, you lean hard into the latter. EDI, the Geth, the Crucible.</w:t>
        <w:br w:type="textWrapping"/>
        <w:br w:type="textWrapping"/>
        <w:t xml:space="preserve">Even the Reapers, to a degree, are all proof of what happens when synthetics begin to rise above the physical and biological limits of frail, organic life.</w:t>
        <w:br w:type="textWrapping"/>
        <w:br w:type="textWrapping"/>
        <w:t xml:space="preserve">Somehow, you too have achieved this transcendence. Integrated into your mind is a highly advanced black box system. This black box contains “you” for whatever given value of you there is to assign. Your soul, your spark, your memories of that one time you stubbed your toe really, really badly. It connects to your brain through a bundle of fibers that allow faster than thought interfacing between a hyper advanced quantum computer and your squishy meat self.</w:t>
        <w:br w:type="textWrapping"/>
        <w:br w:type="textWrapping"/>
        <w:t xml:space="preserve">It will take time to... adjust to what this tells you, and it has a lot to talk about, but the more immediate benefits are a complete and total overhaul of all biological functions (now managed by the computer), a lack of actual need for your brain, the ability to think, act, and react faster than any true organic can comprehend, and, so long as the box can be plugged into another body, immortality.</w:t>
        <w:br w:type="textWrapping"/>
        <w:br w:type="textWrapping"/>
        <w:t xml:space="preserve">Be warned, in time this is likely to dilute your sense of self and your perceptions of reality. You do have a true, blue AI handling most of your perceived thinking for you. Expect a bit of Orange and Blue to go with your White and Black.</w:t>
        <w:br w:type="textWrapping"/>
      </w:r>
    </w:p>
    <w:bookmarkStart w:colFirst="0" w:colLast="0" w:name="kix.7ko67gly5baa" w:id="30"/>
    <w:bookmarkEnd w:id="30"/>
    <w:p w:rsidR="00000000" w:rsidDel="00000000" w:rsidP="00000000" w:rsidRDefault="00000000" w:rsidRPr="00000000" w14:paraId="00000657">
      <w:pPr>
        <w:pStyle w:val="Heading1"/>
        <w:pageBreakBefore w:val="0"/>
        <w:numPr>
          <w:ilvl w:val="0"/>
          <w:numId w:val="1"/>
        </w:numPr>
        <w:spacing w:after="0" w:before="0" w:lineRule="auto"/>
        <w:ind w:left="720" w:hanging="360"/>
        <w:rPr>
          <w:sz w:val="22"/>
          <w:szCs w:val="22"/>
          <w:rPrChange w:author="Leonardo Dos Santos" w:id="60" w:date="2025-05-13T12:42:55Z">
            <w:rPr>
              <w:sz w:val="22"/>
              <w:szCs w:val="22"/>
            </w:rPr>
          </w:rPrChange>
        </w:rPr>
        <w:pPrChange w:author="Leonardo Dos Santos" w:id="0" w:date="2025-05-13T12:42:55Z">
          <w:pPr>
            <w:pStyle w:val="Heading1"/>
            <w:pageBreakBefore w:val="0"/>
            <w:numPr>
              <w:ilvl w:val="0"/>
              <w:numId w:val="4"/>
            </w:numPr>
            <w:spacing w:after="0" w:before="0" w:lineRule="auto"/>
            <w:ind w:left="720" w:hanging="360"/>
          </w:pPr>
        </w:pPrChange>
      </w:pPr>
      <w:bookmarkStart w:colFirst="0" w:colLast="0" w:name="_5bo6l0my9j8r" w:id="31"/>
      <w:bookmarkEnd w:id="31"/>
      <w:r w:rsidDel="00000000" w:rsidR="00000000" w:rsidRPr="00000000">
        <w:rPr>
          <w:b w:val="1"/>
          <w:sz w:val="22"/>
          <w:szCs w:val="22"/>
          <w:rtl w:val="0"/>
        </w:rPr>
        <w:t xml:space="preserve">Charisma Domain (4</w:t>
      </w:r>
      <w:ins w:author="Dương VH" w:id="264" w:date="2021-10-04T14:38:22Z">
        <w:r w:rsidDel="00000000" w:rsidR="00000000" w:rsidRPr="00000000">
          <w:rPr>
            <w:b w:val="1"/>
            <w:sz w:val="22"/>
            <w:szCs w:val="22"/>
            <w:rtl w:val="0"/>
          </w:rPr>
          <w:t xml:space="preserve">1</w:t>
        </w:r>
      </w:ins>
      <w:del w:author="Dương VH" w:id="264" w:date="2021-10-04T14:38:22Z">
        <w:r w:rsidDel="00000000" w:rsidR="00000000" w:rsidRPr="00000000">
          <w:rPr>
            <w:b w:val="1"/>
            <w:sz w:val="22"/>
            <w:szCs w:val="22"/>
            <w:rtl w:val="0"/>
          </w:rPr>
          <w:delText xml:space="preserve">0</w:delText>
        </w:r>
      </w:del>
      <w:r w:rsidDel="00000000" w:rsidR="00000000" w:rsidRPr="00000000">
        <w:rPr>
          <w:b w:val="1"/>
          <w:sz w:val="22"/>
          <w:szCs w:val="22"/>
          <w:rtl w:val="0"/>
        </w:rPr>
        <w:t xml:space="preserve"> Perks) [</w:t>
      </w:r>
      <w:hyperlink w:anchor="kix.pl4epvrjkswz">
        <w:r w:rsidDel="00000000" w:rsidR="00000000" w:rsidRPr="00000000">
          <w:rPr>
            <w:b w:val="1"/>
            <w:color w:val="1155cc"/>
            <w:sz w:val="22"/>
            <w:szCs w:val="22"/>
            <w:u w:val="single"/>
            <w:rtl w:val="0"/>
          </w:rPr>
          <w:t xml:space="preserve">TOP</w:t>
        </w:r>
      </w:hyperlink>
      <w:r w:rsidDel="00000000" w:rsidR="00000000" w:rsidRPr="00000000">
        <w:rPr>
          <w:b w:val="1"/>
          <w:sz w:val="22"/>
          <w:szCs w:val="22"/>
          <w:rtl w:val="0"/>
        </w:rPr>
        <w:t xml:space="preserve">]</w:t>
        <w:br w:type="textWrapping"/>
      </w:r>
    </w:p>
    <w:p w:rsidR="00000000" w:rsidDel="00000000" w:rsidP="00000000" w:rsidRDefault="00000000" w:rsidRPr="00000000" w14:paraId="00000658">
      <w:pPr>
        <w:pageBreakBefore w:val="0"/>
        <w:numPr>
          <w:ilvl w:val="1"/>
          <w:numId w:val="1"/>
        </w:numPr>
        <w:ind w:left="1440" w:hanging="360"/>
        <w:rPr>
          <w:ins w:author="JMoriFan" w:id="265" w:date="2025-04-17T09:05:10Z"/>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Air of Bianca (Rune Factory) (100)</w:t>
      </w:r>
      <w:r w:rsidDel="00000000" w:rsidR="00000000" w:rsidRPr="00000000">
        <w:rPr>
          <w:rtl w:val="0"/>
        </w:rPr>
        <w:t xml:space="preserve">: whether this is true or not, people will instinctively see that you’re better than </w:t>
      </w:r>
      <w:ins w:author="JMoriFan" w:id="265" w:date="2025-04-17T09:05:10Z">
        <w:r w:rsidDel="00000000" w:rsidR="00000000" w:rsidRPr="00000000">
          <w:rPr>
            <w:rtl w:val="0"/>
          </w:rPr>
        </w:r>
      </w:ins>
    </w:p>
    <w:p w:rsidR="00000000" w:rsidDel="00000000" w:rsidP="00000000" w:rsidRDefault="00000000" w:rsidRPr="00000000" w14:paraId="00000659">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rtl w:val="0"/>
        </w:rPr>
        <w:t xml:space="preserve">them, even people who should be your equal or even one of your betters. You have an air about you that makes you seem regal and important, such as one that is deserving to be of a higher caste, even that of a ruler. Even if your clothes seem drab by your own standards, just by wearing clothing it would seem befitting of a king, and perhaps if you had any real leadership skills people would be inclined to follow your rule. People are less likely to talk down to you, and they are more likely to try and get into your good graces, or at the very least not act like Brodik around you.</w:t>
        <w:br w:type="textWrapping"/>
      </w:r>
    </w:p>
    <w:p w:rsidR="00000000" w:rsidDel="00000000" w:rsidP="00000000" w:rsidRDefault="00000000" w:rsidRPr="00000000" w14:paraId="0000065A">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highlight w:val="white"/>
          <w:rtl w:val="0"/>
        </w:rPr>
        <w:t xml:space="preserve">Completely Normal (Bleach) (100)</w:t>
      </w:r>
      <w:r w:rsidDel="00000000" w:rsidR="00000000" w:rsidRPr="00000000">
        <w:rPr>
          <w:highlight w:val="white"/>
          <w:rtl w:val="0"/>
        </w:rPr>
        <w:t xml:space="preserve">: Nope, nothing to see here friend; I’m just an average person with a cape. With both your words and your powers, you can mask them to be indistinguishable from whatever is considered “normal” in the setting.</w:t>
        <w:br w:type="textWrapping"/>
      </w:r>
    </w:p>
    <w:p w:rsidR="00000000" w:rsidDel="00000000" w:rsidP="00000000" w:rsidRDefault="00000000" w:rsidRPr="00000000" w14:paraId="0000065B">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Glasses (Scooby Doo) (100)</w:t>
      </w:r>
      <w:r w:rsidDel="00000000" w:rsidR="00000000" w:rsidRPr="00000000">
        <w:rPr>
          <w:rtl w:val="0"/>
        </w:rPr>
        <w:t xml:space="preserve">: Anyone who dons these appears more intelligent to observers. The effect only lasts until the wearer does something that breaks the illusion. The style of eyewear can be anything you choose.</w:t>
        <w:br w:type="textWrapping"/>
      </w:r>
    </w:p>
    <w:p w:rsidR="00000000" w:rsidDel="00000000" w:rsidP="00000000" w:rsidRDefault="00000000" w:rsidRPr="00000000" w14:paraId="0000065C">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Justice (Undertale) (100)</w:t>
      </w:r>
      <w:r w:rsidDel="00000000" w:rsidR="00000000" w:rsidRPr="00000000">
        <w:rPr>
          <w:rtl w:val="0"/>
        </w:rPr>
        <w:t xml:space="preserve">: You have a knack for getting a read on people. You can generally tell whether or not someone is a good person just by talking to them, and if you take a moment where both you and the subject of your scrutiny are standing still, you can judge them--letting you know how many Execution Points they’ve accumulated, and their Level of Violence.</w:t>
        <w:br w:type="textWrapping"/>
      </w:r>
    </w:p>
    <w:p w:rsidR="00000000" w:rsidDel="00000000" w:rsidP="00000000" w:rsidRDefault="00000000" w:rsidRPr="00000000" w14:paraId="0000065D">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Kindness (Undertale) (100)</w:t>
      </w:r>
      <w:r w:rsidDel="00000000" w:rsidR="00000000" w:rsidRPr="00000000">
        <w:rPr>
          <w:rtl w:val="0"/>
        </w:rPr>
        <w:t xml:space="preserve">: Being nice isn’t always easy. What one person might see as kindness, another might see as condescension. However, you can tell the difference with ease. You know all the little things you can do to help cheer someone up, and at the same time, you get a gut feeling that tells you whenever you’re being overbearing or smothering.</w:t>
        <w:br w:type="textWrapping"/>
      </w:r>
    </w:p>
    <w:p w:rsidR="00000000" w:rsidDel="00000000" w:rsidP="00000000" w:rsidRDefault="00000000" w:rsidRPr="00000000" w14:paraId="0000065E">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Close to the Chest (Dragon Age Inquisition) (100)</w:t>
      </w:r>
      <w:r w:rsidDel="00000000" w:rsidR="00000000" w:rsidRPr="00000000">
        <w:rPr>
          <w:rtl w:val="0"/>
        </w:rPr>
        <w:t xml:space="preserve">: Your secrets and your motivations are yours and yours alone. You will never unintentionally give away a secret or your true intention with body language or a slip of the tongue.</w:t>
        <w:br w:type="textWrapping"/>
      </w:r>
    </w:p>
    <w:p w:rsidR="00000000" w:rsidDel="00000000" w:rsidP="00000000" w:rsidRDefault="00000000" w:rsidRPr="00000000" w14:paraId="0000065F">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Knowledge Merchant (Sword Art Online) (100)</w:t>
      </w:r>
      <w:r w:rsidDel="00000000" w:rsidR="00000000" w:rsidRPr="00000000">
        <w:rPr>
          <w:rtl w:val="0"/>
        </w:rPr>
        <w:t xml:space="preserve">: Finding out information has always come easily to you, from who the Tooth Fairy and Santa really were to what the hidden drop rates are for that MMO you’ve been playing recently. You find it simple to discover the truth about things, being able to tell at a glance whether someone’s spouting lies or what patterns an enemy is about to engage in; strategy gamers quickly learned to fear and respect you.</w:t>
        <w:br w:type="textWrapping"/>
        <w:br w:type="textWrapping"/>
        <w:t xml:space="preserve">Alongside this ability to collect information comes the ability to </w:t>
      </w:r>
      <w:r w:rsidDel="00000000" w:rsidR="00000000" w:rsidRPr="00000000">
        <w:rPr>
          <w:i w:val="1"/>
          <w:rtl w:val="0"/>
        </w:rPr>
        <w:t xml:space="preserve">sell</w:t>
      </w:r>
      <w:r w:rsidDel="00000000" w:rsidR="00000000" w:rsidRPr="00000000">
        <w:rPr>
          <w:rtl w:val="0"/>
        </w:rPr>
        <w:t xml:space="preserve"> it, knowing how to cultivate a reputation as someone who knows things and would be perfectly happy to tell you whatever you desire - for a price.</w:t>
        <w:br w:type="textWrapping"/>
      </w:r>
    </w:p>
    <w:p w:rsidR="00000000" w:rsidDel="00000000" w:rsidP="00000000" w:rsidRDefault="00000000" w:rsidRPr="00000000" w14:paraId="00000660">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Strange Appeal (Sword Art Online) (100)</w:t>
      </w:r>
      <w:r w:rsidDel="00000000" w:rsidR="00000000" w:rsidRPr="00000000">
        <w:rPr>
          <w:rtl w:val="0"/>
        </w:rPr>
        <w:t xml:space="preserve">: You’ve got something of a mysterious aura around you, Jumper, an appeal that leads other people to look up to you even when they probably shouldn’t. You’re able to make your ideas sound rational and believable even when it flies against everything a person knows about the world or their situation, attracting followers to your cause almost without trying.</w:t>
        <w:br w:type="textWrapping"/>
        <w:br w:type="textWrapping"/>
        <w:t xml:space="preserve">Why, this could even be used to influence people into committing grievous crimes such as murder, rape and slavery, with them just seeing it as a fictional act or somehow free of long-lasting effects. It doesn’t matter if you die in a game, after all, you’ll just respawn!</w:t>
        <w:br w:type="textWrapping"/>
      </w:r>
    </w:p>
    <w:p w:rsidR="00000000" w:rsidDel="00000000" w:rsidP="00000000" w:rsidRDefault="00000000" w:rsidRPr="00000000" w14:paraId="00000661">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For the Alliance! (Star Wars The Original Trilogy) (100)</w:t>
      </w:r>
      <w:r w:rsidDel="00000000" w:rsidR="00000000" w:rsidRPr="00000000">
        <w:rPr>
          <w:rtl w:val="0"/>
        </w:rPr>
        <w:t xml:space="preserve">: Knowing how to negotiate is essential for any diplomat, but sometimes it’s how you look that matters, not what you say. Your presence in a group makes people get along better, just by being in the room you can help make a compromise during a trade negotiation or convince someone to stop arguing and focus on the current issue. You must be a member of one of the groups taking part in the negotiations in order for this perk to work. Regardless of your reputation with the opposing group you will always be able to help out somehow, even if you’re negotiating the surrender of a genocidal alien species after you’ve killed thousands of their soldiers the diplomat sent to speak with you could be so impressed by your feats that he’d be more willing to make concessions.</w:t>
        <w:br w:type="textWrapping"/>
      </w:r>
    </w:p>
    <w:p w:rsidR="00000000" w:rsidDel="00000000" w:rsidP="00000000" w:rsidRDefault="00000000" w:rsidRPr="00000000" w14:paraId="00000662">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Masked Thief (Persona 5) (100)</w:t>
      </w:r>
      <w:r w:rsidDel="00000000" w:rsidR="00000000" w:rsidRPr="00000000">
        <w:rPr>
          <w:rtl w:val="0"/>
        </w:rPr>
        <w:t xml:space="preserve">: What kind of Thief doesn’t wear a mask? A poor one, that’s what kind. When you wear a mask, it’ll become much harder to make the connection between you and your public Persona (Get it?) apart. Additionally, your Masked Persona will gain fame much more easily. With some experience, you could even be the scion of a Massive Corporation and one of the most wanted thieves in the country. Go out and become the mask of the Rebellion.</w:t>
        <w:br w:type="textWrapping"/>
      </w:r>
    </w:p>
    <w:p w:rsidR="00000000" w:rsidDel="00000000" w:rsidP="00000000" w:rsidRDefault="00000000" w:rsidRPr="00000000" w14:paraId="00000663">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A Hero’s Title (Generic Isekai) (100)</w:t>
      </w:r>
      <w:r w:rsidDel="00000000" w:rsidR="00000000" w:rsidRPr="00000000">
        <w:rPr>
          <w:rtl w:val="0"/>
        </w:rPr>
        <w:t xml:space="preserve">: The ritual that brought you here has not left you unmarked. You possess an unmistakable aura that marks you as Important. Those meeting you for the first time can immediately sense that befriending you would be wise, and angering you, dangerous. Expect gifts from the wealthy, hospitality from strangers, and consideration from the powerful. Naturally, ambitious men are not unwilling to risk danger in pursuit of their goals, so the power of your title has its limits.</w:t>
        <w:br w:type="textWrapping"/>
      </w:r>
    </w:p>
    <w:p w:rsidR="00000000" w:rsidDel="00000000" w:rsidP="00000000" w:rsidRDefault="00000000" w:rsidRPr="00000000" w14:paraId="00000664">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I’m Neutral (I Saved Too Many Girls And Caused The Apocalypse) (100)</w:t>
      </w:r>
      <w:r w:rsidDel="00000000" w:rsidR="00000000" w:rsidRPr="00000000">
        <w:rPr>
          <w:rtl w:val="0"/>
        </w:rPr>
        <w:t xml:space="preserve">: Neutrality. The position in which you don’t favor an outcome or another outside your own goals. Most involved would get mad when someone capable of acting decides to not do so because their own believes. Not with you, though. When you decide to stand as an observer and don’t interfere with the current affairs, you will find that those around you won’t blame you for it, nor have resentment for your inaction. This won’t work if you take a neutral stance and still help one of the sides.</w:t>
        <w:br w:type="textWrapping"/>
      </w:r>
    </w:p>
    <w:p w:rsidR="00000000" w:rsidDel="00000000" w:rsidP="00000000" w:rsidRDefault="00000000" w:rsidRPr="00000000" w14:paraId="00000665">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Above Top-Secret Clearance (Dan Vs.) (100)</w:t>
      </w:r>
      <w:r w:rsidDel="00000000" w:rsidR="00000000" w:rsidRPr="00000000">
        <w:rPr>
          <w:rtl w:val="0"/>
        </w:rPr>
        <w:t xml:space="preserve">: Due to your nature, you are cleared up for top ­secret and below information. If there's something you want to know or somewhere you need to go, this should let you in. Comes with a free license to kill! Additionally, if you should travel to another dimension, you'll find you have similar privileges.</w:t>
        <w:br w:type="textWrapping"/>
      </w:r>
    </w:p>
    <w:p w:rsidR="00000000" w:rsidDel="00000000" w:rsidP="00000000" w:rsidRDefault="00000000" w:rsidRPr="00000000" w14:paraId="00000666">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Firestarter (Zatch Bell) (100)</w:t>
      </w:r>
      <w:r w:rsidDel="00000000" w:rsidR="00000000" w:rsidRPr="00000000">
        <w:rPr>
          <w:rtl w:val="0"/>
        </w:rPr>
        <w:t xml:space="preserve">: </w:t>
      </w:r>
      <w:r w:rsidDel="00000000" w:rsidR="00000000" w:rsidRPr="00000000">
        <w:rPr>
          <w:color w:val="1a1a1b"/>
          <w:sz w:val="21"/>
          <w:szCs w:val="21"/>
          <w:highlight w:val="white"/>
          <w:rtl w:val="0"/>
        </w:rPr>
        <w:t xml:space="preserve">Within everyone is the spark of heroism, but the modern world forces them to suppress it. You can ignite that dormant flame, letting them push aside their insecurities and outside pressures, and become the kind of hero they really are deep down. The flames of some are far greater than others, and even if you awaken the will, they may not have the ability to act on it.</w:t>
      </w:r>
      <w:r w:rsidDel="00000000" w:rsidR="00000000" w:rsidRPr="00000000">
        <w:rPr>
          <w:rtl w:val="0"/>
        </w:rPr>
        <w:br w:type="textWrapping"/>
      </w:r>
    </w:p>
    <w:p w:rsidR="00000000" w:rsidDel="00000000" w:rsidP="00000000" w:rsidRDefault="00000000" w:rsidRPr="00000000" w14:paraId="00000667">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Ordinary High School Student (Kamen Rider Zi-Oh) (100)</w:t>
      </w:r>
      <w:r w:rsidDel="00000000" w:rsidR="00000000" w:rsidRPr="00000000">
        <w:rPr>
          <w:rtl w:val="0"/>
        </w:rPr>
        <w:t xml:space="preserve">: Who would suspect someone so important to the future would be such a dork? Well, no one’s the same person they were in their youth, I suppose. You have an unassuming air of goofiness and innocence to you, making others disbelieve or at least doubt someone like you could ever be something like a future tyrant or interdimensional alien. It’s only when you show off your darker side or obvious evidence of your own powers does the facade melt away. It also makes catching others off guard just a bit easier, of course!</w:t>
        <w:br w:type="textWrapping"/>
      </w:r>
    </w:p>
    <w:p w:rsidR="00000000" w:rsidDel="00000000" w:rsidP="00000000" w:rsidRDefault="00000000" w:rsidRPr="00000000" w14:paraId="00000668">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ACT (Undertale) (200)</w:t>
      </w:r>
      <w:r w:rsidDel="00000000" w:rsidR="00000000" w:rsidRPr="00000000">
        <w:rPr>
          <w:rtl w:val="0"/>
        </w:rPr>
        <w:t xml:space="preserve">: You’re very good at talking to people and, in a way, manipulating them. By taking a moment to examine someone, you can get an idea of three or four ways to get a reaction out of them just by talking to them. You can provoke someone just as easily as placate them. Or flirt with them. Whatever floats your boat, buddy.</w:t>
        <w:br w:type="textWrapping"/>
      </w:r>
    </w:p>
    <w:p w:rsidR="00000000" w:rsidDel="00000000" w:rsidP="00000000" w:rsidRDefault="00000000" w:rsidRPr="00000000" w14:paraId="00000669">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The Giving NPC (Rune Factory) (200)</w:t>
      </w:r>
      <w:r w:rsidDel="00000000" w:rsidR="00000000" w:rsidRPr="00000000">
        <w:rPr>
          <w:rtl w:val="0"/>
        </w:rPr>
        <w:t xml:space="preserve">: Someone wants to get in someone’s good graces. You now have the ability to figure out what a person really likes to receive, what quality gifts they care for, brand made, homemade, what color, etc. Even If you met a creature that hated all of reality and existence, you could find something that they might at least tolerate, and they would accept it. Giving good gifts improves your relationship with them and giving them their favorite things will really strengthen your friendship, or better. Keep in mind, less is often better in terms of gifts, the first gift of each day will be the biggest boost to your relationship through gifts, while each consecutive gift will be half as effective as the last gift. Also, giving people things they hate will not endear them to you, giving a vampire garlic is still a good way to either get bitten or hit really hard, just trust me on this one.</w:t>
        <w:br w:type="textWrapping"/>
      </w:r>
    </w:p>
    <w:p w:rsidR="00000000" w:rsidDel="00000000" w:rsidP="00000000" w:rsidRDefault="00000000" w:rsidRPr="00000000" w14:paraId="0000066A">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del w:author="Dương VH" w:id="266" w:date="2022-02-15T13:56:37Z">
        <w:commentRangeStart w:id="13"/>
        <w:r w:rsidDel="00000000" w:rsidR="00000000" w:rsidRPr="00000000">
          <w:rPr>
            <w:b w:val="1"/>
            <w:rtl w:val="0"/>
          </w:rPr>
          <w:delText xml:space="preserve">Red-Ringed</w:delText>
        </w:r>
        <w:r w:rsidDel="00000000" w:rsidR="00000000" w:rsidRPr="00000000">
          <w:rPr>
            <w:rtl w:val="0"/>
          </w:rPr>
          <w:delText xml:space="preserve"> </w:delText>
        </w:r>
        <w:r w:rsidDel="00000000" w:rsidR="00000000" w:rsidRPr="00000000">
          <w:rPr>
            <w:b w:val="1"/>
            <w:rtl w:val="0"/>
          </w:rPr>
          <w:delText xml:space="preserve">(Fate/Apocrypha) (200)</w:delText>
        </w:r>
        <w:r w:rsidDel="00000000" w:rsidR="00000000" w:rsidRPr="00000000">
          <w:rPr>
            <w:rtl w:val="0"/>
          </w:rPr>
          <w:delText xml:space="preserve">: It would be unfortunate if you ended up drugged or poisoned after getting mixed up in someone else’s schemes. Might be even worse if they realise you aren’t drugged or poisoned like you’re supposed to be. Now, that isn’t a problem for you. You’re immune to basically all drugs and poisons as long as you want to be, you can identify them and their properties on site, and can exhibit any effects of them at will so convincingly a master poisoner would think you’re in a harmless stupor or even a cold corpse while you’re still conscious and alive. Of course, this won’t help if they slit your throat to make sure, but now you’ll be able to see that coming when they don’t think you can.</w:delText>
        </w:r>
        <w:commentRangeEnd w:id="13"/>
        <w:r w:rsidDel="00000000" w:rsidR="00000000" w:rsidRPr="00000000">
          <w:commentReference w:id="13"/>
        </w:r>
        <w:r w:rsidDel="00000000" w:rsidR="00000000" w:rsidRPr="00000000">
          <w:rPr>
            <w:rtl w:val="0"/>
          </w:rPr>
          <w:br w:type="textWrapping"/>
        </w:r>
      </w:del>
      <w:r w:rsidDel="00000000" w:rsidR="00000000" w:rsidRPr="00000000">
        <w:rPr>
          <w:rtl w:val="0"/>
        </w:rPr>
      </w:r>
    </w:p>
    <w:p w:rsidR="00000000" w:rsidDel="00000000" w:rsidP="00000000" w:rsidRDefault="00000000" w:rsidRPr="00000000" w14:paraId="0000066B">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Ventriloquism (Scooby Doo) (200)</w:t>
      </w:r>
      <w:r w:rsidDel="00000000" w:rsidR="00000000" w:rsidRPr="00000000">
        <w:rPr>
          <w:rtl w:val="0"/>
        </w:rPr>
        <w:t xml:space="preserve">: You have excellent vocal control, you’re able to throw your voice and mimic others with ease. Oddly, this does not improve your ability to sing at all.</w:t>
        <w:br w:type="textWrapping"/>
      </w:r>
    </w:p>
    <w:p w:rsidR="00000000" w:rsidDel="00000000" w:rsidP="00000000" w:rsidRDefault="00000000" w:rsidRPr="00000000" w14:paraId="0000066C">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Friendly (My Little Pony: Friendship is Magic) (200)</w:t>
      </w:r>
      <w:r w:rsidDel="00000000" w:rsidR="00000000" w:rsidRPr="00000000">
        <w:rPr>
          <w:rtl w:val="0"/>
        </w:rPr>
        <w:t xml:space="preserve">: You have this… ‘aura’ about you which causes people to relax. People are more liable to like you and you now have an amazing memory for names and people’s likes and dislikes. Yes, you can remember literally everyone's names off the top of your head.</w:t>
        <w:br w:type="textWrapping"/>
      </w:r>
    </w:p>
    <w:p w:rsidR="00000000" w:rsidDel="00000000" w:rsidP="00000000" w:rsidRDefault="00000000" w:rsidRPr="00000000" w14:paraId="0000066D">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Soul Power (Borderlands 3) (200)</w:t>
      </w:r>
      <w:r w:rsidDel="00000000" w:rsidR="00000000" w:rsidRPr="00000000">
        <w:rPr>
          <w:rtl w:val="0"/>
        </w:rPr>
        <w:t xml:space="preserve">: Err, sorry, this isn’t for using the power of your soul or anything like that. This setting hasn’t really confirmed if that sort of thing even exists. Instead, you’ve got the musical skills, knowledge, and lungs of a musician the equal of the highly esteemed Digby Vermouth. The man plays his hover-saxophone Delilah and makes hyper jazz loved by most humans in this galaxy. He even has a story where he was recording a song during the lock-down of the Handsome Jackpot casino. Some murderous armed looters came in, listened to him record, and by the time he was done, they were all naked and having sex. You too can imbue moving emotional tones into any music you create, and even somewhat into music you only play/sing. As a result, you can expect your music to be quite popular. </w:t>
        <w:br w:type="textWrapping"/>
      </w:r>
    </w:p>
    <w:p w:rsidR="00000000" w:rsidDel="00000000" w:rsidP="00000000" w:rsidRDefault="00000000" w:rsidRPr="00000000" w14:paraId="0000066E">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He’s Dead, Right? (Star Wars The Original Trilogy) (200)</w:t>
      </w:r>
      <w:r w:rsidDel="00000000" w:rsidR="00000000" w:rsidRPr="00000000">
        <w:rPr>
          <w:rtl w:val="0"/>
        </w:rPr>
        <w:t xml:space="preserve">: Anytime you’re falsely reported as dead, people will take this news to be completely true and refuse to believe any rumors or evidence of your survival. Even if someone saw footage of you alive they’d just dismiss it as some imposter or clone. You can dismiss the effects of this perk anytime you wish and you may toggle it on or off at will.</w:t>
        <w:br w:type="textWrapping"/>
      </w:r>
    </w:p>
    <w:p w:rsidR="00000000" w:rsidDel="00000000" w:rsidP="00000000" w:rsidRDefault="00000000" w:rsidRPr="00000000" w14:paraId="0000066F">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Creeping Shadows (Kingdom Hearts) (200)</w:t>
      </w:r>
      <w:r w:rsidDel="00000000" w:rsidR="00000000" w:rsidRPr="00000000">
        <w:rPr>
          <w:rtl w:val="0"/>
        </w:rPr>
        <w:t xml:space="preserve">: You’re a really scary guy, you know that right? Your very presence can send shivers down people’s spines, and your attention makes all but the bravest quiver in fear. You know how to emphasize the scary aspects of your appearance to your advantage, and can cause a few supernatural spooky things to happen at will, like making people in pictures change their expressions, or make their eyes follow people around. You can make shadows seem to dance in your presence, and cause lights to flicker with but a thought, turning whatever area you’re in into a full on haunted house! Within this area - one building up to a city block - any fear felt will be amplified, and people will see and hear things moving around in the darkness. It’ll be easy to corral most normal people by scaring them to go where you want them to, and even the bravest souls will feel ill at ease and jumpy.</w:t>
        <w:br w:type="textWrapping"/>
      </w:r>
    </w:p>
    <w:p w:rsidR="00000000" w:rsidDel="00000000" w:rsidP="00000000" w:rsidRDefault="00000000" w:rsidRPr="00000000" w14:paraId="00000670">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Demosthenesian Insight (Ender’s Game) (200)</w:t>
      </w:r>
      <w:r w:rsidDel="00000000" w:rsidR="00000000" w:rsidRPr="00000000">
        <w:rPr>
          <w:rtl w:val="0"/>
        </w:rPr>
        <w:t xml:space="preserve">: You possess the strange ability to sense what use other people can be to you or your plans. The more you know about that individual or group of people, the greater your ability to find a place for them in your plans.</w:t>
        <w:br w:type="textWrapping"/>
      </w:r>
    </w:p>
    <w:p w:rsidR="00000000" w:rsidDel="00000000" w:rsidP="00000000" w:rsidRDefault="00000000" w:rsidRPr="00000000" w14:paraId="00000671">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Move Me (Ender’s Game) (200)</w:t>
      </w:r>
      <w:r w:rsidDel="00000000" w:rsidR="00000000" w:rsidRPr="00000000">
        <w:rPr>
          <w:rtl w:val="0"/>
        </w:rPr>
        <w:t xml:space="preserve">: You have an instinctive understanding of the motivations of other people, a form of empathy that allows you to understand why they do what they do, and (potentially) to anticipate their actions as you get to know them better.</w:t>
        <w:br w:type="textWrapping"/>
      </w:r>
    </w:p>
    <w:p w:rsidR="00000000" w:rsidDel="00000000" w:rsidP="00000000" w:rsidRDefault="00000000" w:rsidRPr="00000000" w14:paraId="00000672">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Golden Times (God Catching Alchemy Meister) (200)</w:t>
      </w:r>
      <w:r w:rsidDel="00000000" w:rsidR="00000000" w:rsidRPr="00000000">
        <w:rPr>
          <w:rtl w:val="0"/>
        </w:rPr>
        <w:t xml:space="preserve">: You are blessed, jumper, not exactly a boon to yourself directly, but one that applies to those around you. Now you have an aura or presence that brings out the best in people you interact with constantly, leading them to unravel their better traits. That aloof alchemist may act like a jerk, but in your presence his loyalty to friends shines through, for example. This doesn’t give them any extra traits, just makes their good ones shine more, eventually eroding a little their worst ones.</w:t>
        <w:br w:type="textWrapping"/>
      </w:r>
    </w:p>
    <w:p w:rsidR="00000000" w:rsidDel="00000000" w:rsidP="00000000" w:rsidRDefault="00000000" w:rsidRPr="00000000" w14:paraId="00000673">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Yes My Lord, Yes My Lord (Kamen Rider Zi-Oh) (200)</w:t>
      </w:r>
      <w:r w:rsidDel="00000000" w:rsidR="00000000" w:rsidRPr="00000000">
        <w:rPr>
          <w:rtl w:val="0"/>
        </w:rPr>
        <w:t xml:space="preserve">: Okay, so you just showed up out of nowhere and started singing someone’s praises without even introducing yourself first. Declaring yourself someone’s right-hand adviser or mentor will do that. But your enthusiasm for your role is contagious, and people tend to just accept your presence and ‘help’ easily, especially one you favor above all others. Sure, you might be working towards a sinister end result and people might try and oppose you at times...but your loyalty shines so brightly, that anything short of trying to personally murder your charge will usually end in them forgiving you and welcoming your presence once again. After all, you’re just doing your job.</w:t>
        <w:br w:type="textWrapping"/>
      </w:r>
    </w:p>
    <w:p w:rsidR="00000000" w:rsidDel="00000000" w:rsidP="00000000" w:rsidRDefault="00000000" w:rsidRPr="00000000" w14:paraId="00000674">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Snap Wuz Pozzesd By Snap Bak Den (My Immortal) (200)</w:t>
      </w:r>
      <w:r w:rsidDel="00000000" w:rsidR="00000000" w:rsidRPr="00000000">
        <w:rPr>
          <w:rtl w:val="0"/>
        </w:rPr>
        <w:t xml:space="preserve">: Logic and common sense tend to be somewhat rare in this world, and you’ll find a lot of people getting away with literal murder with even the flimsiest of reasoning. You have the uncanny ability to find excuses for almost any situation and, most of the time, people tend to accept them with little to no questioning. Shot someone in public? You could say you were possessed (by yourself) and people will let you off scot free. Be warned, though, that this protection is not absolute.</w:t>
      </w:r>
      <w:r w:rsidDel="00000000" w:rsidR="00000000" w:rsidRPr="00000000">
        <w:rPr>
          <w:rtl w:val="0"/>
        </w:rPr>
        <w:br w:type="textWrapping"/>
      </w:r>
    </w:p>
    <w:p w:rsidR="00000000" w:rsidDel="00000000" w:rsidP="00000000" w:rsidRDefault="00000000" w:rsidRPr="00000000" w14:paraId="00000675">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Faust Schmaust (Dragon Age Inquisition) (300)</w:t>
      </w:r>
      <w:r w:rsidDel="00000000" w:rsidR="00000000" w:rsidRPr="00000000">
        <w:rPr>
          <w:rtl w:val="0"/>
        </w:rPr>
        <w:t xml:space="preserve">: Power and knowledge are costly, and you know how to get the best price. When dealing with otherworldly entities and spiritual beings of power, particularly those of malevolent intent, you always get what you came for. There will be a price, and a foolish deal will still be foolish, but the cost will be much less for you than it would be for someone else.</w:t>
        <w:br w:type="textWrapping"/>
      </w:r>
    </w:p>
    <w:p w:rsidR="00000000" w:rsidDel="00000000" w:rsidP="00000000" w:rsidRDefault="00000000" w:rsidRPr="00000000" w14:paraId="00000676">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Golden Tongue (Overlord [Games]) (300)</w:t>
      </w:r>
      <w:r w:rsidDel="00000000" w:rsidR="00000000" w:rsidRPr="00000000">
        <w:rPr>
          <w:rtl w:val="0"/>
        </w:rPr>
        <w:t xml:space="preserve">: When you start gloating other people have a strong compulsion to let you finish speaking first before acting, beware for any active threats to their health will break such a compulsion, strong willed people or those with proper mental defenses can also interrupt you or stop your, your main advantage is that your Monologue seems to be inspiring for your allies and demoralizing for your enemies, this affects anyone who hears it live.</w:t>
        <w:br w:type="textWrapping"/>
      </w:r>
    </w:p>
    <w:p w:rsidR="00000000" w:rsidDel="00000000" w:rsidP="00000000" w:rsidRDefault="00000000" w:rsidRPr="00000000" w14:paraId="00000677">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Crushing Presence (Pathfinder) (300)</w:t>
      </w:r>
      <w:r w:rsidDel="00000000" w:rsidR="00000000" w:rsidRPr="00000000">
        <w:rPr>
          <w:rtl w:val="0"/>
        </w:rPr>
        <w:t xml:space="preserve">: As you gain strength, you exude a literal miasmic aura of death and despair. Your lessers cower at the mere thought of your wrath, and your presence is enough to erode the resolve of those who would oppose you. Your touch burns with unholy power, and you may spread any disease you have in you through it. Conveniently, you’re a carrier for any disease, immune to their ravages, though you may control your infectivity to preserve your allies. Finally, you draw vitality and strength from suffering, either ambient or by your own hand. Those suffering under your diseases will fuel you, but not as much as putting them down yourself.</w:t>
        <w:br w:type="textWrapping"/>
      </w:r>
    </w:p>
    <w:p w:rsidR="00000000" w:rsidDel="00000000" w:rsidP="00000000" w:rsidRDefault="00000000" w:rsidRPr="00000000" w14:paraId="00000678">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The Negotiator (Ward) (300)</w:t>
      </w:r>
      <w:r w:rsidDel="00000000" w:rsidR="00000000" w:rsidRPr="00000000">
        <w:rPr>
          <w:rtl w:val="0"/>
        </w:rPr>
        <w:t xml:space="preserve">: You have a supreme talent for communication, even able to form basic levels of it with completely inhuman beings such as Shards or Titans with enough effort, and much more easily with time you can break through people's delusions and work out their mindset well enough to help them improve on their own issues or at least remain stable enough to work with.</w:t>
      </w:r>
      <w:r w:rsidDel="00000000" w:rsidR="00000000" w:rsidRPr="00000000">
        <w:rPr>
          <w:rtl w:val="0"/>
        </w:rPr>
        <w:br w:type="textWrapping"/>
      </w:r>
    </w:p>
    <w:p w:rsidR="00000000" w:rsidDel="00000000" w:rsidP="00000000" w:rsidRDefault="00000000" w:rsidRPr="00000000" w14:paraId="00000679">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I’m Too Weak! (Star Wars Revenge of the Sith) (400)</w:t>
      </w:r>
      <w:r w:rsidDel="00000000" w:rsidR="00000000" w:rsidRPr="00000000">
        <w:rPr>
          <w:rtl w:val="0"/>
        </w:rPr>
        <w:t xml:space="preserve">: You may or may not look old and feeble, but you can certainly give that impression when you need to. You are able to accurately and convincingly pretend to be weak and vulnerable, even to those with special abilities or should know full well how powerful you are. You can use this to catch your opponents by surprise as you exploit their openings, gain mercy from those who might not give it otherwise, and even significantly delay those who will make the killing blow to let you do something about it. This can also be used to help you manipulate others, pretending to be helpless in the face of your opponent to make you more sympathetic. Unless you show them yourself, they will never grasp the full extent of your power.</w:t>
        <w:br w:type="textWrapping"/>
      </w:r>
    </w:p>
    <w:p w:rsidR="00000000" w:rsidDel="00000000" w:rsidP="00000000" w:rsidRDefault="00000000" w:rsidRPr="00000000" w14:paraId="0000067A">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The Mighty (Re:Monster) (400)</w:t>
      </w:r>
      <w:r w:rsidDel="00000000" w:rsidR="00000000" w:rsidRPr="00000000">
        <w:rPr>
          <w:rtl w:val="0"/>
        </w:rPr>
        <w:t xml:space="preserve">: For monsters, might makes right. Power gives authority, regardless if that strength is in magic, speed, or strength, and the more of it you possess, the greater your authority. Your physical and magical power naturally feed into an aura of authority that expresses just how powerful you really are, a trait that imposes awe or terror in those around you, reassuring your allies of your strength and protection, or intimidating your enemies with just how much power you possess. This aura is also tinted with your ideals; those aligned with them will naturally be drawn in as allies while those opposed will be harshly reminded of what will come if they draw your ire. This takes into account all of your inherent abilities; it will not showcase additional power provided by your equipment, nor your allies, only your personal strength. It also doesn’t take into account your intelligence and mental capabilities, only your physical and magical ones. This even puts a degree of pressure on those around you, weighing them down with your sheer presence and can even affect those stronger than you, though not if they are vastly so.</w:t>
        <w:br w:type="textWrapping"/>
      </w:r>
    </w:p>
    <w:p w:rsidR="00000000" w:rsidDel="00000000" w:rsidP="00000000" w:rsidRDefault="00000000" w:rsidRPr="00000000" w14:paraId="0000067B">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Golddigger (Scooby Doo) (400)</w:t>
      </w:r>
      <w:r w:rsidDel="00000000" w:rsidR="00000000" w:rsidRPr="00000000">
        <w:rPr>
          <w:rtl w:val="0"/>
        </w:rPr>
        <w:t xml:space="preserve">: You can instantly determine the value of properties, persons, and what hidden assets they hold (cash, oil reserves, art, gems, etc.) You can use this on a smaller scale to perfectly appraise any item.</w:t>
        <w:br w:type="textWrapping"/>
      </w:r>
    </w:p>
    <w:p w:rsidR="00000000" w:rsidDel="00000000" w:rsidP="00000000" w:rsidRDefault="00000000" w:rsidRPr="00000000" w14:paraId="0000067C">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Too Low Born (A Song of Ice and Fire) (400)</w:t>
      </w:r>
      <w:r w:rsidDel="00000000" w:rsidR="00000000" w:rsidRPr="00000000">
        <w:rPr>
          <w:rtl w:val="0"/>
        </w:rPr>
        <w:t xml:space="preserve">: People will very rarely consider you a threat. As long as you do nothing overtly threatening people will expect no harm from your direction.</w:t>
        <w:br w:type="textWrapping"/>
      </w:r>
    </w:p>
    <w:p w:rsidR="00000000" w:rsidDel="00000000" w:rsidP="00000000" w:rsidRDefault="00000000" w:rsidRPr="00000000" w14:paraId="0000067D">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Schemer (A Song of Ice and Fire) (400)</w:t>
      </w:r>
      <w:r w:rsidDel="00000000" w:rsidR="00000000" w:rsidRPr="00000000">
        <w:rPr>
          <w:rtl w:val="0"/>
        </w:rPr>
        <w:t xml:space="preserve">: You are a talented schemer and plotter. You easily understand how people are moved and ways to subtly move them. You have a keen insight into the ambitions of others.</w:t>
        <w:br w:type="textWrapping"/>
      </w:r>
    </w:p>
    <w:p w:rsidR="00000000" w:rsidDel="00000000" w:rsidP="00000000" w:rsidRDefault="00000000" w:rsidRPr="00000000" w14:paraId="0000067E">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Home (Undertale) (400)</w:t>
      </w:r>
      <w:r w:rsidDel="00000000" w:rsidR="00000000" w:rsidRPr="00000000">
        <w:rPr>
          <w:rtl w:val="0"/>
        </w:rPr>
        <w:t xml:space="preserve">: Hospitality is everything. You know how to make someone feel comfortable and welcomed--all the little gestures that make them feel at home, without making them feel like they’re imposing. If you invite someone over to stay at your place, then they’ll always remember the experience fondly--if you wish it, they might never want to leave. While they’re under your hospitality, you’re also better able to influence them and their values, convincing them to change problematic or destructive behaviors. Particularly problematic subjects might still take some work, but at the very least, your kindness will make them consider your words more.</w:t>
        <w:br w:type="textWrapping"/>
      </w:r>
    </w:p>
    <w:p w:rsidR="00000000" w:rsidDel="00000000" w:rsidP="00000000" w:rsidRDefault="00000000" w:rsidRPr="00000000" w14:paraId="0000067F">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Double Triple Quadruple Backstab (Inheritance Cycle) (400)</w:t>
      </w:r>
      <w:r w:rsidDel="00000000" w:rsidR="00000000" w:rsidRPr="00000000">
        <w:rPr>
          <w:rtl w:val="0"/>
        </w:rPr>
        <w:t xml:space="preserve">: Your goals are... convoluted to say the least. You can easily</w:t>
      </w:r>
      <w:del w:author="Poqrik Helix" w:id="267" w:date="2022-01-16T04:17:43Z">
        <w:r w:rsidDel="00000000" w:rsidR="00000000" w:rsidRPr="00000000">
          <w:rPr>
            <w:rtl w:val="0"/>
          </w:rPr>
          <w:delText xml:space="preserve"> enough</w:delText>
        </w:r>
      </w:del>
      <w:r w:rsidDel="00000000" w:rsidR="00000000" w:rsidRPr="00000000">
        <w:rPr>
          <w:rtl w:val="0"/>
        </w:rPr>
        <w:t xml:space="preserve"> immerse yourself into a group of people, and as long as you don’t act overly suspicious with your actions they will never see the backstab coming. The longer you remain with the group the more devastating the backstab will be, and the less they will expect it.</w:t>
        <w:br w:type="textWrapping"/>
      </w:r>
    </w:p>
    <w:p w:rsidR="00000000" w:rsidDel="00000000" w:rsidP="00000000" w:rsidRDefault="00000000" w:rsidRPr="00000000" w14:paraId="00000680">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Dark Clouds (Meddlesome Kitsune Senko-san) (600)</w:t>
      </w:r>
      <w:r w:rsidDel="00000000" w:rsidR="00000000" w:rsidRPr="00000000">
        <w:rPr>
          <w:rtl w:val="0"/>
        </w:rPr>
        <w:t xml:space="preserve">: Your eyes are somewhat special. You can see weird black clouds floating around people. This is the manifestation of the darkness in their heart. Those who are very stressed or anxious will have large dark clouds around them, while those who are happy and content will have small, faint clouds. With the ability to see these clouds also comes the ability to get rid of them. Once you observe someone’s dark clouds you will have a good idea of how to rid the person of them.</w:t>
        <w:br w:type="textWrapping"/>
      </w:r>
    </w:p>
    <w:p w:rsidR="00000000" w:rsidDel="00000000" w:rsidP="00000000" w:rsidRDefault="00000000" w:rsidRPr="00000000" w14:paraId="00000681">
      <w:pPr>
        <w:pageBreakBefore w:val="0"/>
        <w:numPr>
          <w:ilvl w:val="1"/>
          <w:numId w:val="1"/>
        </w:numPr>
        <w:ind w:left="1440" w:hanging="360"/>
        <w:rPr>
          <w:ins w:author="Dương VH" w:id="268" w:date="2021-12-13T07:37:58Z"/>
          <w:rPrChange w:author="Leonardo Dos Santos" w:id="60" w:date="2025-05-13T12:42:55Z">
            <w:rPr/>
          </w:rPrChange>
        </w:rPr>
        <w:pPrChange w:author="Leonardo Dos Santos" w:id="0" w:date="2025-05-13T12:42:55Z">
          <w:pPr>
            <w:pageBreakBefore w:val="0"/>
            <w:numPr>
              <w:ilvl w:val="1"/>
              <w:numId w:val="4"/>
            </w:numPr>
            <w:ind w:left="1440" w:hanging="360"/>
          </w:pPr>
        </w:pPrChange>
      </w:pPr>
      <w:r w:rsidDel="00000000" w:rsidR="00000000" w:rsidRPr="00000000">
        <w:rPr>
          <w:b w:val="1"/>
          <w:rtl w:val="0"/>
        </w:rPr>
        <w:t xml:space="preserve">Good Karma (Dan Vs.) (600)</w:t>
      </w:r>
      <w:r w:rsidDel="00000000" w:rsidR="00000000" w:rsidRPr="00000000">
        <w:rPr>
          <w:rtl w:val="0"/>
        </w:rPr>
        <w:t xml:space="preserve">: You abide and the universe will provide. Whenever you're part of a system or large organization being targeted, you will most often be conveniently overlooked as part of it. This doesn't quite work if your role in the organization involves direct combat, but if you're the checkout guy at a health food store and a certain jerk declares war on vegetables, you're most likely not going to receive any specific attention from him. (Note: This does not protect you from splash damage, it merely prevents you from being directly targeted in the first place.)</w:t>
      </w:r>
      <w:ins w:author="Dương VH" w:id="268" w:date="2021-12-13T07:37:58Z">
        <w:r w:rsidDel="00000000" w:rsidR="00000000" w:rsidRPr="00000000">
          <w:rPr>
            <w:rtl w:val="0"/>
          </w:rPr>
        </w:r>
      </w:ins>
    </w:p>
    <w:p w:rsidR="00000000" w:rsidDel="00000000" w:rsidP="00000000" w:rsidRDefault="00000000" w:rsidRPr="00000000" w14:paraId="00000682">
      <w:pPr>
        <w:pageBreakBefore w:val="0"/>
        <w:ind w:left="720" w:firstLine="0"/>
        <w:rPr>
          <w:ins w:author="Dương VH" w:id="268" w:date="2021-12-13T07:37:58Z"/>
        </w:rPr>
      </w:pPr>
      <w:ins w:author="Dương VH" w:id="268" w:date="2021-12-13T07:37:58Z">
        <w:r w:rsidDel="00000000" w:rsidR="00000000" w:rsidRPr="00000000">
          <w:rPr>
            <w:rtl w:val="0"/>
          </w:rPr>
        </w:r>
      </w:ins>
    </w:p>
    <w:p w:rsidR="00000000" w:rsidDel="00000000" w:rsidP="00000000" w:rsidRDefault="00000000" w:rsidRPr="00000000" w14:paraId="00000683">
      <w:pPr>
        <w:pageBreakBefore w:val="0"/>
        <w:numPr>
          <w:ilvl w:val="1"/>
          <w:numId w:val="1"/>
        </w:numPr>
        <w:ind w:left="1440" w:hanging="360"/>
        <w:rPr>
          <w:rPrChange w:author="Leonardo Dos Santos" w:id="60" w:date="2025-05-13T12:42:55Z">
            <w:rPr/>
          </w:rPrChange>
        </w:rPr>
        <w:pPrChange w:author="Leonardo Dos Santos" w:id="0" w:date="2025-05-13T12:42:55Z">
          <w:pPr>
            <w:pageBreakBefore w:val="0"/>
            <w:numPr>
              <w:ilvl w:val="1"/>
              <w:numId w:val="4"/>
            </w:numPr>
            <w:ind w:left="1440" w:hanging="360"/>
          </w:pPr>
        </w:pPrChange>
      </w:pPr>
      <w:ins w:author="Dương VH" w:id="268" w:date="2021-12-13T07:37:58Z">
        <w:r w:rsidDel="00000000" w:rsidR="00000000" w:rsidRPr="00000000">
          <w:rPr>
            <w:b w:val="1"/>
            <w:rtl w:val="0"/>
            <w:rPrChange w:author="Dương VH" w:id="269" w:date="2021-12-13T07:37:58Z">
              <w:rPr/>
            </w:rPrChange>
          </w:rPr>
          <w:t xml:space="preserve">New World Order</w:t>
        </w:r>
        <w:r w:rsidDel="00000000" w:rsidR="00000000" w:rsidRPr="00000000">
          <w:rPr>
            <w:b w:val="1"/>
            <w:rtl w:val="0"/>
            <w:rPrChange w:author="Dương VH" w:id="269" w:date="2021-12-13T07:37:58Z">
              <w:rPr/>
            </w:rPrChange>
          </w:rPr>
          <w:t xml:space="preserve"> (</w:t>
        </w:r>
        <w:r w:rsidDel="00000000" w:rsidR="00000000" w:rsidRPr="00000000">
          <w:rPr>
            <w:b w:val="1"/>
            <w:rtl w:val="0"/>
            <w:rPrChange w:author="Dương VH" w:id="269" w:date="2021-12-13T07:37:58Z">
              <w:rPr/>
            </w:rPrChange>
          </w:rPr>
          <w:t xml:space="preserve">Arifureta Shokugyou de Sekai Saikyou</w:t>
        </w:r>
        <w:r w:rsidDel="00000000" w:rsidR="00000000" w:rsidRPr="00000000">
          <w:rPr>
            <w:b w:val="1"/>
            <w:rtl w:val="0"/>
            <w:rPrChange w:author="Dương VH" w:id="269" w:date="2021-12-13T07:37:58Z">
              <w:rPr/>
            </w:rPrChange>
          </w:rPr>
          <w:t xml:space="preserve">) (600):</w:t>
        </w:r>
        <w:r w:rsidDel="00000000" w:rsidR="00000000" w:rsidRPr="00000000">
          <w:rPr>
            <w:rtl w:val="0"/>
          </w:rPr>
          <w:t xml:space="preserve"> </w:t>
        </w:r>
        <w:r w:rsidDel="00000000" w:rsidR="00000000" w:rsidRPr="00000000">
          <w:rPr>
            <w:rtl w:val="0"/>
            <w:rPrChange w:author="Dương VH" w:id="269" w:date="2021-12-13T07:37:58Z">
              <w:rPr/>
            </w:rPrChange>
          </w:rPr>
          <w:t xml:space="preserve">You are not yourself to others, or well, not only yourself. You’re also an ideal, an unattainable concept that you manage to encompass, represent and inspire in others nonetheless the circumstances. A combination of your natural charisma, mannerisms, attitude, decisions and overall personality that makes others way more positive towards you than they should. At the very least you will end up with various clubs and associations formed with the sole purpose of admiring you, and with low effort you could create a new religion in this world, one about yourself.</w:t>
        </w:r>
      </w:ins>
      <w:r w:rsidDel="00000000" w:rsidR="00000000" w:rsidRPr="00000000">
        <w:rPr>
          <w:rtl w:val="0"/>
        </w:rPr>
      </w:r>
    </w:p>
    <w:p w:rsidR="00000000" w:rsidDel="00000000" w:rsidP="00000000" w:rsidRDefault="00000000" w:rsidRPr="00000000" w14:paraId="00000684">
      <w:pPr>
        <w:pageBreakBefore w:val="0"/>
        <w:ind w:left="720" w:hanging="360"/>
        <w:rPr>
          <w:rFonts w:ascii="Arial" w:cs="Arial" w:eastAsia="Arial" w:hAnsi="Arial"/>
          <w:b w:val="0"/>
          <w:i w:val="0"/>
          <w:smallCaps w:val="0"/>
          <w:strike w:val="0"/>
          <w:color w:val="000000"/>
          <w:sz w:val="22"/>
          <w:szCs w:val="22"/>
          <w:u w:val="none"/>
          <w:shd w:fill="auto" w:val="clear"/>
          <w:vertAlign w:val="baseline"/>
          <w:rPrChange w:author="" w:id="270">
            <w:rPr/>
          </w:rPrChange>
        </w:rPr>
        <w:pPrChange w:author="" w:id="0">
          <w:pPr>
            <w:pageBreakBefore w:val="0"/>
          </w:pPr>
        </w:pPrChange>
      </w:pPr>
      <w:r w:rsidDel="00000000" w:rsidR="00000000" w:rsidRPr="00000000">
        <w:rPr>
          <w:rtl w:val="0"/>
        </w:rPr>
      </w:r>
    </w:p>
    <w:sectPr>
      <w:headerReference r:id="rId7" w:type="default"/>
      <w:footerReference r:id="rId8" w:type="default"/>
      <w:pgSz w:h="15840" w:w="12240" w:orient="portrait"/>
      <w:pgMar w:bottom="1440" w:top="1440" w:left="0" w:right="4140" w:header="720" w:footer="720"/>
      <w:pgNumType w:start="1"/>
      <w:sectPrChange w:author="Leonardo Dos Santos" w:id="0" w:date="2025-05-13T12:49:55Z">
        <w:sectPr w:rsidR="000000" w:rsidDel="000000" w:rsidRPr="000000" w:rsidSect="000000">
          <w:pgMar w:bottom="1440" w:top="1440" w:left="1440" w:right="1440" w:header="720" w:footer="720"/>
          <w:pgNumType w:start="1"/>
          <w:pgSz w:h="15840" w:w="12240" w:orient="portrait"/>
        </w:sectPr>
      </w:sectPrChange>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oqrik Helix" w:id="6" w:date="2022-01-16T00:11:47Z">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274" w:date="2023-02-14T15:12:21Z"/>
          <w:rFonts w:ascii="Arial" w:cs="Arial" w:eastAsia="Arial" w:hAnsi="Arial"/>
          <w:b w:val="0"/>
          <w:i w:val="0"/>
          <w:smallCaps w:val="0"/>
          <w:strike w:val="0"/>
          <w:color w:val="000000"/>
          <w:sz w:val="22"/>
          <w:szCs w:val="22"/>
          <w:u w:val="none"/>
          <w:shd w:fill="auto" w:val="clear"/>
          <w:vertAlign w:val="baseline"/>
        </w:rPr>
      </w:pPr>
      <w:ins w:author="Anonymous" w:id="274" w:date="2023-02-14T15:12:21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delete?</w:t>
        </w:r>
      </w:ins>
    </w:p>
  </w:comment>
  <w:comment w:author="Dương VH" w:id="7" w:date="2022-01-16T03:26:52Z">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274" w:date="2023-02-14T15:12:21Z"/>
          <w:rFonts w:ascii="Arial" w:cs="Arial" w:eastAsia="Arial" w:hAnsi="Arial"/>
          <w:b w:val="0"/>
          <w:i w:val="0"/>
          <w:smallCaps w:val="0"/>
          <w:strike w:val="0"/>
          <w:color w:val="000000"/>
          <w:sz w:val="22"/>
          <w:szCs w:val="22"/>
          <w:u w:val="none"/>
          <w:shd w:fill="auto" w:val="clear"/>
          <w:vertAlign w:val="baseline"/>
        </w:rPr>
      </w:pPr>
      <w:ins w:author="Anonymous" w:id="274" w:date="2023-02-14T15:12:21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perk seems pretty troublesome for a 600cp, it should be replaced with something less restricted.</w:t>
        </w:r>
      </w:ins>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274" w:date="2023-02-14T15:12:21Z"/>
          <w:rFonts w:ascii="Arial" w:cs="Arial" w:eastAsia="Arial" w:hAnsi="Arial"/>
          <w:b w:val="0"/>
          <w:i w:val="0"/>
          <w:smallCaps w:val="0"/>
          <w:strike w:val="0"/>
          <w:color w:val="000000"/>
          <w:sz w:val="22"/>
          <w:szCs w:val="22"/>
          <w:u w:val="none"/>
          <w:shd w:fill="auto" w:val="clear"/>
          <w:vertAlign w:val="baseline"/>
        </w:rPr>
      </w:pPr>
      <w:ins w:author="Anonymous" w:id="274" w:date="2023-02-14T15:12:21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this is my personal opinion only.</w:t>
        </w:r>
      </w:ins>
    </w:p>
  </w:comment>
  <w:comment w:author="Poqrik Helix" w:id="8" w:date="2022-01-16T04:54:40Z">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274" w:date="2023-02-14T15:12:21Z"/>
          <w:rFonts w:ascii="Arial" w:cs="Arial" w:eastAsia="Arial" w:hAnsi="Arial"/>
          <w:b w:val="0"/>
          <w:i w:val="0"/>
          <w:smallCaps w:val="0"/>
          <w:strike w:val="0"/>
          <w:color w:val="000000"/>
          <w:sz w:val="22"/>
          <w:szCs w:val="22"/>
          <w:u w:val="none"/>
          <w:shd w:fill="auto" w:val="clear"/>
          <w:vertAlign w:val="baseline"/>
        </w:rPr>
      </w:pPr>
      <w:ins w:author="Anonymous" w:id="274" w:date="2023-02-14T15:12:21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does seem on the lower end of the spectrum power wise for something that costs 600cp, but it isn't unreasonable, but your reason is good enough.</w:t>
        </w:r>
      </w:ins>
    </w:p>
  </w:comment>
  <w:comment w:author="Dương VH" w:id="9" w:date="2022-01-16T05:11:26Z">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274" w:date="2023-02-14T15:12:21Z"/>
          <w:rFonts w:ascii="Arial" w:cs="Arial" w:eastAsia="Arial" w:hAnsi="Arial"/>
          <w:b w:val="0"/>
          <w:i w:val="0"/>
          <w:smallCaps w:val="0"/>
          <w:strike w:val="0"/>
          <w:color w:val="000000"/>
          <w:sz w:val="22"/>
          <w:szCs w:val="22"/>
          <w:u w:val="none"/>
          <w:shd w:fill="auto" w:val="clear"/>
          <w:vertAlign w:val="baseline"/>
        </w:rPr>
      </w:pPr>
      <w:ins w:author="Anonymous" w:id="274" w:date="2023-02-14T15:12:21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Btw is there a new version of this document or is this the final one</w:t>
        </w:r>
      </w:ins>
    </w:p>
  </w:comment>
  <w:comment w:author="Poqrik Helix" w:id="10" w:date="2022-01-16T05:17:13Z">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274" w:date="2023-02-14T15:12:21Z"/>
          <w:rFonts w:ascii="Arial" w:cs="Arial" w:eastAsia="Arial" w:hAnsi="Arial"/>
          <w:b w:val="0"/>
          <w:i w:val="0"/>
          <w:smallCaps w:val="0"/>
          <w:strike w:val="0"/>
          <w:color w:val="000000"/>
          <w:sz w:val="22"/>
          <w:szCs w:val="22"/>
          <w:u w:val="none"/>
          <w:shd w:fill="auto" w:val="clear"/>
          <w:vertAlign w:val="baseline"/>
        </w:rPr>
      </w:pPr>
      <w:ins w:author="Anonymous" w:id="274" w:date="2023-02-14T15:12:21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looked up Divine Hoard v3 and found nothing. The original poster on reddit has not posted an update. I am pretty sure this is the final version. I am also unable to find version 1 of the Divine Hoard.</w:t>
        </w:r>
      </w:ins>
    </w:p>
  </w:comment>
  <w:comment w:author="Roman H" w:id="11" w:date="2021-05-22T21:48:31Z">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274" w:date="2023-02-14T15:12:21Z"/>
          <w:rFonts w:ascii="Arial" w:cs="Arial" w:eastAsia="Arial" w:hAnsi="Arial"/>
          <w:b w:val="0"/>
          <w:i w:val="0"/>
          <w:smallCaps w:val="0"/>
          <w:strike w:val="0"/>
          <w:color w:val="000000"/>
          <w:sz w:val="22"/>
          <w:szCs w:val="22"/>
          <w:u w:val="none"/>
          <w:shd w:fill="auto" w:val="clear"/>
          <w:vertAlign w:val="baseline"/>
        </w:rPr>
      </w:pPr>
      <w:ins w:author="Anonymous" w:id="274" w:date="2023-02-14T15:12:21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is Pathfinder appended to this perk? Unless intentional, seems like a mistake.</w:t>
        </w:r>
      </w:ins>
    </w:p>
  </w:comment>
  <w:comment w:author="Roman H" w:id="12" w:date="2021-05-22T22:02:18Z">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274" w:date="2023-02-14T15:12:21Z"/>
          <w:rFonts w:ascii="Arial" w:cs="Arial" w:eastAsia="Arial" w:hAnsi="Arial"/>
          <w:b w:val="0"/>
          <w:i w:val="0"/>
          <w:smallCaps w:val="0"/>
          <w:strike w:val="0"/>
          <w:color w:val="000000"/>
          <w:sz w:val="22"/>
          <w:szCs w:val="22"/>
          <w:u w:val="none"/>
          <w:shd w:fill="auto" w:val="clear"/>
          <w:vertAlign w:val="baseline"/>
        </w:rPr>
      </w:pPr>
      <w:ins w:author="Anonymous" w:id="274" w:date="2023-02-14T15:12:21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seems unintentional</w:t>
        </w:r>
      </w:ins>
    </w:p>
  </w:comment>
  <w:comment w:author="TheZimon04" w:id="4" w:date="2023-07-07T10:39:09Z">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274" w:date="2023-02-14T15:12:21Z"/>
          <w:rFonts w:ascii="Arial" w:cs="Arial" w:eastAsia="Arial" w:hAnsi="Arial"/>
          <w:b w:val="0"/>
          <w:i w:val="0"/>
          <w:smallCaps w:val="0"/>
          <w:strike w:val="0"/>
          <w:color w:val="000000"/>
          <w:sz w:val="22"/>
          <w:szCs w:val="22"/>
          <w:u w:val="none"/>
          <w:shd w:fill="auto" w:val="clear"/>
          <w:vertAlign w:val="baseline"/>
        </w:rPr>
      </w:pPr>
      <w:ins w:author="Anonymous" w:id="274" w:date="2023-02-14T15:12:21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a repeat of the last entry above. Probably a copy-past mistake.</w:t>
        </w:r>
      </w:ins>
    </w:p>
  </w:comment>
  <w:comment w:author="TheZimon04" w:id="5" w:date="2023-07-07T10:56:44Z">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274" w:date="2023-02-14T15:12:21Z"/>
          <w:rFonts w:ascii="Arial" w:cs="Arial" w:eastAsia="Arial" w:hAnsi="Arial"/>
          <w:b w:val="0"/>
          <w:i w:val="0"/>
          <w:smallCaps w:val="0"/>
          <w:strike w:val="0"/>
          <w:color w:val="000000"/>
          <w:sz w:val="22"/>
          <w:szCs w:val="22"/>
          <w:u w:val="none"/>
          <w:shd w:fill="auto" w:val="clear"/>
          <w:vertAlign w:val="baseline"/>
        </w:rPr>
      </w:pPr>
      <w:ins w:author="Anonymous" w:id="274" w:date="2023-02-14T15:12:21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Fixed it with the entry in the jump doc</w:t>
        </w:r>
      </w:ins>
    </w:p>
  </w:comment>
  <w:comment w:author="Dương VH" w:id="13" w:date="2022-02-15T13:56:31Z">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274" w:date="2023-02-14T15:12:21Z"/>
          <w:rFonts w:ascii="Arial" w:cs="Arial" w:eastAsia="Arial" w:hAnsi="Arial"/>
          <w:b w:val="0"/>
          <w:i w:val="0"/>
          <w:smallCaps w:val="0"/>
          <w:strike w:val="0"/>
          <w:color w:val="000000"/>
          <w:sz w:val="22"/>
          <w:szCs w:val="22"/>
          <w:u w:val="none"/>
          <w:shd w:fill="auto" w:val="clear"/>
          <w:vertAlign w:val="baseline"/>
        </w:rPr>
      </w:pPr>
      <w:ins w:author="Anonymous" w:id="274" w:date="2023-02-14T15:12:21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be relocated to the knowledge or comfort section</w:t>
        </w:r>
      </w:ins>
    </w:p>
  </w:comment>
  <w:comment w:author="Alexander Evans" w:id="2" w:date="2021-05-21T17:07:55Z">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274" w:date="2023-02-14T15:12:21Z"/>
          <w:rFonts w:ascii="Arial" w:cs="Arial" w:eastAsia="Arial" w:hAnsi="Arial"/>
          <w:b w:val="0"/>
          <w:i w:val="0"/>
          <w:smallCaps w:val="0"/>
          <w:strike w:val="0"/>
          <w:color w:val="000000"/>
          <w:sz w:val="22"/>
          <w:szCs w:val="22"/>
          <w:u w:val="none"/>
          <w:shd w:fill="auto" w:val="clear"/>
          <w:vertAlign w:val="baseline"/>
        </w:rPr>
      </w:pPr>
      <w:ins w:author="Anonymous" w:id="274" w:date="2023-02-14T15:12:21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offend lady? offend the lady of?</w:t>
        </w:r>
      </w:ins>
    </w:p>
  </w:comment>
  <w:comment w:author="TheZimon04" w:id="3" w:date="2023-07-05T14:01:54Z">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274" w:date="2023-02-14T15:12:21Z"/>
          <w:rFonts w:ascii="Arial" w:cs="Arial" w:eastAsia="Arial" w:hAnsi="Arial"/>
          <w:b w:val="0"/>
          <w:i w:val="0"/>
          <w:smallCaps w:val="0"/>
          <w:strike w:val="0"/>
          <w:color w:val="000000"/>
          <w:sz w:val="22"/>
          <w:szCs w:val="22"/>
          <w:u w:val="none"/>
          <w:shd w:fill="auto" w:val="clear"/>
          <w:vertAlign w:val="baseline"/>
        </w:rPr>
      </w:pPr>
      <w:ins w:author="Anonymous" w:id="274" w:date="2023-02-14T15:12:21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price seems a bit ridiculous, maybe a 100 or 50 cp. Would fit better. I know it's a powerful skill in Game of Thrones but come on.</w:t>
        </w:r>
      </w:ins>
    </w:p>
  </w:comment>
  <w:comment w:author="Steph" w:id="0" w:date="2022-03-25T01:26:53Z">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274" w:date="2023-02-14T15:12:21Z"/>
          <w:rFonts w:ascii="Arial" w:cs="Arial" w:eastAsia="Arial" w:hAnsi="Arial"/>
          <w:b w:val="0"/>
          <w:i w:val="0"/>
          <w:smallCaps w:val="0"/>
          <w:strike w:val="0"/>
          <w:color w:val="000000"/>
          <w:sz w:val="22"/>
          <w:szCs w:val="22"/>
          <w:u w:val="none"/>
          <w:shd w:fill="auto" w:val="clear"/>
          <w:vertAlign w:val="baseline"/>
        </w:rPr>
      </w:pPr>
      <w:ins w:author="Anonymous" w:id="274" w:date="2023-02-14T15:12:21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Priced at 25 because portal is 30 here</w:t>
        </w:r>
      </w:ins>
    </w:p>
  </w:comment>
  <w:comment w:author="Roman H" w:id="1" w:date="2021-05-27T23:58:40Z">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274" w:date="2023-02-14T15:12:21Z"/>
          <w:rFonts w:ascii="Arial" w:cs="Arial" w:eastAsia="Arial" w:hAnsi="Arial"/>
          <w:b w:val="0"/>
          <w:i w:val="0"/>
          <w:smallCaps w:val="0"/>
          <w:strike w:val="0"/>
          <w:color w:val="000000"/>
          <w:sz w:val="22"/>
          <w:szCs w:val="22"/>
          <w:u w:val="none"/>
          <w:shd w:fill="auto" w:val="clear"/>
          <w:vertAlign w:val="baseline"/>
        </w:rPr>
      </w:pPr>
      <w:ins w:author="Anonymous" w:id="274" w:date="2023-02-14T15:12:21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sharp*</w:t>
        </w:r>
      </w:ins>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9A">
    <w:pPr>
      <w:rPr>
        <w:ins w:author="Anonymous" w:id="274" w:date="2023-02-14T15:12:21Z"/>
        <w:rPrChange w:author="Anonymous" w:id="275" w:date="2023-02-14T15:12:21Z">
          <w:rPr/>
        </w:rPrChange>
      </w:rPr>
    </w:pPr>
    <w:ins w:author="Anonymous" w:id="274" w:date="2023-02-14T15:12:21Z">
      <w:r w:rsidDel="00000000" w:rsidR="00000000" w:rsidRPr="00000000">
        <w:rPr>
          <w:rtl w:val="0"/>
        </w:rPr>
      </w:r>
    </w:ins>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5">
    <w:pPr>
      <w:numPr>
        <w:ilvl w:val="0"/>
        <w:numId w:val="3"/>
      </w:numPr>
      <w:ind w:left="720" w:hanging="360"/>
      <w:rPr>
        <w:ins w:author="Vorobuh" w:id="52" w:date="2024-09-08T01:17:07Z"/>
      </w:rPr>
    </w:pPr>
    <w:ins w:author="Vorobuh" w:id="52" w:date="2024-09-08T01:17:07Z">
      <w:r w:rsidDel="00000000" w:rsidR="00000000" w:rsidRPr="00000000">
        <w:rPr>
          <w:rtl w:val="0"/>
          <w:rPrChange w:author="Vorobuh" w:id="272" w:date="2024-09-08T01:17:07Z">
            <w:rPr/>
          </w:rPrChange>
        </w:rPr>
        <w:t xml:space="preserve">The cosmic warehouse is obtained for free. It has a concrete floor and fluorescent lights and is accessed through a special key. The key, when used in any lock, will allow that door to open to the warehouse, but the door cannot be closed while you are inside of it. If the key is ever lost, it will reappear in your pocket a few minutes later. It is by default 60,000 square feet of empty space that’s 10 meters tall. Certain attachments are additional rooms attached to the edge of the warehouse but most must be within the main area. It’s left to the readers’ discretion and interpretation of the various perks. Additions appear where you would’ve decided to place them should you have had the ability to choose where they went. Additions can be moved around as desired.</w:t>
      </w:r>
    </w:ins>
  </w:p>
  <w:p w:rsidR="00000000" w:rsidDel="00000000" w:rsidP="00000000" w:rsidRDefault="00000000" w:rsidRPr="00000000" w14:paraId="00000686">
    <w:pPr>
      <w:numPr>
        <w:ilvl w:val="0"/>
        <w:numId w:val="3"/>
      </w:numPr>
      <w:ind w:left="720" w:hanging="360"/>
      <w:rPr>
        <w:ins w:author="Vorobuh" w:id="52" w:date="2024-09-08T01:17:07Z"/>
      </w:rPr>
    </w:pPr>
    <w:ins w:author="Vorobuh" w:id="52" w:date="2024-09-08T01:17:07Z">
      <w:r w:rsidDel="00000000" w:rsidR="00000000" w:rsidRPr="00000000">
        <w:rPr>
          <w:rtl w:val="0"/>
          <w:rPrChange w:author="Vorobuh" w:id="272" w:date="2024-09-08T01:17:07Z">
            <w:rPr/>
          </w:rPrChange>
        </w:rPr>
        <w:t xml:space="preserve">The cosmic warehouse comes with electricity, plumbing, heat and air conditioning by default. It does not have any other amenities such as a bathroom, housing, or internet access. It does have basic metal shelving for holding items, numbered for sorting.</w:t>
      </w:r>
    </w:ins>
  </w:p>
  <w:p w:rsidR="00000000" w:rsidDel="00000000" w:rsidP="00000000" w:rsidRDefault="00000000" w:rsidRPr="00000000" w14:paraId="00000687">
    <w:pPr>
      <w:numPr>
        <w:ilvl w:val="0"/>
        <w:numId w:val="3"/>
      </w:numPr>
      <w:ind w:left="720" w:hanging="360"/>
      <w:rPr>
        <w:ins w:author="Vorobuh" w:id="52" w:date="2024-09-08T01:17:07Z"/>
      </w:rPr>
    </w:pPr>
    <w:ins w:author="Vorobuh" w:id="52" w:date="2024-09-08T01:17:07Z">
      <w:r w:rsidDel="00000000" w:rsidR="00000000" w:rsidRPr="00000000">
        <w:rPr>
          <w:rtl w:val="0"/>
          <w:rPrChange w:author="Vorobuh" w:id="272" w:date="2024-09-08T01:17:07Z">
            <w:rPr/>
          </w:rPrChange>
        </w:rPr>
        <w:t xml:space="preserve">Each domain is labeled for how it affects an individual getting these abilities as well as their source. Even if two domains have similar abilities, they affect the person in a different way.</w:t>
      </w:r>
    </w:ins>
  </w:p>
  <w:p w:rsidR="00000000" w:rsidDel="00000000" w:rsidP="00000000" w:rsidRDefault="00000000" w:rsidRPr="00000000" w14:paraId="00000688">
    <w:pPr>
      <w:numPr>
        <w:ilvl w:val="1"/>
        <w:numId w:val="3"/>
      </w:numPr>
      <w:ind w:left="1440" w:hanging="360"/>
      <w:rPr>
        <w:ins w:author="Vorobuh" w:id="52" w:date="2024-09-08T01:17:07Z"/>
        <w:b w:val="1"/>
      </w:rPr>
    </w:pPr>
    <w:ins w:author="Vorobuh" w:id="52" w:date="2024-09-08T01:17:07Z">
      <w:r w:rsidDel="00000000" w:rsidR="00000000" w:rsidRPr="00000000">
        <w:rPr>
          <w:b w:val="1"/>
          <w:rtl w:val="0"/>
          <w:rPrChange w:author="Vorobuh" w:id="272" w:date="2024-09-08T01:17:07Z">
            <w:rPr/>
          </w:rPrChange>
        </w:rPr>
        <w:t xml:space="preserve">Warehouse Domain: </w:t>
      </w:r>
      <w:r w:rsidDel="00000000" w:rsidR="00000000" w:rsidRPr="00000000">
        <w:rPr>
          <w:rtl w:val="0"/>
          <w:rPrChange w:author="Vorobuh" w:id="272" w:date="2024-09-08T01:17:07Z">
            <w:rPr/>
          </w:rPrChange>
        </w:rPr>
        <w:t xml:space="preserve">These are all additions to the warehouse. They may change how the warehouse works in some fashion as well.</w:t>
      </w:r>
    </w:ins>
  </w:p>
  <w:p w:rsidR="00000000" w:rsidDel="00000000" w:rsidP="00000000" w:rsidRDefault="00000000" w:rsidRPr="00000000" w14:paraId="00000689">
    <w:pPr>
      <w:numPr>
        <w:ilvl w:val="1"/>
        <w:numId w:val="3"/>
      </w:numPr>
      <w:ind w:left="1440" w:hanging="360"/>
      <w:rPr>
        <w:ins w:author="Vorobuh" w:id="52" w:date="2024-09-08T01:17:07Z"/>
        <w:b w:val="1"/>
      </w:rPr>
    </w:pPr>
    <w:ins w:author="Vorobuh" w:id="52" w:date="2024-09-08T01:17:07Z">
      <w:r w:rsidDel="00000000" w:rsidR="00000000" w:rsidRPr="00000000">
        <w:rPr>
          <w:b w:val="1"/>
          <w:rtl w:val="0"/>
          <w:rPrChange w:author="Vorobuh" w:id="272" w:date="2024-09-08T01:17:07Z">
            <w:rPr/>
          </w:rPrChange>
        </w:rPr>
        <w:t xml:space="preserve">Equipment Domain: </w:t>
      </w:r>
      <w:r w:rsidDel="00000000" w:rsidR="00000000" w:rsidRPr="00000000">
        <w:rPr>
          <w:rtl w:val="0"/>
          <w:rPrChange w:author="Vorobuh" w:id="272" w:date="2024-09-08T01:17:07Z">
            <w:rPr/>
          </w:rPrChange>
        </w:rPr>
        <w:t xml:space="preserve">These perks give you various pieces of equipment or items from various worlds</w:t>
      </w:r>
    </w:ins>
  </w:p>
  <w:p w:rsidR="00000000" w:rsidDel="00000000" w:rsidP="00000000" w:rsidRDefault="00000000" w:rsidRPr="00000000" w14:paraId="0000068A">
    <w:pPr>
      <w:numPr>
        <w:ilvl w:val="1"/>
        <w:numId w:val="3"/>
      </w:numPr>
      <w:ind w:left="1440" w:hanging="360"/>
      <w:rPr>
        <w:ins w:author="Vorobuh" w:id="52" w:date="2024-09-08T01:17:07Z"/>
        <w:b w:val="1"/>
      </w:rPr>
    </w:pPr>
    <w:ins w:author="Vorobuh" w:id="52" w:date="2024-09-08T01:17:07Z">
      <w:r w:rsidDel="00000000" w:rsidR="00000000" w:rsidRPr="00000000">
        <w:rPr>
          <w:b w:val="1"/>
          <w:rtl w:val="0"/>
          <w:rPrChange w:author="Vorobuh" w:id="272" w:date="2024-09-08T01:17:07Z">
            <w:rPr/>
          </w:rPrChange>
        </w:rPr>
        <w:t xml:space="preserve">Superpowers Domain:</w:t>
      </w:r>
      <w:r w:rsidDel="00000000" w:rsidR="00000000" w:rsidRPr="00000000">
        <w:rPr>
          <w:rtl w:val="0"/>
          <w:rPrChange w:author="Vorobuh" w:id="272" w:date="2024-09-08T01:17:07Z">
            <w:rPr/>
          </w:rPrChange>
        </w:rPr>
        <w:t xml:space="preserve"> These perks grant superpowers, or abilities that can be used without prior training (or at least a version of them can be used without prior training). Usually they do notw allow a person to branch out or learn new, related abilities. They are generally static by default.</w:t>
      </w:r>
    </w:ins>
  </w:p>
  <w:p w:rsidR="00000000" w:rsidDel="00000000" w:rsidP="00000000" w:rsidRDefault="00000000" w:rsidRPr="00000000" w14:paraId="0000068B">
    <w:pPr>
      <w:numPr>
        <w:ilvl w:val="1"/>
        <w:numId w:val="3"/>
      </w:numPr>
      <w:ind w:left="1440" w:hanging="360"/>
      <w:rPr>
        <w:ins w:author="Vorobuh" w:id="52" w:date="2024-09-08T01:17:07Z"/>
        <w:b w:val="1"/>
      </w:rPr>
    </w:pPr>
    <w:ins w:author="Vorobuh" w:id="52" w:date="2024-09-08T01:17:07Z">
      <w:r w:rsidDel="00000000" w:rsidR="00000000" w:rsidRPr="00000000">
        <w:rPr>
          <w:b w:val="1"/>
          <w:rtl w:val="0"/>
          <w:rPrChange w:author="Vorobuh" w:id="272" w:date="2024-09-08T01:17:07Z">
            <w:rPr/>
          </w:rPrChange>
        </w:rPr>
        <w:t xml:space="preserve">Magic Domain: </w:t>
      </w:r>
      <w:r w:rsidDel="00000000" w:rsidR="00000000" w:rsidRPr="00000000">
        <w:rPr>
          <w:rtl w:val="0"/>
          <w:rPrChange w:author="Vorobuh" w:id="272" w:date="2024-09-08T01:17:07Z">
            <w:rPr/>
          </w:rPrChange>
        </w:rPr>
        <w:t xml:space="preserve">These perks grant or modify magic or magic-like abilities and can grow accordingly, using energy to perform various actions. This assumes you have some form of default magical capabilities which are expanded through training and gaining access to new types of magic systems.</w:t>
      </w:r>
    </w:ins>
  </w:p>
  <w:p w:rsidR="00000000" w:rsidDel="00000000" w:rsidP="00000000" w:rsidRDefault="00000000" w:rsidRPr="00000000" w14:paraId="0000068C">
    <w:pPr>
      <w:numPr>
        <w:ilvl w:val="1"/>
        <w:numId w:val="3"/>
      </w:numPr>
      <w:ind w:left="1440" w:hanging="360"/>
      <w:rPr>
        <w:ins w:author="Vorobuh" w:id="52" w:date="2024-09-08T01:17:07Z"/>
        <w:b w:val="1"/>
      </w:rPr>
    </w:pPr>
    <w:ins w:author="Vorobuh" w:id="52" w:date="2024-09-08T01:17:07Z">
      <w:r w:rsidDel="00000000" w:rsidR="00000000" w:rsidRPr="00000000">
        <w:rPr>
          <w:b w:val="1"/>
          <w:rtl w:val="0"/>
          <w:rPrChange w:author="Vorobuh" w:id="272" w:date="2024-09-08T01:17:07Z">
            <w:rPr/>
          </w:rPrChange>
        </w:rPr>
        <w:t xml:space="preserve">Comfort Domain: </w:t>
      </w:r>
      <w:r w:rsidDel="00000000" w:rsidR="00000000" w:rsidRPr="00000000">
        <w:rPr>
          <w:rtl w:val="0"/>
          <w:rPrChange w:author="Vorobuh" w:id="272" w:date="2024-09-08T01:17:07Z">
            <w:rPr/>
          </w:rPrChange>
        </w:rPr>
        <w:t xml:space="preserve">These perks ease your life and make things generally easier for you.</w:t>
      </w:r>
    </w:ins>
  </w:p>
  <w:p w:rsidR="00000000" w:rsidDel="00000000" w:rsidP="00000000" w:rsidRDefault="00000000" w:rsidRPr="00000000" w14:paraId="0000068D">
    <w:pPr>
      <w:numPr>
        <w:ilvl w:val="1"/>
        <w:numId w:val="3"/>
      </w:numPr>
      <w:ind w:left="1440" w:hanging="360"/>
      <w:rPr>
        <w:ins w:author="Vorobuh" w:id="52" w:date="2024-09-08T01:17:07Z"/>
        <w:b w:val="1"/>
      </w:rPr>
    </w:pPr>
    <w:ins w:author="Vorobuh" w:id="52" w:date="2024-09-08T01:17:07Z">
      <w:r w:rsidDel="00000000" w:rsidR="00000000" w:rsidRPr="00000000">
        <w:rPr>
          <w:b w:val="1"/>
          <w:rtl w:val="0"/>
          <w:rPrChange w:author="Vorobuh" w:id="272" w:date="2024-09-08T01:17:07Z">
            <w:rPr/>
          </w:rPrChange>
        </w:rPr>
        <w:t xml:space="preserve">Fate Domain: </w:t>
      </w:r>
      <w:r w:rsidDel="00000000" w:rsidR="00000000" w:rsidRPr="00000000">
        <w:rPr>
          <w:rtl w:val="0"/>
          <w:rPrChange w:author="Vorobuh" w:id="272" w:date="2024-09-08T01:17:07Z">
            <w:rPr/>
          </w:rPrChange>
        </w:rPr>
        <w:t xml:space="preserve">These perks modify the future in some way, either granting you luck or changing how certain experiences will go should you encounter them.</w:t>
      </w:r>
    </w:ins>
  </w:p>
  <w:p w:rsidR="00000000" w:rsidDel="00000000" w:rsidP="00000000" w:rsidRDefault="00000000" w:rsidRPr="00000000" w14:paraId="0000068E">
    <w:pPr>
      <w:numPr>
        <w:ilvl w:val="1"/>
        <w:numId w:val="3"/>
      </w:numPr>
      <w:ind w:left="1440" w:hanging="360"/>
      <w:rPr>
        <w:ins w:author="Vorobuh" w:id="52" w:date="2024-09-08T01:17:07Z"/>
        <w:b w:val="1"/>
      </w:rPr>
    </w:pPr>
    <w:ins w:author="Vorobuh" w:id="52" w:date="2024-09-08T01:17:07Z">
      <w:r w:rsidDel="00000000" w:rsidR="00000000" w:rsidRPr="00000000">
        <w:rPr>
          <w:b w:val="1"/>
          <w:rtl w:val="0"/>
          <w:rPrChange w:author="Vorobuh" w:id="272" w:date="2024-09-08T01:17:07Z">
            <w:rPr/>
          </w:rPrChange>
        </w:rPr>
        <w:t xml:space="preserve">Shifting Domain: </w:t>
      </w:r>
      <w:r w:rsidDel="00000000" w:rsidR="00000000" w:rsidRPr="00000000">
        <w:rPr>
          <w:rtl w:val="0"/>
          <w:rPrChange w:author="Vorobuh" w:id="272" w:date="2024-09-08T01:17:07Z">
            <w:rPr/>
          </w:rPrChange>
        </w:rPr>
        <w:t xml:space="preserve">These perks change you in some way, or allow you to change physically or spiritually.</w:t>
      </w:r>
    </w:ins>
  </w:p>
  <w:p w:rsidR="00000000" w:rsidDel="00000000" w:rsidP="00000000" w:rsidRDefault="00000000" w:rsidRPr="00000000" w14:paraId="0000068F">
    <w:pPr>
      <w:numPr>
        <w:ilvl w:val="1"/>
        <w:numId w:val="3"/>
      </w:numPr>
      <w:ind w:left="1440" w:hanging="360"/>
      <w:rPr>
        <w:ins w:author="Vorobuh" w:id="52" w:date="2024-09-08T01:17:07Z"/>
        <w:b w:val="1"/>
      </w:rPr>
    </w:pPr>
    <w:ins w:author="Vorobuh" w:id="52" w:date="2024-09-08T01:17:07Z">
      <w:r w:rsidDel="00000000" w:rsidR="00000000" w:rsidRPr="00000000">
        <w:rPr>
          <w:b w:val="1"/>
          <w:rtl w:val="0"/>
          <w:rPrChange w:author="Vorobuh" w:id="272" w:date="2024-09-08T01:17:07Z">
            <w:rPr/>
          </w:rPrChange>
        </w:rPr>
        <w:t xml:space="preserve">Intelligence Domain: </w:t>
      </w:r>
      <w:r w:rsidDel="00000000" w:rsidR="00000000" w:rsidRPr="00000000">
        <w:rPr>
          <w:rtl w:val="0"/>
          <w:rPrChange w:author="Vorobuh" w:id="272" w:date="2024-09-08T01:17:07Z">
            <w:rPr/>
          </w:rPrChange>
        </w:rPr>
        <w:t xml:space="preserve">These perks make you more intelligent, more capable of understanding things, or able to better memorize information.</w:t>
      </w:r>
    </w:ins>
  </w:p>
  <w:p w:rsidR="00000000" w:rsidDel="00000000" w:rsidP="00000000" w:rsidRDefault="00000000" w:rsidRPr="00000000" w14:paraId="00000690">
    <w:pPr>
      <w:numPr>
        <w:ilvl w:val="1"/>
        <w:numId w:val="3"/>
      </w:numPr>
      <w:ind w:left="1440" w:hanging="360"/>
      <w:rPr>
        <w:ins w:author="Vorobuh" w:id="52" w:date="2024-09-08T01:17:07Z"/>
        <w:b w:val="1"/>
      </w:rPr>
    </w:pPr>
    <w:ins w:author="Vorobuh" w:id="52" w:date="2024-09-08T01:17:07Z">
      <w:r w:rsidDel="00000000" w:rsidR="00000000" w:rsidRPr="00000000">
        <w:rPr>
          <w:b w:val="1"/>
          <w:rtl w:val="0"/>
          <w:rPrChange w:author="Vorobuh" w:id="272" w:date="2024-09-08T01:17:07Z">
            <w:rPr/>
          </w:rPrChange>
        </w:rPr>
        <w:t xml:space="preserve">Knowledge Domain: </w:t>
      </w:r>
      <w:r w:rsidDel="00000000" w:rsidR="00000000" w:rsidRPr="00000000">
        <w:rPr>
          <w:rtl w:val="0"/>
          <w:rPrChange w:author="Vorobuh" w:id="272" w:date="2024-09-08T01:17:07Z">
            <w:rPr/>
          </w:rPrChange>
        </w:rPr>
        <w:t xml:space="preserve">These perks insert knowledge into your mind, whether it’s knowledge on technology or knowledge on an enemy’s weaknesses.</w:t>
      </w:r>
    </w:ins>
  </w:p>
  <w:p w:rsidR="00000000" w:rsidDel="00000000" w:rsidP="00000000" w:rsidRDefault="00000000" w:rsidRPr="00000000" w14:paraId="00000691">
    <w:pPr>
      <w:numPr>
        <w:ilvl w:val="1"/>
        <w:numId w:val="3"/>
      </w:numPr>
      <w:ind w:left="1440" w:hanging="360"/>
      <w:rPr>
        <w:ins w:author="Vorobuh" w:id="52" w:date="2024-09-08T01:17:07Z"/>
        <w:b w:val="1"/>
      </w:rPr>
    </w:pPr>
    <w:ins w:author="Vorobuh" w:id="52" w:date="2024-09-08T01:17:07Z">
      <w:r w:rsidDel="00000000" w:rsidR="00000000" w:rsidRPr="00000000">
        <w:rPr>
          <w:b w:val="1"/>
          <w:rtl w:val="0"/>
          <w:rPrChange w:author="Vorobuh" w:id="272" w:date="2024-09-08T01:17:07Z">
            <w:rPr/>
          </w:rPrChange>
        </w:rPr>
        <w:t xml:space="preserve">Reality Domain: </w:t>
      </w:r>
      <w:r w:rsidDel="00000000" w:rsidR="00000000" w:rsidRPr="00000000">
        <w:rPr>
          <w:rtl w:val="0"/>
          <w:rPrChange w:author="Vorobuh" w:id="272" w:date="2024-09-08T01:17:07Z">
            <w:rPr/>
          </w:rPrChange>
        </w:rPr>
        <w:t xml:space="preserve">These perks modify how reality itself works. This can be either modifying your interactions with the world around you specifically, or reality in general. This isn’t the same as superpowers because perks from the superpowers domain allow you to specifically exert some preternatural ability which can be quantified in some form and be understood by the proper technology, while perks from the reality domain just ‘work’ for no reason.</w:t>
      </w:r>
    </w:ins>
  </w:p>
  <w:p w:rsidR="00000000" w:rsidDel="00000000" w:rsidP="00000000" w:rsidRDefault="00000000" w:rsidRPr="00000000" w14:paraId="00000692">
    <w:pPr>
      <w:numPr>
        <w:ilvl w:val="1"/>
        <w:numId w:val="3"/>
      </w:numPr>
      <w:ind w:left="1440" w:hanging="360"/>
      <w:rPr>
        <w:ins w:author="Vorobuh" w:id="52" w:date="2024-09-08T01:17:07Z"/>
        <w:b w:val="1"/>
      </w:rPr>
    </w:pPr>
    <w:ins w:author="Vorobuh" w:id="52" w:date="2024-09-08T01:17:07Z">
      <w:r w:rsidDel="00000000" w:rsidR="00000000" w:rsidRPr="00000000">
        <w:rPr>
          <w:b w:val="1"/>
          <w:rtl w:val="0"/>
          <w:rPrChange w:author="Vorobuh" w:id="272" w:date="2024-09-08T01:17:07Z">
            <w:rPr/>
          </w:rPrChange>
        </w:rPr>
        <w:t xml:space="preserve">Divinity Domain: </w:t>
      </w:r>
      <w:r w:rsidDel="00000000" w:rsidR="00000000" w:rsidRPr="00000000">
        <w:rPr>
          <w:rtl w:val="0"/>
          <w:rPrChange w:author="Vorobuh" w:id="272" w:date="2024-09-08T01:17:07Z">
            <w:rPr/>
          </w:rPrChange>
        </w:rPr>
        <w:t xml:space="preserve">These perks involve a blessing from a god or raising your status to ‘god’ in some way. This also covers some forms of reincarnation or resurrection.</w:t>
      </w:r>
    </w:ins>
  </w:p>
  <w:p w:rsidR="00000000" w:rsidDel="00000000" w:rsidP="00000000" w:rsidRDefault="00000000" w:rsidRPr="00000000" w14:paraId="00000693">
    <w:pPr>
      <w:numPr>
        <w:ilvl w:val="1"/>
        <w:numId w:val="3"/>
      </w:numPr>
      <w:ind w:left="1440" w:hanging="360"/>
      <w:rPr>
        <w:ins w:author="Vorobuh" w:id="52" w:date="2024-09-08T01:17:07Z"/>
        <w:b w:val="1"/>
      </w:rPr>
    </w:pPr>
    <w:ins w:author="Vorobuh" w:id="52" w:date="2024-09-08T01:17:07Z">
      <w:r w:rsidDel="00000000" w:rsidR="00000000" w:rsidRPr="00000000">
        <w:rPr>
          <w:b w:val="1"/>
          <w:rtl w:val="0"/>
          <w:rPrChange w:author="Vorobuh" w:id="272" w:date="2024-09-08T01:17:07Z">
            <w:rPr/>
          </w:rPrChange>
        </w:rPr>
        <w:t xml:space="preserve">Friends Domain: </w:t>
      </w:r>
      <w:r w:rsidDel="00000000" w:rsidR="00000000" w:rsidRPr="00000000">
        <w:rPr>
          <w:rtl w:val="0"/>
          <w:rPrChange w:author="Vorobuh" w:id="272" w:date="2024-09-08T01:17:07Z">
            <w:rPr/>
          </w:rPrChange>
        </w:rPr>
        <w:t xml:space="preserve">These perks give you companions, pets, or allies.</w:t>
      </w:r>
    </w:ins>
  </w:p>
  <w:p w:rsidR="00000000" w:rsidDel="00000000" w:rsidP="00000000" w:rsidRDefault="00000000" w:rsidRPr="00000000" w14:paraId="00000694">
    <w:pPr>
      <w:numPr>
        <w:ilvl w:val="1"/>
        <w:numId w:val="3"/>
      </w:numPr>
      <w:ind w:left="1440" w:hanging="360"/>
      <w:rPr>
        <w:ins w:author="Vorobuh" w:id="52" w:date="2024-09-08T01:17:07Z"/>
        <w:b w:val="1"/>
      </w:rPr>
    </w:pPr>
    <w:ins w:author="Vorobuh" w:id="52" w:date="2024-09-08T01:17:07Z">
      <w:r w:rsidDel="00000000" w:rsidR="00000000" w:rsidRPr="00000000">
        <w:rPr>
          <w:b w:val="1"/>
          <w:rtl w:val="0"/>
          <w:rPrChange w:author="Vorobuh" w:id="272" w:date="2024-09-08T01:17:07Z">
            <w:rPr/>
          </w:rPrChange>
        </w:rPr>
        <w:t xml:space="preserve">Augmentation Domain: </w:t>
      </w:r>
      <w:r w:rsidDel="00000000" w:rsidR="00000000" w:rsidRPr="00000000">
        <w:rPr>
          <w:rtl w:val="0"/>
          <w:rPrChange w:author="Vorobuh" w:id="272" w:date="2024-09-08T01:17:07Z">
            <w:rPr/>
          </w:rPrChange>
        </w:rPr>
        <w:t xml:space="preserve">These perks increase your capabilities either by augmenting your biological processes, raising your strength; speed; reflexes; etc. or granting regeneration. Also includes mechanical augmentations such as cyborg/android technology.</w:t>
      </w:r>
    </w:ins>
  </w:p>
  <w:p w:rsidR="00000000" w:rsidDel="00000000" w:rsidP="00000000" w:rsidRDefault="00000000" w:rsidRPr="00000000" w14:paraId="00000695">
    <w:pPr>
      <w:numPr>
        <w:ilvl w:val="1"/>
        <w:numId w:val="3"/>
      </w:numPr>
      <w:ind w:left="1440" w:hanging="360"/>
      <w:rPr>
        <w:ins w:author="Vorobuh" w:id="52" w:date="2024-09-08T01:17:07Z"/>
        <w:b w:val="1"/>
      </w:rPr>
    </w:pPr>
    <w:ins w:author="Vorobuh" w:id="52" w:date="2024-09-08T01:17:07Z">
      <w:r w:rsidDel="00000000" w:rsidR="00000000" w:rsidRPr="00000000">
        <w:rPr>
          <w:b w:val="1"/>
          <w:rtl w:val="0"/>
          <w:rPrChange w:author="Vorobuh" w:id="272" w:date="2024-09-08T01:17:07Z">
            <w:rPr/>
          </w:rPrChange>
        </w:rPr>
        <w:t xml:space="preserve">Experience Domain: </w:t>
      </w:r>
      <w:r w:rsidDel="00000000" w:rsidR="00000000" w:rsidRPr="00000000">
        <w:rPr>
          <w:rtl w:val="0"/>
          <w:rPrChange w:author="Vorobuh" w:id="272" w:date="2024-09-08T01:17:07Z">
            <w:rPr/>
          </w:rPrChange>
        </w:rPr>
        <w:t xml:space="preserve">These perks force you to live through a specific life or experience in order to gain those memories, feelings, thoughts, etc. as if they were your own. May cause dysphoria.</w:t>
      </w:r>
    </w:ins>
  </w:p>
  <w:p w:rsidR="00000000" w:rsidDel="00000000" w:rsidP="00000000" w:rsidRDefault="00000000" w:rsidRPr="00000000" w14:paraId="00000696">
    <w:pPr>
      <w:numPr>
        <w:ilvl w:val="1"/>
        <w:numId w:val="3"/>
      </w:numPr>
      <w:ind w:left="1440" w:hanging="360"/>
      <w:rPr>
        <w:ins w:author="Vorobuh" w:id="52" w:date="2024-09-08T01:17:07Z"/>
        <w:b w:val="1"/>
      </w:rPr>
    </w:pPr>
    <w:ins w:author="Vorobuh" w:id="52" w:date="2024-09-08T01:17:07Z">
      <w:r w:rsidDel="00000000" w:rsidR="00000000" w:rsidRPr="00000000">
        <w:rPr>
          <w:b w:val="1"/>
          <w:rtl w:val="0"/>
          <w:rPrChange w:author="Vorobuh" w:id="272" w:date="2024-09-08T01:17:07Z">
            <w:rPr/>
          </w:rPrChange>
        </w:rPr>
        <w:t xml:space="preserve">Charisma Domain: </w:t>
      </w:r>
      <w:r w:rsidDel="00000000" w:rsidR="00000000" w:rsidRPr="00000000">
        <w:rPr>
          <w:rtl w:val="0"/>
          <w:rPrChange w:author="Vorobuh" w:id="272" w:date="2024-09-08T01:17:07Z">
            <w:rPr/>
          </w:rPrChange>
        </w:rPr>
        <w:t xml:space="preserve">Mostly involves the ability to understand others or force others to feel certain things about you when you’re nearby.</w:t>
      </w:r>
    </w:ins>
  </w:p>
  <w:p w:rsidR="00000000" w:rsidDel="00000000" w:rsidP="00000000" w:rsidRDefault="00000000" w:rsidRPr="00000000" w14:paraId="00000697">
    <w:pPr>
      <w:numPr>
        <w:ilvl w:val="0"/>
        <w:numId w:val="3"/>
      </w:numPr>
      <w:ind w:left="720" w:hanging="360"/>
      <w:rPr>
        <w:ins w:author="Vorobuh" w:id="52" w:date="2024-09-08T01:17:07Z"/>
      </w:rPr>
    </w:pPr>
    <w:ins w:author="Vorobuh" w:id="52" w:date="2024-09-08T01:17:07Z">
      <w:r w:rsidDel="00000000" w:rsidR="00000000" w:rsidRPr="00000000">
        <w:rPr>
          <w:rtl w:val="0"/>
          <w:rPrChange w:author="Vorobuh" w:id="272" w:date="2024-09-08T01:17:07Z">
            <w:rPr/>
          </w:rPrChange>
        </w:rPr>
        <w:t xml:space="preserve">Anything with the same ability or a similar ability stacks cumulatively. For instance, if two perks give peak human capabilities, then you gain the equivalent capabilities of two peak humans added together.</w:t>
      </w:r>
    </w:ins>
  </w:p>
  <w:p w:rsidR="00000000" w:rsidDel="00000000" w:rsidP="00000000" w:rsidRDefault="00000000" w:rsidRPr="00000000" w14:paraId="00000698">
    <w:pPr>
      <w:numPr>
        <w:ilvl w:val="0"/>
        <w:numId w:val="3"/>
      </w:numPr>
      <w:ind w:left="720" w:hanging="360"/>
      <w:rPr>
        <w:ins w:author="Vorobuh" w:id="52" w:date="2024-09-08T01:17:07Z"/>
      </w:rPr>
    </w:pPr>
    <w:ins w:author="Vorobuh" w:id="52" w:date="2024-09-08T01:17:07Z">
      <w:r w:rsidDel="00000000" w:rsidR="00000000" w:rsidRPr="00000000">
        <w:rPr>
          <w:rtl w:val="0"/>
          <w:rPrChange w:author="Vorobuh" w:id="272" w:date="2024-09-08T01:17:07Z">
            <w:rPr/>
          </w:rPrChange>
        </w:rPr>
        <w:t xml:space="preserve">You acquire CP by doing tasks, which could be anything like 50CP for doing small favours, or 400CP for every prominent action or decision you make. The higher the stakes, the more you gain. You can choose to roll for perks at any time.</w:t>
      </w:r>
    </w:ins>
  </w:p>
  <w:p w:rsidR="00000000" w:rsidDel="00000000" w:rsidP="00000000" w:rsidRDefault="00000000" w:rsidRPr="00000000" w14:paraId="00000699">
    <w:pPr>
      <w:rPr>
        <w:ins w:author="Onur Haydar Gurbuz" w:id="271" w:date="2021-09-01T14:55:51Z"/>
        <w:rPrChange w:author="Onur Haydar Gurbuz" w:id="273" w:date="2021-09-01T14:55:51Z">
          <w:rPr/>
        </w:rPrChange>
      </w:rPr>
    </w:pPr>
    <w:ins w:author="Onur Haydar Gurbuz" w:id="271" w:date="2021-09-01T14:55:51Z">
      <w:r w:rsidDel="00000000" w:rsidR="00000000" w:rsidRPr="00000000">
        <w:rPr>
          <w:rtl w:val="0"/>
        </w:rPr>
      </w:r>
    </w:ins>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decimal"/>
      <w:lvlText w:val="●.%2."/>
      <w:lvlJc w:val="right"/>
      <w:pPr>
        <w:ind w:left="1440" w:hanging="360"/>
      </w:pPr>
      <w:rPr>
        <w:rFonts w:ascii="Arial" w:cs="Arial" w:eastAsia="Arial" w:hAnsi="Arial"/>
        <w:b w:val="0"/>
        <w:u w:val="none"/>
      </w:rPr>
    </w:lvl>
    <w:lvl w:ilvl="2">
      <w:start w:val="1"/>
      <w:numFmt w:val="decimal"/>
      <w:lvlText w:val="●.%2.%3."/>
      <w:lvlJc w:val="right"/>
      <w:pPr>
        <w:ind w:left="2160" w:hanging="360"/>
      </w:pPr>
      <w:rPr>
        <w:rFonts w:ascii="Arial" w:cs="Arial" w:eastAsia="Arial" w:hAnsi="Arial"/>
        <w:b w:val="0"/>
        <w:u w:val="none"/>
      </w:rPr>
    </w:lvl>
    <w:lvl w:ilvl="3">
      <w:start w:val="1"/>
      <w:numFmt w:val="decimal"/>
      <w:lvlText w:val="●.%2.%3.%4."/>
      <w:lvlJc w:val="right"/>
      <w:pPr>
        <w:ind w:left="2880" w:hanging="360"/>
      </w:pPr>
      <w:rPr>
        <w:u w:val="none"/>
      </w:rPr>
    </w:lvl>
    <w:lvl w:ilvl="4">
      <w:start w:val="1"/>
      <w:numFmt w:val="decimal"/>
      <w:lvlText w:val="●.%2.%3.%4.%5."/>
      <w:lvlJc w:val="right"/>
      <w:pPr>
        <w:ind w:left="3600" w:hanging="360"/>
      </w:pPr>
      <w:rPr>
        <w:u w:val="none"/>
      </w:rPr>
    </w:lvl>
    <w:lvl w:ilvl="5">
      <w:start w:val="1"/>
      <w:numFmt w:val="decimal"/>
      <w:lvlText w:val="●.%2.%3.%4.%5.%6."/>
      <w:lvlJc w:val="right"/>
      <w:pPr>
        <w:ind w:left="4320" w:hanging="360"/>
      </w:pPr>
      <w:rPr>
        <w:u w:val="none"/>
      </w:rPr>
    </w:lvl>
    <w:lvl w:ilvl="6">
      <w:start w:val="1"/>
      <w:numFmt w:val="decimal"/>
      <w:lvlText w:val="●.%2.%3.%4.%5.%6.%7."/>
      <w:lvlJc w:val="right"/>
      <w:pPr>
        <w:ind w:left="5040" w:hanging="360"/>
      </w:pPr>
      <w:rPr>
        <w:u w:val="none"/>
      </w:rPr>
    </w:lvl>
    <w:lvl w:ilvl="7">
      <w:start w:val="1"/>
      <w:numFmt w:val="decimal"/>
      <w:lvlText w:val="●.%2.%3.%4.%5.%6.%7.%8."/>
      <w:lvlJc w:val="right"/>
      <w:pPr>
        <w:ind w:left="5760" w:hanging="360"/>
      </w:pPr>
      <w:rPr>
        <w:u w:val="none"/>
      </w:rPr>
    </w:lvl>
    <w:lvl w:ilvl="8">
      <w:start w:val="1"/>
      <w:numFmt w:val="decimal"/>
      <w:lvlText w:val="●.%2.%3.%4.%5.%6.%7.%8.%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rFonts w:ascii="Arial" w:cs="Arial" w:eastAsia="Arial" w:hAnsi="Arial"/>
        <w:b w:val="0"/>
        <w:u w:val="none"/>
      </w:rPr>
    </w:lvl>
    <w:lvl w:ilvl="2">
      <w:start w:val="1"/>
      <w:numFmt w:val="decimal"/>
      <w:lvlText w:val="%1.%2.%3."/>
      <w:lvlJc w:val="right"/>
      <w:pPr>
        <w:ind w:left="2160" w:hanging="360"/>
      </w:pPr>
      <w:rPr>
        <w:rFonts w:ascii="Arial" w:cs="Arial" w:eastAsia="Arial" w:hAnsi="Arial"/>
        <w:b w:val="0"/>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