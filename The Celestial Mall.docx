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ind w:left="1440" w:firstLine="720"/>
        <w:jc w:val="center"/>
        <w:rPr>
          <w:b w:val="1"/>
          <w:sz w:val="30"/>
          <w:szCs w:val="30"/>
        </w:rPr>
        <w:pPrChange w:author="Mohsin Ali" w:id="0" w:date="2025-02-01T04:29:47Z">
          <w:pPr>
            <w:spacing w:before="240" w:line="240" w:lineRule="auto"/>
            <w:ind w:firstLine="720"/>
            <w:jc w:val="center"/>
          </w:pPr>
        </w:pPrChange>
      </w:pPr>
      <w:r w:rsidDel="00000000" w:rsidR="00000000" w:rsidRPr="00000000">
        <w:rPr>
          <w:b w:val="1"/>
          <w:sz w:val="30"/>
          <w:szCs w:val="30"/>
          <w:rtl w:val="0"/>
        </w:rPr>
        <w:t xml:space="preserve">The Celestial Mall</w:t>
      </w:r>
      <w:ins w:author="Oscar Graham" w:id="0" w:date="2025-03-27T12:14:16Z">
        <w:r w:rsidDel="00000000" w:rsidR="00000000" w:rsidRPr="00000000">
          <w:rPr>
            <w:b w:val="1"/>
            <w:sz w:val="30"/>
            <w:szCs w:val="30"/>
            <w:rtl w:val="0"/>
          </w:rPr>
          <w:tab/>
          <w:tab/>
          <w:tab/>
        </w:r>
      </w:ins>
      <w:ins w:author="mega kawai" w:id="1" w:date="2025-10-28T09:09:22Z">
        <w:r w:rsidDel="00000000" w:rsidR="00000000" w:rsidRPr="00000000">
          <w:rPr>
            <w:rtl w:val="0"/>
            <w:rPrChange w:author="mega kawai" w:id="2" w:date="2025-10-28T09:09:22Z">
              <w:rPr>
                <w:b w:val="1"/>
                <w:sz w:val="30"/>
                <w:szCs w:val="30"/>
              </w:rPr>
            </w:rPrChange>
          </w:rPr>
          <w:t xml:space="preserve">Celestial Forge</w:t>
        </w:r>
      </w:ins>
      <w:r w:rsidDel="00000000" w:rsidR="00000000" w:rsidRPr="00000000">
        <w:rPr>
          <w:rtl w:val="0"/>
        </w:rPr>
      </w:r>
    </w:p>
    <w:p w:rsidR="00000000" w:rsidDel="00000000" w:rsidP="00000000" w:rsidRDefault="00000000" w:rsidRPr="00000000" w14:paraId="00000002">
      <w:pPr>
        <w:spacing w:before="240" w:line="240" w:lineRule="auto"/>
        <w:ind w:firstLine="720"/>
        <w:jc w:val="center"/>
        <w:rPr>
          <w:b w:val="1"/>
        </w:rPr>
      </w:pPr>
      <w:r w:rsidDel="00000000" w:rsidR="00000000" w:rsidRPr="00000000">
        <w:rPr>
          <w:b w:val="1"/>
          <w:rtl w:val="0"/>
        </w:rPr>
        <w:t xml:space="preserve">By Donutoutlaw17</w:t>
      </w:r>
      <w:r w:rsidDel="00000000" w:rsidR="00000000" w:rsidRPr="00000000">
        <w:rPr>
          <w:rtl w:val="0"/>
        </w:rPr>
      </w:r>
    </w:p>
    <w:p w:rsidR="00000000" w:rsidDel="00000000" w:rsidP="00000000" w:rsidRDefault="00000000" w:rsidRPr="00000000" w14:paraId="00000003">
      <w:pPr>
        <w:spacing w:before="240" w:line="240" w:lineRule="auto"/>
        <w:rPr/>
      </w:pPr>
      <w:r w:rsidDel="00000000" w:rsidR="00000000" w:rsidRPr="00000000">
        <w:rPr>
          <w:rtl w:val="0"/>
        </w:rPr>
        <w:t xml:space="preserve">The CELESTIAL MALL is an online store inspired by the </w:t>
      </w:r>
      <w:del w:author="mega kawai" w:id="1" w:date="2025-10-28T09:09:22Z">
        <w:r w:rsidDel="00000000" w:rsidR="00000000" w:rsidRPr="00000000">
          <w:rPr>
            <w:rtl w:val="0"/>
          </w:rPr>
          <w:delText xml:space="preserve">Celestial Forge</w:delText>
        </w:r>
      </w:del>
      <w:r w:rsidDel="00000000" w:rsidR="00000000" w:rsidRPr="00000000">
        <w:rPr>
          <w:rtl w:val="0"/>
        </w:rPr>
        <w:t xml:space="preserve"> of CYOA 6 (WORM) and Net supermarket from Tondemo Skill de Isekai Hourou Meshi</w:t>
      </w:r>
    </w:p>
    <w:p w:rsidR="00000000" w:rsidDel="00000000" w:rsidP="00000000" w:rsidRDefault="00000000" w:rsidRPr="00000000" w14:paraId="00000004">
      <w:pPr>
        <w:spacing w:before="240" w:line="240" w:lineRule="auto"/>
        <w:rPr/>
      </w:pPr>
      <w:r w:rsidDel="00000000" w:rsidR="00000000" w:rsidRPr="00000000">
        <w:rPr>
          <w:rtl w:val="0"/>
        </w:rPr>
        <w:t xml:space="preserve"> </w:t>
      </w:r>
    </w:p>
    <w:p w:rsidR="00000000" w:rsidDel="00000000" w:rsidP="00000000" w:rsidRDefault="00000000" w:rsidRPr="00000000" w14:paraId="00000005">
      <w:pPr>
        <w:spacing w:before="240" w:line="240" w:lineRule="auto"/>
        <w:rPr/>
      </w:pPr>
      <w:r w:rsidDel="00000000" w:rsidR="00000000" w:rsidRPr="00000000">
        <w:rPr>
          <w:rtl w:val="0"/>
        </w:rPr>
        <w:t xml:space="preserve">1. Character Creation: You must use the CYOA 6 (WORM) interactive to create your character. You do not receive any points from the options or choices, except for drawbacks. You must still pay for your choices.</w:t>
      </w:r>
    </w:p>
    <w:p w:rsidR="00000000" w:rsidDel="00000000" w:rsidP="00000000" w:rsidRDefault="00000000" w:rsidRPr="00000000" w14:paraId="00000006">
      <w:pPr>
        <w:spacing w:before="240" w:line="240" w:lineRule="auto"/>
        <w:rPr/>
      </w:pPr>
      <w:r w:rsidDel="00000000" w:rsidR="00000000" w:rsidRPr="00000000">
        <w:rPr>
          <w:rtl w:val="0"/>
        </w:rPr>
        <w:t xml:space="preserve"> </w:t>
      </w:r>
    </w:p>
    <w:p w:rsidR="00000000" w:rsidDel="00000000" w:rsidP="00000000" w:rsidRDefault="00000000" w:rsidRPr="00000000" w14:paraId="00000007">
      <w:pPr>
        <w:spacing w:before="240" w:line="240" w:lineRule="auto"/>
        <w:rPr/>
      </w:pPr>
      <w:commentRangeStart w:id="0"/>
      <w:r w:rsidDel="00000000" w:rsidR="00000000" w:rsidRPr="00000000">
        <w:rPr>
          <w:rtl w:val="0"/>
        </w:rPr>
        <w:t xml:space="preserve">2. Disabled Sections: The Meta (Other), Perk, Skill, Items, Companions, and Setting sections are disabled and cannot be accessed.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before="240" w:line="240" w:lineRule="auto"/>
        <w:rPr/>
      </w:pPr>
      <w:del w:author="matah nan" w:id="4" w:date="2024-06-25T14:25:45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09">
      <w:pPr>
        <w:spacing w:before="240" w:line="240" w:lineRule="auto"/>
        <w:rPr>
          <w:del w:author="matah nan" w:id="5" w:date="2024-06-25T14:25:49Z"/>
        </w:rPr>
      </w:pPr>
      <w:r w:rsidDel="00000000" w:rsidR="00000000" w:rsidRPr="00000000">
        <w:rPr>
          <w:rtl w:val="0"/>
        </w:rPr>
        <w:t xml:space="preserve">3. Difficulty and Starting Points: The only available options are STANDARD and HARD. You do not receive any starting points.</w:t>
      </w:r>
      <w:del w:author="matah nan" w:id="5" w:date="2024-06-25T14:25:49Z">
        <w:r w:rsidDel="00000000" w:rsidR="00000000" w:rsidRPr="00000000">
          <w:rPr>
            <w:rtl w:val="0"/>
          </w:rPr>
        </w:r>
      </w:del>
    </w:p>
    <w:p w:rsidR="00000000" w:rsidDel="00000000" w:rsidP="00000000" w:rsidRDefault="00000000" w:rsidRPr="00000000" w14:paraId="0000000A">
      <w:pPr>
        <w:spacing w:before="240" w:line="240" w:lineRule="auto"/>
        <w:rPr/>
      </w:pPr>
      <w:r w:rsidDel="00000000" w:rsidR="00000000" w:rsidRPr="00000000">
        <w:rPr>
          <w:rtl w:val="0"/>
        </w:rPr>
        <w:t xml:space="preserve"> </w:t>
      </w:r>
    </w:p>
    <w:p w:rsidR="00000000" w:rsidDel="00000000" w:rsidP="00000000" w:rsidRDefault="00000000" w:rsidRPr="00000000" w14:paraId="0000000B">
      <w:pPr>
        <w:spacing w:before="240" w:line="240" w:lineRule="auto"/>
        <w:rPr/>
      </w:pPr>
      <w:r w:rsidDel="00000000" w:rsidR="00000000" w:rsidRPr="00000000">
        <w:rPr>
          <w:rtl w:val="0"/>
        </w:rPr>
        <w:t xml:space="preserve">4. Alignment Section: The Alignment section does not provide bonuses. It only adds flavor text to your character.</w:t>
      </w:r>
    </w:p>
    <w:p w:rsidR="00000000" w:rsidDel="00000000" w:rsidP="00000000" w:rsidRDefault="00000000" w:rsidRPr="00000000" w14:paraId="0000000C">
      <w:pPr>
        <w:spacing w:before="240" w:line="240" w:lineRule="auto"/>
        <w:rPr/>
      </w:pPr>
      <w:del w:author="matah nan" w:id="6" w:date="2024-06-25T14:25:52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0D">
      <w:pPr>
        <w:spacing w:before="240" w:line="240" w:lineRule="auto"/>
        <w:rPr>
          <w:del w:author="matah nan" w:id="7" w:date="2024-06-25T14:25:53Z"/>
        </w:rPr>
      </w:pPr>
      <w:r w:rsidDel="00000000" w:rsidR="00000000" w:rsidRPr="00000000">
        <w:rPr>
          <w:rtl w:val="0"/>
        </w:rPr>
        <w:t xml:space="preserve">5. Momentary Protection: You are given Momentary Protection for one week to ensure you do not die in the first 10 seconds. You cannot buy more Momentary Protection.</w:t>
      </w:r>
      <w:del w:author="matah nan" w:id="7" w:date="2024-06-25T14:25:53Z">
        <w:r w:rsidDel="00000000" w:rsidR="00000000" w:rsidRPr="00000000">
          <w:rPr>
            <w:rtl w:val="0"/>
          </w:rPr>
        </w:r>
      </w:del>
    </w:p>
    <w:p w:rsidR="00000000" w:rsidDel="00000000" w:rsidP="00000000" w:rsidRDefault="00000000" w:rsidRPr="00000000" w14:paraId="0000000E">
      <w:pPr>
        <w:spacing w:before="240" w:line="240" w:lineRule="auto"/>
        <w:rPr/>
      </w:pPr>
      <w:r w:rsidDel="00000000" w:rsidR="00000000" w:rsidRPr="00000000">
        <w:rPr>
          <w:rtl w:val="0"/>
        </w:rPr>
        <w:t xml:space="preserve"> </w:t>
      </w:r>
    </w:p>
    <w:p w:rsidR="00000000" w:rsidDel="00000000" w:rsidP="00000000" w:rsidRDefault="00000000" w:rsidRPr="00000000" w14:paraId="0000000F">
      <w:pPr>
        <w:spacing w:before="240" w:line="240" w:lineRule="auto"/>
        <w:rPr/>
      </w:pPr>
      <w:r w:rsidDel="00000000" w:rsidR="00000000" w:rsidRPr="00000000">
        <w:rPr>
          <w:rtl w:val="0"/>
        </w:rPr>
        <w:t xml:space="preserve">6. One Year in the Worm Universe: You must stay in the Worm universe for one year after Taylor Hebert's trigger event, she is guaranteed to have a trigger event.</w:t>
      </w:r>
    </w:p>
    <w:p w:rsidR="00000000" w:rsidDel="00000000" w:rsidP="00000000" w:rsidRDefault="00000000" w:rsidRPr="00000000" w14:paraId="00000010">
      <w:pPr>
        <w:spacing w:before="240" w:line="240" w:lineRule="auto"/>
        <w:rPr/>
      </w:pPr>
      <w:del w:author="matah nan" w:id="8" w:date="2024-06-25T14:25:57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11">
      <w:pPr>
        <w:spacing w:before="240" w:line="240" w:lineRule="auto"/>
        <w:rPr>
          <w:del w:author="matah nan" w:id="9" w:date="2024-06-25T14:25:59Z"/>
          <w:i w:val="1"/>
        </w:rPr>
      </w:pPr>
      <w:r w:rsidDel="00000000" w:rsidR="00000000" w:rsidRPr="00000000">
        <w:rPr>
          <w:rtl w:val="0"/>
        </w:rPr>
        <w:t xml:space="preserve">7. Shardless Option: You must always choose the Shardless option. </w:t>
      </w:r>
      <w:r w:rsidDel="00000000" w:rsidR="00000000" w:rsidRPr="00000000">
        <w:rPr>
          <w:i w:val="1"/>
          <w:rtl w:val="0"/>
        </w:rPr>
        <w:t xml:space="preserve">The CELESTIAL MALL must have complete market dominance.</w:t>
      </w:r>
      <w:del w:author="matah nan" w:id="9" w:date="2024-06-25T14:25:59Z">
        <w:r w:rsidDel="00000000" w:rsidR="00000000" w:rsidRPr="00000000">
          <w:rPr>
            <w:rtl w:val="0"/>
          </w:rPr>
        </w:r>
      </w:del>
    </w:p>
    <w:p w:rsidR="00000000" w:rsidDel="00000000" w:rsidP="00000000" w:rsidRDefault="00000000" w:rsidRPr="00000000" w14:paraId="00000012">
      <w:pPr>
        <w:spacing w:before="240" w:line="240" w:lineRule="auto"/>
        <w:rPr/>
      </w:pPr>
      <w:r w:rsidDel="00000000" w:rsidR="00000000" w:rsidRPr="00000000">
        <w:rPr>
          <w:rtl w:val="0"/>
        </w:rPr>
        <w:t xml:space="preserve"> </w:t>
      </w:r>
    </w:p>
    <w:p w:rsidR="00000000" w:rsidDel="00000000" w:rsidP="00000000" w:rsidRDefault="00000000" w:rsidRPr="00000000" w14:paraId="00000013">
      <w:pPr>
        <w:spacing w:before="240" w:line="240" w:lineRule="auto"/>
        <w:rPr/>
      </w:pPr>
      <w:r w:rsidDel="00000000" w:rsidR="00000000" w:rsidRPr="00000000">
        <w:rPr>
          <w:rtl w:val="0"/>
        </w:rPr>
        <w:t xml:space="preserve">8. Mission Section: You may utilize the Mission section to have specific tasks or objectives. However, you must still meet the requirements and compatibility issues for each mission.</w:t>
      </w:r>
    </w:p>
    <w:p w:rsidR="00000000" w:rsidDel="00000000" w:rsidP="00000000" w:rsidRDefault="00000000" w:rsidRPr="00000000" w14:paraId="00000014">
      <w:pPr>
        <w:spacing w:before="240" w:line="240" w:lineRule="auto"/>
        <w:rPr/>
      </w:pPr>
      <w:del w:author="matah nan" w:id="10" w:date="2024-06-25T14:26:03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15">
      <w:pPr>
        <w:spacing w:before="240" w:line="240" w:lineRule="auto"/>
        <w:rPr>
          <w:del w:author="matah nan" w:id="11" w:date="2024-06-25T14:26:05Z"/>
        </w:rPr>
      </w:pPr>
      <w:r w:rsidDel="00000000" w:rsidR="00000000" w:rsidRPr="00000000">
        <w:rPr>
          <w:rtl w:val="0"/>
        </w:rPr>
        <w:t xml:space="preserve">9. Point Conversion: Point Conversion is allowed to be utilized.</w:t>
      </w:r>
      <w:del w:author="matah nan" w:id="11" w:date="2024-06-25T14:26:05Z">
        <w:r w:rsidDel="00000000" w:rsidR="00000000" w:rsidRPr="00000000">
          <w:rPr>
            <w:rtl w:val="0"/>
          </w:rPr>
        </w:r>
      </w:del>
    </w:p>
    <w:p w:rsidR="00000000" w:rsidDel="00000000" w:rsidP="00000000" w:rsidRDefault="00000000" w:rsidRPr="00000000" w14:paraId="00000016">
      <w:pPr>
        <w:spacing w:before="240" w:line="240" w:lineRule="auto"/>
        <w:rPr/>
      </w:pPr>
      <w:r w:rsidDel="00000000" w:rsidR="00000000" w:rsidRPr="00000000">
        <w:rPr>
          <w:rtl w:val="0"/>
        </w:rPr>
      </w:r>
    </w:p>
    <w:p w:rsidR="00000000" w:rsidDel="00000000" w:rsidP="00000000" w:rsidRDefault="00000000" w:rsidRPr="00000000" w14:paraId="00000017">
      <w:pPr>
        <w:spacing w:before="240" w:line="240" w:lineRule="auto"/>
        <w:rPr/>
      </w:pPr>
      <w:r w:rsidDel="00000000" w:rsidR="00000000" w:rsidRPr="00000000">
        <w:rPr>
          <w:rtl w:val="0"/>
        </w:rPr>
        <w:t xml:space="preserve">10. Drawbacks Section: Requirements and compatibility issues still apply in the drawbacks section. Drawbacks from this section wear off in 100 years, and they will somehow follow you even if you manage to leave the Wormverse. Opponent drawbacks do not respawn when dealt with permanently.</w:t>
      </w:r>
    </w:p>
    <w:p w:rsidR="00000000" w:rsidDel="00000000" w:rsidP="00000000" w:rsidRDefault="00000000" w:rsidRPr="00000000" w14:paraId="00000018">
      <w:pPr>
        <w:spacing w:before="240" w:line="240" w:lineRule="auto"/>
        <w:rPr/>
      </w:pPr>
      <w:del w:author="matah nan" w:id="12" w:date="2024-06-25T14:26:08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19">
      <w:pPr>
        <w:spacing w:before="240" w:line="240" w:lineRule="auto"/>
        <w:rPr>
          <w:del w:author="matah nan" w:id="13" w:date="2024-06-25T14:26:10Z"/>
        </w:rPr>
      </w:pPr>
      <w:r w:rsidDel="00000000" w:rsidR="00000000" w:rsidRPr="00000000">
        <w:rPr>
          <w:rtl w:val="0"/>
        </w:rPr>
        <w:t xml:space="preserve">11. Power and Item Limitations: You cannot buy any other powers or items of power besides the Path of the Celestial Forge. You must take enough drawbacks to afford the Path of the Celestial Forge.</w:t>
      </w:r>
      <w:del w:author="matah nan" w:id="13" w:date="2024-06-25T14:26:10Z">
        <w:r w:rsidDel="00000000" w:rsidR="00000000" w:rsidRPr="00000000">
          <w:rPr>
            <w:rtl w:val="0"/>
          </w:rPr>
        </w:r>
      </w:del>
    </w:p>
    <w:p w:rsidR="00000000" w:rsidDel="00000000" w:rsidP="00000000" w:rsidRDefault="00000000" w:rsidRPr="00000000" w14:paraId="0000001A">
      <w:pPr>
        <w:spacing w:before="240" w:line="240" w:lineRule="auto"/>
        <w:rPr/>
      </w:pPr>
      <w:r w:rsidDel="00000000" w:rsidR="00000000" w:rsidRPr="00000000">
        <w:rPr>
          <w:rtl w:val="0"/>
        </w:rPr>
        <w:t xml:space="preserve"> </w:t>
      </w:r>
    </w:p>
    <w:p w:rsidR="00000000" w:rsidDel="00000000" w:rsidP="00000000" w:rsidRDefault="00000000" w:rsidRPr="00000000" w14:paraId="0000001B">
      <w:pPr>
        <w:spacing w:before="240" w:line="240" w:lineRule="auto"/>
        <w:rPr/>
      </w:pPr>
      <w:r w:rsidDel="00000000" w:rsidR="00000000" w:rsidRPr="00000000">
        <w:rPr>
          <w:rtl w:val="0"/>
        </w:rPr>
        <w:t xml:space="preserve">12. BLOOD AND SWEAT, Companionship, and True Companionship are disabled as they're pointless</w:t>
      </w:r>
    </w:p>
    <w:p w:rsidR="00000000" w:rsidDel="00000000" w:rsidP="00000000" w:rsidRDefault="00000000" w:rsidRPr="00000000" w14:paraId="0000001C">
      <w:pPr>
        <w:spacing w:before="240" w:line="240" w:lineRule="auto"/>
        <w:rPr/>
      </w:pPr>
      <w:del w:author="matah nan" w:id="14" w:date="2024-06-25T14:26:17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1D">
      <w:pPr>
        <w:spacing w:before="240" w:line="240" w:lineRule="auto"/>
        <w:rPr>
          <w:del w:author="matah nan" w:id="15" w:date="2024-06-25T14:26:19Z"/>
        </w:rPr>
      </w:pPr>
      <w:r w:rsidDel="00000000" w:rsidR="00000000" w:rsidRPr="00000000">
        <w:rPr>
          <w:rtl w:val="0"/>
        </w:rPr>
        <w:t xml:space="preserve">13. The Celestial forge will be overwritten with CELESTIAL MALL.</w:t>
      </w:r>
      <w:del w:author="matah nan" w:id="15" w:date="2024-06-25T14:26:19Z">
        <w:r w:rsidDel="00000000" w:rsidR="00000000" w:rsidRPr="00000000">
          <w:rPr>
            <w:rtl w:val="0"/>
          </w:rPr>
        </w:r>
      </w:del>
    </w:p>
    <w:p w:rsidR="00000000" w:rsidDel="00000000" w:rsidP="00000000" w:rsidRDefault="00000000" w:rsidRPr="00000000" w14:paraId="0000001E">
      <w:pPr>
        <w:spacing w:before="240" w:line="240" w:lineRule="auto"/>
        <w:rPr/>
      </w:pPr>
      <w:r w:rsidDel="00000000" w:rsidR="00000000" w:rsidRPr="00000000">
        <w:rPr>
          <w:rtl w:val="0"/>
        </w:rPr>
        <w:t xml:space="preserve"> </w:t>
      </w:r>
    </w:p>
    <w:p w:rsidR="00000000" w:rsidDel="00000000" w:rsidP="00000000" w:rsidRDefault="00000000" w:rsidRPr="00000000" w14:paraId="0000001F">
      <w:pPr>
        <w:spacing w:before="240" w:line="240" w:lineRule="auto"/>
        <w:rPr/>
      </w:pPr>
      <w:r w:rsidDel="00000000" w:rsidR="00000000" w:rsidRPr="00000000">
        <w:rPr>
          <w:rtl w:val="0"/>
        </w:rPr>
        <w:t xml:space="preserve">14. Increased CP and Increased Frequency can be purchased up to five times each. The effects of Increased CP and Increased Frequency carry over to the CELESTIAL MALL.</w:t>
      </w:r>
    </w:p>
    <w:p w:rsidR="00000000" w:rsidDel="00000000" w:rsidP="00000000" w:rsidRDefault="00000000" w:rsidRPr="00000000" w14:paraId="00000020">
      <w:pPr>
        <w:spacing w:after="240" w:before="240" w:line="240" w:lineRule="auto"/>
        <w:rPr/>
      </w:pPr>
      <w:del w:author="matah nan" w:id="16" w:date="2024-06-25T14:26:21Z">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21">
      <w:pPr>
        <w:spacing w:before="240" w:line="240" w:lineRule="auto"/>
        <w:rPr>
          <w:sz w:val="24"/>
          <w:szCs w:val="24"/>
        </w:rPr>
      </w:pPr>
      <w:r w:rsidDel="00000000" w:rsidR="00000000" w:rsidRPr="00000000">
        <w:rPr>
          <w:sz w:val="24"/>
          <w:szCs w:val="24"/>
          <w:rtl w:val="0"/>
        </w:rPr>
        <w:t xml:space="preserve">Here are the rules and guidelines for using the CELESTIAL MALL:</w:t>
      </w:r>
    </w:p>
    <w:p w:rsidR="00000000" w:rsidDel="00000000" w:rsidP="00000000" w:rsidRDefault="00000000" w:rsidRPr="00000000" w14:paraId="00000022">
      <w:pPr>
        <w:spacing w:before="240" w:line="240" w:lineRule="auto"/>
        <w:rPr/>
      </w:pPr>
      <w:r w:rsidDel="00000000" w:rsidR="00000000" w:rsidRPr="00000000">
        <w:rPr>
          <w:rtl w:val="0"/>
        </w:rPr>
        <w:t xml:space="preserve">1. Accessing the CELESTIAL MALL: You can access the CELESTIAL MALL by calling upon it like a website. It will appear and function as an online store.</w:t>
      </w:r>
    </w:p>
    <w:p w:rsidR="00000000" w:rsidDel="00000000" w:rsidP="00000000" w:rsidRDefault="00000000" w:rsidRPr="00000000" w14:paraId="00000023">
      <w:pPr>
        <w:spacing w:before="240" w:line="240" w:lineRule="auto"/>
        <w:rPr/>
      </w:pPr>
      <w:r w:rsidDel="00000000" w:rsidR="00000000" w:rsidRPr="00000000">
        <w:rPr>
          <w:rtl w:val="0"/>
        </w:rPr>
        <w:t xml:space="preserve"> </w:t>
      </w:r>
    </w:p>
    <w:p w:rsidR="00000000" w:rsidDel="00000000" w:rsidP="00000000" w:rsidRDefault="00000000" w:rsidRPr="00000000" w14:paraId="00000024">
      <w:pPr>
        <w:spacing w:before="240" w:line="240" w:lineRule="auto"/>
        <w:rPr/>
      </w:pPr>
      <w:r w:rsidDel="00000000" w:rsidR="00000000" w:rsidRPr="00000000">
        <w:rPr>
          <w:rtl w:val="0"/>
        </w:rPr>
        <w:t xml:space="preserve">2. Purchasing JumpDocs: In order to purchase any JumpChain items, you must first buy a JumpDoc. A specific JumpDoc costs 1,000CP and can be bought once per day. A random JumpDoc costs 500CP and can be bought twice per day. If you purchase a specific JumpDoc, you cannot buy a random one on the same day.</w:t>
      </w:r>
    </w:p>
    <w:p w:rsidR="00000000" w:rsidDel="00000000" w:rsidP="00000000" w:rsidRDefault="00000000" w:rsidRPr="00000000" w14:paraId="00000025">
      <w:pPr>
        <w:spacing w:before="240" w:line="240" w:lineRule="auto"/>
        <w:rPr/>
      </w:pPr>
      <w:r w:rsidDel="00000000" w:rsidR="00000000" w:rsidRPr="00000000">
        <w:rPr>
          <w:rtl w:val="0"/>
        </w:rPr>
        <w:t xml:space="preserve"> </w:t>
      </w:r>
    </w:p>
    <w:p w:rsidR="00000000" w:rsidDel="00000000" w:rsidP="00000000" w:rsidRDefault="00000000" w:rsidRPr="00000000" w14:paraId="00000026">
      <w:pPr>
        <w:spacing w:before="240" w:line="240" w:lineRule="auto"/>
        <w:rPr/>
      </w:pPr>
      <w:r w:rsidDel="00000000" w:rsidR="00000000" w:rsidRPr="00000000">
        <w:rPr>
          <w:rtl w:val="0"/>
        </w:rPr>
        <w:t xml:space="preserve">3. JumpDoc Availability: You can purchase any specific JumpDoc that is available in the CELESTIAL MALL. However, you cannot purchase a Work-in-Progress (W.I.P.) JumpDoc. You may also buy outdated or past versions of a JumpDoc as long as they were completed.</w:t>
      </w:r>
    </w:p>
    <w:p w:rsidR="00000000" w:rsidDel="00000000" w:rsidP="00000000" w:rsidRDefault="00000000" w:rsidRPr="00000000" w14:paraId="00000027">
      <w:pPr>
        <w:spacing w:before="240" w:line="240" w:lineRule="auto"/>
        <w:rPr/>
      </w:pPr>
      <w:r w:rsidDel="00000000" w:rsidR="00000000" w:rsidRPr="00000000">
        <w:rPr>
          <w:rtl w:val="0"/>
        </w:rPr>
        <w:t xml:space="preserve"> </w:t>
      </w:r>
    </w:p>
    <w:p w:rsidR="00000000" w:rsidDel="00000000" w:rsidP="00000000" w:rsidRDefault="00000000" w:rsidRPr="00000000" w14:paraId="00000028">
      <w:pPr>
        <w:spacing w:before="240" w:line="240" w:lineRule="auto"/>
        <w:rPr/>
      </w:pPr>
      <w:r w:rsidDel="00000000" w:rsidR="00000000" w:rsidRPr="00000000">
        <w:rPr>
          <w:rtl w:val="0"/>
        </w:rPr>
        <w:t xml:space="preserve">4. JumpChan Monitoring: The JumpChans who sold you the JumpDocs will be able to observe and monitor your progress. They will be interested in seeing what you do with the JumpDocs you have acquired.</w:t>
      </w:r>
    </w:p>
    <w:p w:rsidR="00000000" w:rsidDel="00000000" w:rsidP="00000000" w:rsidRDefault="00000000" w:rsidRPr="00000000" w14:paraId="00000029">
      <w:pPr>
        <w:spacing w:before="240" w:line="240" w:lineRule="auto"/>
        <w:rPr/>
      </w:pPr>
      <w:r w:rsidDel="00000000" w:rsidR="00000000" w:rsidRPr="00000000">
        <w:rPr>
          <w:rtl w:val="0"/>
        </w:rPr>
        <w:t xml:space="preserve"> </w:t>
      </w:r>
    </w:p>
    <w:p w:rsidR="00000000" w:rsidDel="00000000" w:rsidP="00000000" w:rsidRDefault="00000000" w:rsidRPr="00000000" w14:paraId="0000002A">
      <w:pPr>
        <w:spacing w:before="240" w:line="240" w:lineRule="auto"/>
        <w:rPr/>
      </w:pPr>
      <w:r w:rsidDel="00000000" w:rsidR="00000000" w:rsidRPr="00000000">
        <w:rPr>
          <w:rtl w:val="0"/>
        </w:rPr>
        <w:t xml:space="preserve">5. Free Hard Copy: Once you successfully purchase a JumpDoc, you are entitled to receive a free hardcopy of it. This allows you to have a physical version of the JumpDoc.</w:t>
      </w:r>
    </w:p>
    <w:p w:rsidR="00000000" w:rsidDel="00000000" w:rsidP="00000000" w:rsidRDefault="00000000" w:rsidRPr="00000000" w14:paraId="0000002B">
      <w:pPr>
        <w:spacing w:before="240" w:line="240" w:lineRule="auto"/>
        <w:rPr/>
      </w:pPr>
      <w:r w:rsidDel="00000000" w:rsidR="00000000" w:rsidRPr="00000000">
        <w:rPr>
          <w:rtl w:val="0"/>
        </w:rPr>
        <w:t xml:space="preserve"> </w:t>
      </w:r>
    </w:p>
    <w:p w:rsidR="00000000" w:rsidDel="00000000" w:rsidP="00000000" w:rsidRDefault="00000000" w:rsidRPr="00000000" w14:paraId="0000002C">
      <w:pPr>
        <w:spacing w:before="240" w:line="240" w:lineRule="auto"/>
        <w:rPr/>
      </w:pPr>
      <w:r w:rsidDel="00000000" w:rsidR="00000000" w:rsidRPr="00000000">
        <w:rPr>
          <w:rtl w:val="0"/>
        </w:rPr>
        <w:t xml:space="preserve">6. Body Mods, Warehouses, and other Supplements: these are considered JumpDocs and must be purchased first before you can acquire them.</w:t>
      </w:r>
    </w:p>
    <w:p w:rsidR="00000000" w:rsidDel="00000000" w:rsidP="00000000" w:rsidRDefault="00000000" w:rsidRPr="00000000" w14:paraId="0000002D">
      <w:pPr>
        <w:spacing w:before="240" w:line="240" w:lineRule="auto"/>
        <w:rPr/>
      </w:pPr>
      <w:r w:rsidDel="00000000" w:rsidR="00000000" w:rsidRPr="00000000">
        <w:rPr>
          <w:rtl w:val="0"/>
        </w:rPr>
        <w:t xml:space="preserve"> </w:t>
      </w:r>
    </w:p>
    <w:p w:rsidR="00000000" w:rsidDel="00000000" w:rsidP="00000000" w:rsidRDefault="00000000" w:rsidRPr="00000000" w14:paraId="0000002E">
      <w:pPr>
        <w:spacing w:before="240" w:line="240" w:lineRule="auto"/>
        <w:rPr/>
      </w:pPr>
      <w:r w:rsidDel="00000000" w:rsidR="00000000" w:rsidRPr="00000000">
        <w:rPr>
          <w:rtl w:val="0"/>
        </w:rPr>
        <w:t xml:space="preserve">7. SPARK Purchase: If you wish to purchase a SPARK, it will cost an incredibly high amount of 1 quadrillion CP. This cost is equivalent to more than 8.5 eons (a very long time) of not buying anything from the CELESTIAL MALL.</w:t>
      </w:r>
    </w:p>
    <w:p w:rsidR="00000000" w:rsidDel="00000000" w:rsidP="00000000" w:rsidRDefault="00000000" w:rsidRPr="00000000" w14:paraId="0000002F">
      <w:pPr>
        <w:spacing w:line="240" w:lineRule="auto"/>
        <w:ind w:left="360" w:firstLine="0"/>
        <w:rPr/>
      </w:pPr>
      <w:r w:rsidDel="00000000" w:rsidR="00000000" w:rsidRPr="00000000">
        <w:rPr>
          <w:rtl w:val="0"/>
        </w:rPr>
        <w:t xml:space="preserve"> </w:t>
      </w:r>
    </w:p>
    <w:p w:rsidR="00000000" w:rsidDel="00000000" w:rsidP="00000000" w:rsidRDefault="00000000" w:rsidRPr="00000000" w14:paraId="00000030">
      <w:pPr>
        <w:spacing w:before="240" w:line="240" w:lineRule="auto"/>
        <w:rPr>
          <w:sz w:val="24"/>
          <w:szCs w:val="24"/>
        </w:rPr>
      </w:pPr>
      <w:r w:rsidDel="00000000" w:rsidR="00000000" w:rsidRPr="00000000">
        <w:rPr>
          <w:sz w:val="24"/>
          <w:szCs w:val="24"/>
          <w:rtl w:val="0"/>
        </w:rPr>
        <w:t xml:space="preserve">Regarding the JumpDoc section:</w:t>
      </w:r>
    </w:p>
    <w:p w:rsidR="00000000" w:rsidDel="00000000" w:rsidP="00000000" w:rsidRDefault="00000000" w:rsidRPr="00000000" w14:paraId="00000031">
      <w:pPr>
        <w:spacing w:before="240" w:line="240" w:lineRule="auto"/>
        <w:rPr/>
      </w:pPr>
      <w:r w:rsidDel="00000000" w:rsidR="00000000" w:rsidRPr="00000000">
        <w:rPr>
          <w:rtl w:val="0"/>
        </w:rPr>
        <w:t xml:space="preserve">1. Deployment of JumpDocs: JumpDocs can be deployed through mental or verbal commands. You have the freedom to deploy a JumpDoc as many times as you want or need.</w:t>
      </w:r>
    </w:p>
    <w:p w:rsidR="00000000" w:rsidDel="00000000" w:rsidP="00000000" w:rsidRDefault="00000000" w:rsidRPr="00000000" w14:paraId="00000032">
      <w:pPr>
        <w:spacing w:before="240" w:line="240" w:lineRule="auto"/>
        <w:rPr/>
      </w:pPr>
      <w:r w:rsidDel="00000000" w:rsidR="00000000" w:rsidRPr="00000000">
        <w:rPr>
          <w:rtl w:val="0"/>
        </w:rPr>
        <w:t xml:space="preserve"> </w:t>
      </w:r>
    </w:p>
    <w:p w:rsidR="00000000" w:rsidDel="00000000" w:rsidP="00000000" w:rsidRDefault="00000000" w:rsidRPr="00000000" w14:paraId="00000033">
      <w:pPr>
        <w:spacing w:before="240" w:line="240" w:lineRule="auto"/>
        <w:rPr/>
      </w:pPr>
      <w:r w:rsidDel="00000000" w:rsidR="00000000" w:rsidRPr="00000000">
        <w:rPr>
          <w:rtl w:val="0"/>
        </w:rPr>
        <w:t xml:space="preserve">2. Starting CP: you do not receive any starting CP. You already have a CP pool that you can utilize for purchasing JumpDocs and their associated items.</w:t>
      </w:r>
    </w:p>
    <w:p w:rsidR="00000000" w:rsidDel="00000000" w:rsidP="00000000" w:rsidRDefault="00000000" w:rsidRPr="00000000" w14:paraId="00000034">
      <w:pPr>
        <w:spacing w:before="240" w:line="240" w:lineRule="auto"/>
        <w:rPr/>
      </w:pPr>
      <w:r w:rsidDel="00000000" w:rsidR="00000000" w:rsidRPr="00000000">
        <w:rPr>
          <w:rtl w:val="0"/>
        </w:rPr>
        <w:t xml:space="preserve"> </w:t>
      </w:r>
    </w:p>
    <w:p w:rsidR="00000000" w:rsidDel="00000000" w:rsidP="00000000" w:rsidRDefault="00000000" w:rsidRPr="00000000" w14:paraId="00000035">
      <w:pPr>
        <w:spacing w:before="240" w:line="240" w:lineRule="auto"/>
        <w:rPr/>
      </w:pPr>
      <w:r w:rsidDel="00000000" w:rsidR="00000000" w:rsidRPr="00000000">
        <w:rPr>
          <w:rtl w:val="0"/>
        </w:rPr>
        <w:t xml:space="preserve">3. No Freebies: There are no free items or perks at the beginning of a jump. Everything, including origins, costs 50CP.</w:t>
      </w:r>
      <w:r w:rsidDel="00000000" w:rsidR="00000000" w:rsidRPr="00000000">
        <w:rPr>
          <w:rtl w:val="0"/>
        </w:rPr>
      </w:r>
    </w:p>
    <w:p w:rsidR="00000000" w:rsidDel="00000000" w:rsidP="00000000" w:rsidRDefault="00000000" w:rsidRPr="00000000" w14:paraId="00000036">
      <w:pPr>
        <w:spacing w:before="240" w:line="240" w:lineRule="auto"/>
        <w:rPr/>
      </w:pPr>
      <w:r w:rsidDel="00000000" w:rsidR="00000000" w:rsidRPr="00000000">
        <w:rPr>
          <w:rtl w:val="0"/>
        </w:rPr>
        <w:t xml:space="preserve"> </w:t>
      </w:r>
    </w:p>
    <w:p w:rsidR="00000000" w:rsidDel="00000000" w:rsidP="00000000" w:rsidRDefault="00000000" w:rsidRPr="00000000" w14:paraId="00000037">
      <w:pPr>
        <w:spacing w:before="240" w:line="240" w:lineRule="auto"/>
        <w:rPr/>
      </w:pPr>
      <w:r w:rsidDel="00000000" w:rsidR="00000000" w:rsidRPr="00000000">
        <w:rPr>
          <w:rtl w:val="0"/>
        </w:rPr>
        <w:t xml:space="preserve">4. Multiple JumpDocs: You are allowed to buy and use as many JumpDocs as you can afford. This includes multiple Warehouse and BodyMod purchases.</w:t>
      </w:r>
    </w:p>
    <w:p w:rsidR="00000000" w:rsidDel="00000000" w:rsidP="00000000" w:rsidRDefault="00000000" w:rsidRPr="00000000" w14:paraId="00000038">
      <w:pPr>
        <w:spacing w:before="240" w:line="240" w:lineRule="auto"/>
        <w:rPr/>
      </w:pPr>
      <w:r w:rsidDel="00000000" w:rsidR="00000000" w:rsidRPr="00000000">
        <w:rPr>
          <w:rtl w:val="0"/>
        </w:rPr>
        <w:t xml:space="preserve"> </w:t>
      </w:r>
    </w:p>
    <w:p w:rsidR="00000000" w:rsidDel="00000000" w:rsidP="00000000" w:rsidRDefault="00000000" w:rsidRPr="00000000" w14:paraId="00000039">
      <w:pPr>
        <w:spacing w:before="240" w:line="240" w:lineRule="auto"/>
        <w:rPr/>
      </w:pPr>
      <w:r w:rsidDel="00000000" w:rsidR="00000000" w:rsidRPr="00000000">
        <w:rPr>
          <w:rtl w:val="0"/>
        </w:rPr>
        <w:t xml:space="preserve">5. No Discounts, Returns, or Exchanges: applies to any purchases made in the CELESTIAL MALL. Once you buy something, Buyer's remorse is fully enforced.</w:t>
      </w:r>
    </w:p>
    <w:p w:rsidR="00000000" w:rsidDel="00000000" w:rsidP="00000000" w:rsidRDefault="00000000" w:rsidRPr="00000000" w14:paraId="0000003A">
      <w:pPr>
        <w:spacing w:before="240" w:line="240" w:lineRule="auto"/>
        <w:rPr/>
      </w:pPr>
      <w:r w:rsidDel="00000000" w:rsidR="00000000" w:rsidRPr="00000000">
        <w:rPr>
          <w:rtl w:val="0"/>
        </w:rPr>
        <w:t xml:space="preserve"> </w:t>
      </w:r>
    </w:p>
    <w:p w:rsidR="00000000" w:rsidDel="00000000" w:rsidP="00000000" w:rsidRDefault="00000000" w:rsidRPr="00000000" w14:paraId="0000003B">
      <w:pPr>
        <w:spacing w:before="240" w:line="240" w:lineRule="auto"/>
        <w:rPr/>
      </w:pPr>
      <w:r w:rsidDel="00000000" w:rsidR="00000000" w:rsidRPr="00000000">
        <w:rPr>
          <w:rtl w:val="0"/>
        </w:rPr>
        <w:t xml:space="preserve">6. In-Jump Memories: Origins and perks still come with in-jump memories and all it entails</w:t>
      </w:r>
    </w:p>
    <w:p w:rsidR="00000000" w:rsidDel="00000000" w:rsidP="00000000" w:rsidRDefault="00000000" w:rsidRPr="00000000" w14:paraId="0000003C">
      <w:pPr>
        <w:spacing w:before="240" w:line="240" w:lineRule="auto"/>
        <w:rPr/>
      </w:pPr>
      <w:r w:rsidDel="00000000" w:rsidR="00000000" w:rsidRPr="00000000">
        <w:rPr>
          <w:rtl w:val="0"/>
        </w:rPr>
        <w:t xml:space="preserve"> </w:t>
      </w:r>
    </w:p>
    <w:p w:rsidR="00000000" w:rsidDel="00000000" w:rsidP="00000000" w:rsidRDefault="00000000" w:rsidRPr="00000000" w14:paraId="0000003D">
      <w:pPr>
        <w:spacing w:before="240" w:line="240" w:lineRule="auto"/>
        <w:rPr/>
      </w:pPr>
      <w:r w:rsidDel="00000000" w:rsidR="00000000" w:rsidRPr="00000000">
        <w:rPr>
          <w:rtl w:val="0"/>
        </w:rPr>
        <w:t xml:space="preserve">7. No Buying Drawbacks for CP: You cannot take on drawbacks within a JumpDoc to gain additional CP.</w:t>
      </w:r>
    </w:p>
    <w:p w:rsidR="00000000" w:rsidDel="00000000" w:rsidP="00000000" w:rsidRDefault="00000000" w:rsidRPr="00000000" w14:paraId="0000003E">
      <w:pPr>
        <w:spacing w:before="240" w:line="240" w:lineRule="auto"/>
        <w:rPr/>
      </w:pPr>
      <w:r w:rsidDel="00000000" w:rsidR="00000000" w:rsidRPr="00000000">
        <w:rPr>
          <w:rtl w:val="0"/>
        </w:rPr>
        <w:t xml:space="preserve"> </w:t>
      </w:r>
    </w:p>
    <w:p w:rsidR="00000000" w:rsidDel="00000000" w:rsidP="00000000" w:rsidRDefault="00000000" w:rsidRPr="00000000" w14:paraId="0000003F">
      <w:pPr>
        <w:spacing w:before="240" w:line="240" w:lineRule="auto"/>
        <w:rPr/>
      </w:pPr>
      <w:r w:rsidDel="00000000" w:rsidR="00000000" w:rsidRPr="00000000">
        <w:rPr>
          <w:rtl w:val="0"/>
        </w:rPr>
        <w:t xml:space="preserve">8. Builder Sections: do not grant CP variant budget. They are solely focused on providing information and options for constructing and customizing whatever they are making. CP conversion is always 1:1.</w:t>
      </w:r>
    </w:p>
    <w:p w:rsidR="00000000" w:rsidDel="00000000" w:rsidP="00000000" w:rsidRDefault="00000000" w:rsidRPr="00000000" w14:paraId="00000040">
      <w:pPr>
        <w:spacing w:before="240" w:line="240" w:lineRule="auto"/>
        <w:rPr/>
      </w:pPr>
      <w:r w:rsidDel="00000000" w:rsidR="00000000" w:rsidRPr="00000000">
        <w:rPr>
          <w:rtl w:val="0"/>
        </w:rPr>
        <w:t xml:space="preserve"> </w:t>
      </w:r>
    </w:p>
    <w:p w:rsidR="00000000" w:rsidDel="00000000" w:rsidP="00000000" w:rsidRDefault="00000000" w:rsidRPr="00000000" w14:paraId="00000041">
      <w:pPr>
        <w:spacing w:before="240" w:line="240" w:lineRule="auto"/>
        <w:rPr/>
      </w:pPr>
      <w:r w:rsidDel="00000000" w:rsidR="00000000" w:rsidRPr="00000000">
        <w:rPr>
          <w:rtl w:val="0"/>
        </w:rPr>
        <w:t xml:space="preserve">9. Gauntlets: Gauntlets JumpDocs do not enforce Gauntlet rules. However, all items and perks within will cost double their original CP value. Free perks, items, and origin within will cost 100CP.</w:t>
      </w:r>
    </w:p>
    <w:p w:rsidR="00000000" w:rsidDel="00000000" w:rsidP="00000000" w:rsidRDefault="00000000" w:rsidRPr="00000000" w14:paraId="00000042">
      <w:pPr>
        <w:spacing w:before="240" w:line="240" w:lineRule="auto"/>
        <w:rPr/>
      </w:pPr>
      <w:r w:rsidDel="00000000" w:rsidR="00000000" w:rsidRPr="00000000">
        <w:rPr>
          <w:rtl w:val="0"/>
        </w:rPr>
        <w:t xml:space="preserve"> </w:t>
      </w:r>
    </w:p>
    <w:p w:rsidR="00000000" w:rsidDel="00000000" w:rsidP="00000000" w:rsidRDefault="00000000" w:rsidRPr="00000000" w14:paraId="00000043">
      <w:pPr>
        <w:spacing w:before="240" w:line="240" w:lineRule="auto"/>
        <w:rPr/>
      </w:pPr>
      <w:r w:rsidDel="00000000" w:rsidR="00000000" w:rsidRPr="00000000">
        <w:rPr>
          <w:rtl w:val="0"/>
        </w:rPr>
        <w:t xml:space="preserve">10. Scenarios: Scenarios within JumpDocs can only be utilized once you are able to travel to and have found a universe/timeline that is compatible with the specific scenario.</w:t>
      </w:r>
    </w:p>
    <w:p w:rsidR="00000000" w:rsidDel="00000000" w:rsidP="00000000" w:rsidRDefault="00000000" w:rsidRPr="00000000" w14:paraId="00000044">
      <w:pPr>
        <w:spacing w:before="240" w:line="240" w:lineRule="auto"/>
        <w:rPr/>
      </w:pPr>
      <w:r w:rsidDel="00000000" w:rsidR="00000000" w:rsidRPr="00000000">
        <w:rPr>
          <w:rtl w:val="0"/>
        </w:rPr>
      </w:r>
    </w:p>
    <w:p w:rsidR="00000000" w:rsidDel="00000000" w:rsidP="00000000" w:rsidRDefault="00000000" w:rsidRPr="00000000" w14:paraId="00000045">
      <w:pPr>
        <w:spacing w:before="240" w:line="240" w:lineRule="auto"/>
        <w:rPr>
          <w:sz w:val="24"/>
          <w:szCs w:val="24"/>
        </w:rPr>
      </w:pPr>
      <w:r w:rsidDel="00000000" w:rsidR="00000000" w:rsidRPr="00000000">
        <w:rPr>
          <w:sz w:val="24"/>
          <w:szCs w:val="24"/>
          <w:rtl w:val="0"/>
        </w:rPr>
        <w:t xml:space="preserve">Regarding CP </w:t>
      </w:r>
    </w:p>
    <w:p w:rsidR="00000000" w:rsidDel="00000000" w:rsidP="00000000" w:rsidRDefault="00000000" w:rsidRPr="00000000" w14:paraId="00000046">
      <w:pPr>
        <w:spacing w:before="240" w:lineRule="auto"/>
        <w:rPr/>
      </w:pPr>
      <w:r w:rsidDel="00000000" w:rsidR="00000000" w:rsidRPr="00000000">
        <w:rPr>
          <w:rtl w:val="0"/>
        </w:rPr>
        <w:t xml:space="preserve">1.The purchase of Increased CP and Increased Frequency determines how much CP you receive and how often. Without these purchases, you will receive 50CP per 24 hours.</w:t>
      </w:r>
    </w:p>
    <w:p w:rsidR="00000000" w:rsidDel="00000000" w:rsidP="00000000" w:rsidRDefault="00000000" w:rsidRPr="00000000" w14:paraId="00000047">
      <w:pPr>
        <w:spacing w:before="240" w:lineRule="auto"/>
        <w:rPr/>
      </w:pPr>
      <w:r w:rsidDel="00000000" w:rsidR="00000000" w:rsidRPr="00000000">
        <w:rPr>
          <w:rtl w:val="0"/>
        </w:rPr>
        <w:t xml:space="preserve"> </w:t>
      </w:r>
    </w:p>
    <w:p w:rsidR="00000000" w:rsidDel="00000000" w:rsidP="00000000" w:rsidRDefault="00000000" w:rsidRPr="00000000" w14:paraId="00000048">
      <w:pPr>
        <w:spacing w:before="240" w:lineRule="auto"/>
        <w:rPr/>
      </w:pPr>
      <w:r w:rsidDel="00000000" w:rsidR="00000000" w:rsidRPr="00000000">
        <w:rPr>
          <w:rtl w:val="0"/>
        </w:rPr>
        <w:t xml:space="preserve">2. Full Deployment: If you have purchased 5x Increased CP and 5x Increased Frequency, you will receive 300CP every 45 minutes, as long as you do not die. This amounts to 9,800CP every 24 hours, 67,200CP per week, or 3,456,000CP in 360 days.</w:t>
      </w:r>
    </w:p>
    <w:p w:rsidR="00000000" w:rsidDel="00000000" w:rsidP="00000000" w:rsidRDefault="00000000" w:rsidRPr="00000000" w14:paraId="00000049">
      <w:pPr>
        <w:spacing w:before="240" w:lineRule="auto"/>
        <w:rPr/>
      </w:pPr>
      <w:r w:rsidDel="00000000" w:rsidR="00000000" w:rsidRPr="00000000">
        <w:rPr>
          <w:rtl w:val="0"/>
        </w:rPr>
        <w:t xml:space="preserve"> </w:t>
      </w:r>
    </w:p>
    <w:p w:rsidR="00000000" w:rsidDel="00000000" w:rsidP="00000000" w:rsidRDefault="00000000" w:rsidRPr="00000000" w14:paraId="0000004A">
      <w:pPr>
        <w:spacing w:before="240" w:lineRule="auto"/>
        <w:rPr/>
      </w:pPr>
      <w:r w:rsidDel="00000000" w:rsidR="00000000" w:rsidRPr="00000000">
        <w:rPr>
          <w:rtl w:val="0"/>
        </w:rPr>
        <w:t xml:space="preserve">3. Immediate Use of CP: You may use CP as soon as you receive it. There is no waiting period.</w:t>
      </w:r>
    </w:p>
    <w:p w:rsidR="00000000" w:rsidDel="00000000" w:rsidP="00000000" w:rsidRDefault="00000000" w:rsidRPr="00000000" w14:paraId="0000004B">
      <w:pPr>
        <w:spacing w:before="240" w:lineRule="auto"/>
        <w:rPr/>
      </w:pPr>
      <w:r w:rsidDel="00000000" w:rsidR="00000000" w:rsidRPr="00000000">
        <w:rPr>
          <w:rtl w:val="0"/>
        </w:rPr>
        <w:t xml:space="preserve"> </w:t>
      </w:r>
    </w:p>
    <w:p w:rsidR="00000000" w:rsidDel="00000000" w:rsidP="00000000" w:rsidRDefault="00000000" w:rsidRPr="00000000" w14:paraId="0000004C">
      <w:pPr>
        <w:spacing w:before="240" w:lineRule="auto"/>
        <w:rPr/>
      </w:pPr>
      <w:r w:rsidDel="00000000" w:rsidR="00000000" w:rsidRPr="00000000">
        <w:rPr>
          <w:rtl w:val="0"/>
        </w:rPr>
        <w:t xml:space="preserve">4. CP Generation in Time Anomalies: Being inside time anomalies such as time loops or hyperbolic chambers does not grant you CP.</w:t>
      </w:r>
    </w:p>
    <w:p w:rsidR="00000000" w:rsidDel="00000000" w:rsidP="00000000" w:rsidRDefault="00000000" w:rsidRPr="00000000" w14:paraId="0000004D">
      <w:pPr>
        <w:spacing w:before="240" w:lineRule="auto"/>
        <w:rPr/>
      </w:pPr>
      <w:r w:rsidDel="00000000" w:rsidR="00000000" w:rsidRPr="00000000">
        <w:rPr>
          <w:rtl w:val="0"/>
        </w:rPr>
      </w:r>
    </w:p>
    <w:p w:rsidR="00000000" w:rsidDel="00000000" w:rsidP="00000000" w:rsidRDefault="00000000" w:rsidRPr="00000000" w14:paraId="0000004E">
      <w:pPr>
        <w:spacing w:before="240" w:lineRule="auto"/>
        <w:rPr/>
      </w:pPr>
      <w:r w:rsidDel="00000000" w:rsidR="00000000" w:rsidRPr="00000000">
        <w:rPr>
          <w:rtl w:val="0"/>
        </w:rPr>
        <w:t xml:space="preserve">5. CP Generation through Time Travel: Traveling to the past or future, regardless of the time distance, will generate CP for you. However, CP generation will stop </w:t>
      </w:r>
      <w:r w:rsidDel="00000000" w:rsidR="00000000" w:rsidRPr="00000000">
        <w:rPr>
          <w:rtl w:val="0"/>
        </w:rPr>
        <w:t xml:space="preserve">once </w:t>
      </w:r>
      <w:r w:rsidDel="00000000" w:rsidR="00000000" w:rsidRPr="00000000">
        <w:rPr>
          <w:rtl w:val="0"/>
        </w:rPr>
        <w:t xml:space="preserve">you have 10 time traveling versions of yourself existing simultaneously.</w:t>
      </w:r>
    </w:p>
    <w:p w:rsidR="00000000" w:rsidDel="00000000" w:rsidP="00000000" w:rsidRDefault="00000000" w:rsidRPr="00000000" w14:paraId="0000004F">
      <w:pPr>
        <w:spacing w:before="240" w:lineRule="auto"/>
        <w:rPr>
          <w:sz w:val="24"/>
          <w:szCs w:val="24"/>
        </w:rPr>
      </w:pPr>
      <w:r w:rsidDel="00000000" w:rsidR="00000000" w:rsidRPr="00000000">
        <w:rPr>
          <w:rtl w:val="0"/>
        </w:rPr>
      </w:r>
    </w:p>
    <w:p w:rsidR="00000000" w:rsidDel="00000000" w:rsidP="00000000" w:rsidRDefault="00000000" w:rsidRPr="00000000" w14:paraId="00000050">
      <w:pPr>
        <w:spacing w:before="240" w:line="240" w:lineRule="auto"/>
        <w:rPr>
          <w:sz w:val="24"/>
          <w:szCs w:val="24"/>
        </w:rPr>
      </w:pPr>
      <w:r w:rsidDel="00000000" w:rsidR="00000000" w:rsidRPr="00000000">
        <w:rPr>
          <w:sz w:val="24"/>
          <w:szCs w:val="24"/>
          <w:rtl w:val="0"/>
        </w:rPr>
        <w:t xml:space="preserve">Regarding Perks and Items</w:t>
      </w:r>
    </w:p>
    <w:p w:rsidR="00000000" w:rsidDel="00000000" w:rsidP="00000000" w:rsidRDefault="00000000" w:rsidRPr="00000000" w14:paraId="00000051">
      <w:pPr>
        <w:spacing w:before="240" w:line="240" w:lineRule="auto"/>
        <w:rPr/>
      </w:pPr>
      <w:r w:rsidDel="00000000" w:rsidR="00000000" w:rsidRPr="00000000">
        <w:rPr>
          <w:rtl w:val="0"/>
        </w:rPr>
        <w:t xml:space="preserve">1. Origin Requirement: Before purchasing any perks or items, you must buy the associated origin that provides a discount for those perks or items. The origins act as a prerequisite for purchasing the perks and items.</w:t>
      </w:r>
    </w:p>
    <w:p w:rsidR="00000000" w:rsidDel="00000000" w:rsidP="00000000" w:rsidRDefault="00000000" w:rsidRPr="00000000" w14:paraId="00000052">
      <w:pPr>
        <w:spacing w:before="240" w:line="240" w:lineRule="auto"/>
        <w:rPr/>
      </w:pPr>
      <w:r w:rsidDel="00000000" w:rsidR="00000000" w:rsidRPr="00000000">
        <w:rPr>
          <w:rtl w:val="0"/>
        </w:rPr>
        <w:t xml:space="preserve"> </w:t>
      </w:r>
    </w:p>
    <w:p w:rsidR="00000000" w:rsidDel="00000000" w:rsidP="00000000" w:rsidRDefault="00000000" w:rsidRPr="00000000" w14:paraId="00000053">
      <w:pPr>
        <w:spacing w:before="240" w:line="240" w:lineRule="auto"/>
        <w:rPr/>
      </w:pPr>
      <w:r w:rsidDel="00000000" w:rsidR="00000000" w:rsidRPr="00000000">
        <w:rPr>
          <w:rtl w:val="0"/>
        </w:rPr>
        <w:t xml:space="preserve">2. Multiple Origins: In cases where two origins are required to provide a discount for a specific perk or item, both origins must be purchased before being able to buy the perk or item in question.</w:t>
      </w:r>
    </w:p>
    <w:p w:rsidR="00000000" w:rsidDel="00000000" w:rsidP="00000000" w:rsidRDefault="00000000" w:rsidRPr="00000000" w14:paraId="00000054">
      <w:pPr>
        <w:spacing w:before="240" w:line="240" w:lineRule="auto"/>
        <w:rPr/>
      </w:pPr>
      <w:r w:rsidDel="00000000" w:rsidR="00000000" w:rsidRPr="00000000">
        <w:rPr>
          <w:rtl w:val="0"/>
        </w:rPr>
        <w:t xml:space="preserve"> </w:t>
      </w:r>
    </w:p>
    <w:p w:rsidR="00000000" w:rsidDel="00000000" w:rsidP="00000000" w:rsidRDefault="00000000" w:rsidRPr="00000000" w14:paraId="00000055">
      <w:pPr>
        <w:spacing w:before="240" w:line="240" w:lineRule="auto"/>
        <w:rPr/>
      </w:pPr>
      <w:r w:rsidDel="00000000" w:rsidR="00000000" w:rsidRPr="00000000">
        <w:rPr>
          <w:rtl w:val="0"/>
        </w:rPr>
        <w:t xml:space="preserve">3. General Items and Perks: You may purchase general items and perks that do not require a specific origin, but you must buy their corresponding JumpDoc first.</w:t>
      </w:r>
    </w:p>
    <w:p w:rsidR="00000000" w:rsidDel="00000000" w:rsidP="00000000" w:rsidRDefault="00000000" w:rsidRPr="00000000" w14:paraId="00000056">
      <w:pPr>
        <w:spacing w:before="240" w:line="240" w:lineRule="auto"/>
        <w:rPr/>
      </w:pPr>
      <w:r w:rsidDel="00000000" w:rsidR="00000000" w:rsidRPr="00000000">
        <w:rPr>
          <w:rtl w:val="0"/>
        </w:rPr>
        <w:t xml:space="preserve"> </w:t>
      </w:r>
    </w:p>
    <w:p w:rsidR="00000000" w:rsidDel="00000000" w:rsidP="00000000" w:rsidRDefault="00000000" w:rsidRPr="00000000" w14:paraId="00000057">
      <w:pPr>
        <w:spacing w:before="240" w:line="240" w:lineRule="auto"/>
        <w:rPr/>
      </w:pPr>
      <w:r w:rsidDel="00000000" w:rsidR="00000000" w:rsidRPr="00000000">
        <w:rPr>
          <w:rtl w:val="0"/>
        </w:rPr>
        <w:t xml:space="preserve">4. Buying Incompatible Perks: You can purchase incompatible perks, but before doing so, you must read a disclaimer and sign a release form acknowledging the potential consequences or limitations of using those perks.</w:t>
      </w:r>
    </w:p>
    <w:p w:rsidR="00000000" w:rsidDel="00000000" w:rsidP="00000000" w:rsidRDefault="00000000" w:rsidRPr="00000000" w14:paraId="00000058">
      <w:pPr>
        <w:spacing w:before="240" w:line="240" w:lineRule="auto"/>
        <w:rPr/>
      </w:pPr>
      <w:r w:rsidDel="00000000" w:rsidR="00000000" w:rsidRPr="00000000">
        <w:rPr>
          <w:rtl w:val="0"/>
        </w:rPr>
        <w:t xml:space="preserve"> </w:t>
      </w:r>
    </w:p>
    <w:p w:rsidR="00000000" w:rsidDel="00000000" w:rsidP="00000000" w:rsidRDefault="00000000" w:rsidRPr="00000000" w14:paraId="00000059">
      <w:pPr>
        <w:spacing w:before="240" w:line="240" w:lineRule="auto"/>
        <w:rPr/>
      </w:pPr>
      <w:r w:rsidDel="00000000" w:rsidR="00000000" w:rsidRPr="00000000">
        <w:rPr>
          <w:rtl w:val="0"/>
        </w:rPr>
        <w:t xml:space="preserve">5. Mandatory Drawbacks: Perks or items with mandatory drawbacks will be inflicted upon you upon purchase. These drawbacks will persist for a duration of 10 years before disappearing.</w:t>
      </w:r>
    </w:p>
    <w:p w:rsidR="00000000" w:rsidDel="00000000" w:rsidP="00000000" w:rsidRDefault="00000000" w:rsidRPr="00000000" w14:paraId="0000005A">
      <w:pPr>
        <w:spacing w:before="240" w:line="240" w:lineRule="auto"/>
        <w:rPr/>
      </w:pPr>
      <w:r w:rsidDel="00000000" w:rsidR="00000000" w:rsidRPr="00000000">
        <w:rPr>
          <w:rtl w:val="0"/>
        </w:rPr>
        <w:t xml:space="preserve"> </w:t>
      </w:r>
    </w:p>
    <w:p w:rsidR="00000000" w:rsidDel="00000000" w:rsidP="00000000" w:rsidRDefault="00000000" w:rsidRPr="00000000" w14:paraId="0000005B">
      <w:pPr>
        <w:spacing w:before="240" w:line="240" w:lineRule="auto"/>
        <w:rPr/>
      </w:pPr>
      <w:r w:rsidDel="00000000" w:rsidR="00000000" w:rsidRPr="00000000">
        <w:rPr>
          <w:rtl w:val="0"/>
        </w:rPr>
        <w:t xml:space="preserve">6. Drawbacks with Fiat-Backing: Drawbacks will be enforced with fiat-backing, meaning their effects are guaranteed and cannot be avoided but can be mitigated or removed if dealt properly.</w:t>
      </w:r>
    </w:p>
    <w:p w:rsidR="00000000" w:rsidDel="00000000" w:rsidP="00000000" w:rsidRDefault="00000000" w:rsidRPr="00000000" w14:paraId="0000005C">
      <w:pPr>
        <w:spacing w:before="240" w:line="240" w:lineRule="auto"/>
        <w:rPr/>
      </w:pPr>
      <w:r w:rsidDel="00000000" w:rsidR="00000000" w:rsidRPr="00000000">
        <w:rPr>
          <w:rtl w:val="0"/>
        </w:rPr>
        <w:t xml:space="preserve"> </w:t>
      </w:r>
    </w:p>
    <w:p w:rsidR="00000000" w:rsidDel="00000000" w:rsidP="00000000" w:rsidRDefault="00000000" w:rsidRPr="00000000" w14:paraId="0000005D">
      <w:pPr>
        <w:spacing w:before="240" w:line="240" w:lineRule="auto"/>
        <w:rPr/>
      </w:pPr>
      <w:r w:rsidDel="00000000" w:rsidR="00000000" w:rsidRPr="00000000">
        <w:rPr>
          <w:rtl w:val="0"/>
        </w:rPr>
        <w:t xml:space="preserve">7. "After Jump" Behavior: All perks and items, including those obtained from Worm JumpDocs, will behave as "after jump".</w:t>
      </w:r>
    </w:p>
    <w:p w:rsidR="00000000" w:rsidDel="00000000" w:rsidP="00000000" w:rsidRDefault="00000000" w:rsidRPr="00000000" w14:paraId="0000005E">
      <w:pPr>
        <w:spacing w:before="240" w:line="240" w:lineRule="auto"/>
        <w:rPr/>
      </w:pPr>
      <w:r w:rsidDel="00000000" w:rsidR="00000000" w:rsidRPr="00000000">
        <w:rPr>
          <w:rtl w:val="0"/>
        </w:rPr>
        <w:t xml:space="preserve"> </w:t>
      </w:r>
    </w:p>
    <w:p w:rsidR="00000000" w:rsidDel="00000000" w:rsidP="00000000" w:rsidRDefault="00000000" w:rsidRPr="00000000" w14:paraId="0000005F">
      <w:pPr>
        <w:spacing w:before="240" w:line="240" w:lineRule="auto"/>
        <w:rPr/>
      </w:pPr>
      <w:r w:rsidDel="00000000" w:rsidR="00000000" w:rsidRPr="00000000">
        <w:rPr>
          <w:rtl w:val="0"/>
        </w:rPr>
        <w:t xml:space="preserve">8. Deployment of Properties and Companies: You have the ability to deploy properties, companies, and other entities at any time and in any universe you occupy. However, once deployed, you cannot retrieve them for exactly 10 years.</w:t>
      </w:r>
    </w:p>
    <w:p w:rsidR="00000000" w:rsidDel="00000000" w:rsidP="00000000" w:rsidRDefault="00000000" w:rsidRPr="00000000" w14:paraId="00000060">
      <w:pPr>
        <w:spacing w:before="240" w:line="240" w:lineRule="auto"/>
        <w:rPr/>
      </w:pPr>
      <w:r w:rsidDel="00000000" w:rsidR="00000000" w:rsidRPr="00000000">
        <w:rPr>
          <w:rtl w:val="0"/>
        </w:rPr>
        <w:t xml:space="preserve"> </w:t>
      </w:r>
    </w:p>
    <w:p w:rsidR="00000000" w:rsidDel="00000000" w:rsidP="00000000" w:rsidRDefault="00000000" w:rsidRPr="00000000" w14:paraId="00000061">
      <w:pPr>
        <w:spacing w:before="240" w:line="240" w:lineRule="auto"/>
        <w:rPr/>
      </w:pPr>
      <w:r w:rsidDel="00000000" w:rsidR="00000000" w:rsidRPr="00000000">
        <w:rPr>
          <w:rtl w:val="0"/>
        </w:rPr>
        <w:t xml:space="preserve">9. Ownership of Perks and Items: Perks and items purchased from the CELESTIAL MALL are bound to the customer (you) and cannot be transferred to others.</w:t>
      </w:r>
    </w:p>
    <w:p w:rsidR="00000000" w:rsidDel="00000000" w:rsidP="00000000" w:rsidRDefault="00000000" w:rsidRPr="00000000" w14:paraId="00000062">
      <w:pPr>
        <w:spacing w:before="240" w:line="240" w:lineRule="auto"/>
        <w:rPr/>
      </w:pPr>
      <w:r w:rsidDel="00000000" w:rsidR="00000000" w:rsidRPr="00000000">
        <w:rPr>
          <w:rtl w:val="0"/>
        </w:rPr>
        <w:t xml:space="preserve"> </w:t>
      </w:r>
    </w:p>
    <w:p w:rsidR="00000000" w:rsidDel="00000000" w:rsidP="00000000" w:rsidRDefault="00000000" w:rsidRPr="00000000" w14:paraId="00000063">
      <w:pPr>
        <w:spacing w:before="240" w:line="240" w:lineRule="auto"/>
        <w:rPr/>
      </w:pPr>
      <w:r w:rsidDel="00000000" w:rsidR="00000000" w:rsidRPr="00000000">
        <w:rPr>
          <w:rtl w:val="0"/>
        </w:rPr>
        <w:t xml:space="preserve">10. Multiple Purchases: Perks and items can be bought multiple times. When the same perk is purchased multiple times, the effects will be additive rather than stacking. Different perks with the same effect will have a stacking effect.</w:t>
      </w:r>
    </w:p>
    <w:p w:rsidR="00000000" w:rsidDel="00000000" w:rsidP="00000000" w:rsidRDefault="00000000" w:rsidRPr="00000000" w14:paraId="00000064">
      <w:pPr>
        <w:spacing w:before="240" w:line="240" w:lineRule="auto"/>
        <w:rPr/>
      </w:pPr>
      <w:r w:rsidDel="00000000" w:rsidR="00000000" w:rsidRPr="00000000">
        <w:rPr>
          <w:rtl w:val="0"/>
        </w:rPr>
        <w:t xml:space="preserve"> </w:t>
      </w:r>
    </w:p>
    <w:p w:rsidR="00000000" w:rsidDel="00000000" w:rsidP="00000000" w:rsidRDefault="00000000" w:rsidRPr="00000000" w14:paraId="00000065">
      <w:pPr>
        <w:spacing w:before="240" w:line="240" w:lineRule="auto"/>
        <w:rPr/>
      </w:pPr>
      <w:r w:rsidDel="00000000" w:rsidR="00000000" w:rsidRPr="00000000">
        <w:rPr>
          <w:rtl w:val="0"/>
        </w:rPr>
        <w:t xml:space="preserve">11. Outdated/Past Versions of JumpDocs: Perks from outdated or past versions of JumpDocs are considered as "different perks" and will have separate effects, interactions. They will also have a stacking effect</w:t>
      </w:r>
    </w:p>
    <w:p w:rsidR="00000000" w:rsidDel="00000000" w:rsidP="00000000" w:rsidRDefault="00000000" w:rsidRPr="00000000" w14:paraId="00000066">
      <w:pPr>
        <w:spacing w:before="240" w:line="240" w:lineRule="auto"/>
        <w:rPr/>
      </w:pPr>
      <w:r w:rsidDel="00000000" w:rsidR="00000000" w:rsidRPr="00000000">
        <w:rPr>
          <w:rtl w:val="0"/>
        </w:rPr>
        <w:t xml:space="preserve"> </w:t>
      </w:r>
    </w:p>
    <w:p w:rsidR="00000000" w:rsidDel="00000000" w:rsidP="00000000" w:rsidRDefault="00000000" w:rsidRPr="00000000" w14:paraId="00000067">
      <w:pPr>
        <w:spacing w:before="240" w:line="240" w:lineRule="auto"/>
        <w:rPr/>
      </w:pPr>
      <w:r w:rsidDel="00000000" w:rsidR="00000000" w:rsidRPr="00000000">
        <w:rPr>
          <w:rtl w:val="0"/>
        </w:rPr>
        <w:t xml:space="preserve">12. Copies of Items: If an item is purchased multiple times, copies of that item will be generated.</w:t>
      </w:r>
    </w:p>
    <w:p w:rsidR="00000000" w:rsidDel="00000000" w:rsidP="00000000" w:rsidRDefault="00000000" w:rsidRPr="00000000" w14:paraId="00000068">
      <w:pPr>
        <w:spacing w:before="240" w:line="240" w:lineRule="auto"/>
        <w:rPr/>
      </w:pPr>
      <w:r w:rsidDel="00000000" w:rsidR="00000000" w:rsidRPr="00000000">
        <w:rPr>
          <w:rtl w:val="0"/>
        </w:rPr>
        <w:t xml:space="preserve"> </w:t>
      </w:r>
    </w:p>
    <w:p w:rsidR="00000000" w:rsidDel="00000000" w:rsidP="00000000" w:rsidRDefault="00000000" w:rsidRPr="00000000" w14:paraId="00000069">
      <w:pPr>
        <w:spacing w:before="240" w:line="240" w:lineRule="auto"/>
        <w:rPr/>
      </w:pPr>
      <w:r w:rsidDel="00000000" w:rsidR="00000000" w:rsidRPr="00000000">
        <w:rPr>
          <w:rtl w:val="0"/>
        </w:rPr>
        <w:t xml:space="preserve">13. Amplification of Drawbacks: Mandatory drawbacks compatible with ongoing drawbacks from other JumpDocs or the CYOA will amplify their effects.</w:t>
      </w:r>
    </w:p>
    <w:p w:rsidR="00000000" w:rsidDel="00000000" w:rsidP="00000000" w:rsidRDefault="00000000" w:rsidRPr="00000000" w14:paraId="0000006A">
      <w:pPr>
        <w:spacing w:before="240" w:line="240" w:lineRule="auto"/>
        <w:rPr/>
      </w:pPr>
      <w:r w:rsidDel="00000000" w:rsidR="00000000" w:rsidRPr="00000000">
        <w:rPr>
          <w:rtl w:val="0"/>
        </w:rPr>
        <w:t xml:space="preserve"> </w:t>
      </w:r>
    </w:p>
    <w:p w:rsidR="00000000" w:rsidDel="00000000" w:rsidP="00000000" w:rsidRDefault="00000000" w:rsidRPr="00000000" w14:paraId="0000006B">
      <w:pPr>
        <w:spacing w:before="240" w:line="240" w:lineRule="auto"/>
        <w:rPr/>
      </w:pPr>
      <w:r w:rsidDel="00000000" w:rsidR="00000000" w:rsidRPr="00000000">
        <w:rPr>
          <w:rtl w:val="0"/>
        </w:rPr>
        <w:t xml:space="preserve">14. Mandatory Drawbacks and CP: Mandatory drawbacks do not grant CP. They are additional challenges or limitations without any CP rewards.</w:t>
      </w:r>
    </w:p>
    <w:p w:rsidR="00000000" w:rsidDel="00000000" w:rsidP="00000000" w:rsidRDefault="00000000" w:rsidRPr="00000000" w14:paraId="0000006C">
      <w:pPr>
        <w:spacing w:before="240" w:line="240" w:lineRule="auto"/>
        <w:rPr>
          <w:b w:val="1"/>
          <w:i w:val="1"/>
        </w:rPr>
      </w:pPr>
      <w:r w:rsidDel="00000000" w:rsidR="00000000" w:rsidRPr="00000000">
        <w:rPr>
          <w:b w:val="1"/>
          <w:i w:val="1"/>
          <w:rtl w:val="0"/>
        </w:rPr>
        <w:t xml:space="preserve">Of course, you have to buy everything. It's called a MALL for a reason.</w:t>
      </w:r>
    </w:p>
    <w:p w:rsidR="00000000" w:rsidDel="00000000" w:rsidP="00000000" w:rsidRDefault="00000000" w:rsidRPr="00000000" w14:paraId="0000006D">
      <w:pPr>
        <w:spacing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E">
      <w:pPr>
        <w:spacing w:before="240" w:line="240" w:lineRule="auto"/>
        <w:rPr>
          <w:sz w:val="24"/>
          <w:szCs w:val="24"/>
        </w:rPr>
      </w:pPr>
      <w:r w:rsidDel="00000000" w:rsidR="00000000" w:rsidRPr="00000000">
        <w:rPr>
          <w:sz w:val="24"/>
          <w:szCs w:val="24"/>
          <w:rtl w:val="0"/>
        </w:rPr>
        <w:t xml:space="preserve">Regarding Companions</w:t>
      </w:r>
    </w:p>
    <w:p w:rsidR="00000000" w:rsidDel="00000000" w:rsidP="00000000" w:rsidRDefault="00000000" w:rsidRPr="00000000" w14:paraId="0000006F">
      <w:pPr>
        <w:spacing w:before="240" w:line="240" w:lineRule="auto"/>
        <w:rPr/>
      </w:pPr>
      <w:r w:rsidDel="00000000" w:rsidR="00000000" w:rsidRPr="00000000">
        <w:rPr>
          <w:rtl w:val="0"/>
        </w:rPr>
        <w:t xml:space="preserve">1. Companions as Followers: Anyone can be a follower, and in the context of the CELESTIAL MALL, Companions will be treated as followers. *Followers as defined by Jumpchain</w:t>
      </w:r>
    </w:p>
    <w:p w:rsidR="00000000" w:rsidDel="00000000" w:rsidP="00000000" w:rsidRDefault="00000000" w:rsidRPr="00000000" w14:paraId="00000070">
      <w:pPr>
        <w:spacing w:before="240" w:line="240" w:lineRule="auto"/>
        <w:rPr/>
      </w:pPr>
      <w:r w:rsidDel="00000000" w:rsidR="00000000" w:rsidRPr="00000000">
        <w:rPr>
          <w:rtl w:val="0"/>
        </w:rPr>
        <w:t xml:space="preserve"> </w:t>
      </w:r>
    </w:p>
    <w:p w:rsidR="00000000" w:rsidDel="00000000" w:rsidP="00000000" w:rsidRDefault="00000000" w:rsidRPr="00000000" w14:paraId="00000071">
      <w:pPr>
        <w:spacing w:before="240" w:line="240" w:lineRule="auto"/>
        <w:rPr/>
      </w:pPr>
      <w:r w:rsidDel="00000000" w:rsidR="00000000" w:rsidRPr="00000000">
        <w:rPr>
          <w:rtl w:val="0"/>
        </w:rPr>
        <w:t xml:space="preserve">2. Companions' Access to the CELESTIAL MALL: Companions do not have access to the CELESTIAL MALL. Only the customer can make purchases.</w:t>
      </w:r>
    </w:p>
    <w:p w:rsidR="00000000" w:rsidDel="00000000" w:rsidP="00000000" w:rsidRDefault="00000000" w:rsidRPr="00000000" w14:paraId="00000072">
      <w:pPr>
        <w:spacing w:before="240" w:line="240" w:lineRule="auto"/>
        <w:rPr/>
      </w:pPr>
      <w:r w:rsidDel="00000000" w:rsidR="00000000" w:rsidRPr="00000000">
        <w:rPr>
          <w:rtl w:val="0"/>
        </w:rPr>
        <w:t xml:space="preserve"> </w:t>
      </w:r>
    </w:p>
    <w:p w:rsidR="00000000" w:rsidDel="00000000" w:rsidP="00000000" w:rsidRDefault="00000000" w:rsidRPr="00000000" w14:paraId="00000073">
      <w:pPr>
        <w:spacing w:before="240" w:line="240" w:lineRule="auto"/>
        <w:rPr/>
      </w:pPr>
      <w:r w:rsidDel="00000000" w:rsidR="00000000" w:rsidRPr="00000000">
        <w:rPr>
          <w:rtl w:val="0"/>
        </w:rPr>
        <w:t xml:space="preserve">3. Empowering Companions: You have the ability to empower your companions using perks or items from the CELESTIAL MALL. However, empowering them will subject them to the drawbacks attached to those perks or items.</w:t>
      </w:r>
    </w:p>
    <w:p w:rsidR="00000000" w:rsidDel="00000000" w:rsidP="00000000" w:rsidRDefault="00000000" w:rsidRPr="00000000" w14:paraId="00000074">
      <w:pPr>
        <w:spacing w:before="240" w:line="240" w:lineRule="auto"/>
        <w:rPr/>
      </w:pPr>
      <w:r w:rsidDel="00000000" w:rsidR="00000000" w:rsidRPr="00000000">
        <w:rPr>
          <w:rtl w:val="0"/>
        </w:rPr>
        <w:t xml:space="preserve"> </w:t>
      </w:r>
    </w:p>
    <w:p w:rsidR="00000000" w:rsidDel="00000000" w:rsidP="00000000" w:rsidRDefault="00000000" w:rsidRPr="00000000" w14:paraId="00000075">
      <w:pPr>
        <w:spacing w:before="240" w:line="240" w:lineRule="auto"/>
        <w:rPr/>
      </w:pPr>
      <w:r w:rsidDel="00000000" w:rsidR="00000000" w:rsidRPr="00000000">
        <w:rPr>
          <w:rtl w:val="0"/>
        </w:rPr>
        <w:t xml:space="preserve">4. No CP for Companions: Companions cannot be given any CP. They do not have their own CP pool.</w:t>
      </w:r>
    </w:p>
    <w:p w:rsidR="00000000" w:rsidDel="00000000" w:rsidP="00000000" w:rsidRDefault="00000000" w:rsidRPr="00000000" w14:paraId="00000076">
      <w:pPr>
        <w:spacing w:before="240" w:line="240" w:lineRule="auto"/>
        <w:rPr/>
      </w:pPr>
      <w:r w:rsidDel="00000000" w:rsidR="00000000" w:rsidRPr="00000000">
        <w:rPr>
          <w:rtl w:val="0"/>
        </w:rPr>
        <w:t xml:space="preserve"> </w:t>
      </w:r>
    </w:p>
    <w:p w:rsidR="00000000" w:rsidDel="00000000" w:rsidP="00000000" w:rsidRDefault="00000000" w:rsidRPr="00000000" w14:paraId="00000077">
      <w:pPr>
        <w:spacing w:before="240" w:line="240" w:lineRule="auto"/>
        <w:rPr/>
      </w:pPr>
      <w:r w:rsidDel="00000000" w:rsidR="00000000" w:rsidRPr="00000000">
        <w:rPr>
          <w:rtl w:val="0"/>
        </w:rPr>
        <w:t xml:space="preserve">5. Fiat-Backed Powers: Companions' innate powers have been given "fiat backing," meaning their abilities will work anywhere, even outside their source jump.</w:t>
      </w:r>
    </w:p>
    <w:p w:rsidR="00000000" w:rsidDel="00000000" w:rsidP="00000000" w:rsidRDefault="00000000" w:rsidRPr="00000000" w14:paraId="00000078">
      <w:pPr>
        <w:spacing w:before="240" w:line="240" w:lineRule="auto"/>
        <w:rPr/>
      </w:pPr>
      <w:r w:rsidDel="00000000" w:rsidR="00000000" w:rsidRPr="00000000">
        <w:rPr>
          <w:rtl w:val="0"/>
        </w:rPr>
        <w:t xml:space="preserve"> </w:t>
      </w:r>
    </w:p>
    <w:p w:rsidR="00000000" w:rsidDel="00000000" w:rsidP="00000000" w:rsidRDefault="00000000" w:rsidRPr="00000000" w14:paraId="00000079">
      <w:pPr>
        <w:spacing w:before="240" w:line="240" w:lineRule="auto"/>
        <w:rPr/>
      </w:pPr>
      <w:r w:rsidDel="00000000" w:rsidR="00000000" w:rsidRPr="00000000">
        <w:rPr>
          <w:rtl w:val="0"/>
        </w:rPr>
        <w:t xml:space="preserve">6. Custom Companions: When purchasing a custom companion, you can use their source JumpDoc as normal in Jumpchain. However, you cannot use the Drawback section of their JumpDoc unless a specific perk demands it.</w:t>
      </w:r>
    </w:p>
    <w:p w:rsidR="00000000" w:rsidDel="00000000" w:rsidP="00000000" w:rsidRDefault="00000000" w:rsidRPr="00000000" w14:paraId="0000007A">
      <w:pPr>
        <w:spacing w:before="240" w:line="240" w:lineRule="auto"/>
        <w:rPr/>
      </w:pPr>
      <w:r w:rsidDel="00000000" w:rsidR="00000000" w:rsidRPr="00000000">
        <w:rPr>
          <w:rtl w:val="0"/>
        </w:rPr>
        <w:t xml:space="preserve">7. CP for Custom Companions: Custom companions do not receive CP unless explicitly stated in their source JumpDoc. If their JumpDoc does not mention CP or any other resource, they do not receive it.</w:t>
      </w:r>
    </w:p>
    <w:p w:rsidR="00000000" w:rsidDel="00000000" w:rsidP="00000000" w:rsidRDefault="00000000" w:rsidRPr="00000000" w14:paraId="0000007B">
      <w:pPr>
        <w:spacing w:before="240" w:line="240" w:lineRule="auto"/>
        <w:rPr/>
      </w:pPr>
      <w:r w:rsidDel="00000000" w:rsidR="00000000" w:rsidRPr="00000000">
        <w:rPr>
          <w:rtl w:val="0"/>
        </w:rPr>
        <w:t xml:space="preserve"> </w:t>
      </w:r>
    </w:p>
    <w:p w:rsidR="00000000" w:rsidDel="00000000" w:rsidP="00000000" w:rsidRDefault="00000000" w:rsidRPr="00000000" w14:paraId="0000007C">
      <w:pPr>
        <w:spacing w:before="240" w:line="240" w:lineRule="auto"/>
        <w:rPr/>
      </w:pPr>
      <w:r w:rsidDel="00000000" w:rsidR="00000000" w:rsidRPr="00000000">
        <w:rPr>
          <w:rtl w:val="0"/>
        </w:rPr>
        <w:t xml:space="preserve">8. In-Jump Memories: Companions, including custom companions, will have in-jump memories and/or memories of their previous lives.</w:t>
      </w:r>
    </w:p>
    <w:p w:rsidR="00000000" w:rsidDel="00000000" w:rsidP="00000000" w:rsidRDefault="00000000" w:rsidRPr="00000000" w14:paraId="0000007D">
      <w:pPr>
        <w:spacing w:before="240" w:line="240" w:lineRule="auto"/>
        <w:rPr/>
      </w:pPr>
      <w:r w:rsidDel="00000000" w:rsidR="00000000" w:rsidRPr="00000000">
        <w:rPr>
          <w:rtl w:val="0"/>
        </w:rPr>
        <w:t xml:space="preserve"> </w:t>
      </w:r>
    </w:p>
    <w:p w:rsidR="00000000" w:rsidDel="00000000" w:rsidP="00000000" w:rsidRDefault="00000000" w:rsidRPr="00000000" w14:paraId="0000007E">
      <w:pPr>
        <w:spacing w:before="240" w:line="240" w:lineRule="auto"/>
        <w:rPr/>
      </w:pPr>
      <w:r w:rsidDel="00000000" w:rsidR="00000000" w:rsidRPr="00000000">
        <w:rPr>
          <w:rtl w:val="0"/>
        </w:rPr>
        <w:t xml:space="preserve">9. Custom Companions' Build: The build of custom companions, including their perks, is considered part of their "body mod" and is included in their existence.</w:t>
      </w:r>
    </w:p>
    <w:p w:rsidR="00000000" w:rsidDel="00000000" w:rsidP="00000000" w:rsidRDefault="00000000" w:rsidRPr="00000000" w14:paraId="0000007F">
      <w:pPr>
        <w:spacing w:before="240" w:line="240" w:lineRule="auto"/>
        <w:rPr/>
      </w:pPr>
      <w:r w:rsidDel="00000000" w:rsidR="00000000" w:rsidRPr="00000000">
        <w:rPr>
          <w:rtl w:val="0"/>
        </w:rPr>
        <w:t xml:space="preserve"> </w:t>
      </w:r>
    </w:p>
    <w:p w:rsidR="00000000" w:rsidDel="00000000" w:rsidP="00000000" w:rsidRDefault="00000000" w:rsidRPr="00000000" w14:paraId="00000080">
      <w:pPr>
        <w:spacing w:before="240" w:line="240" w:lineRule="auto"/>
        <w:rPr/>
      </w:pPr>
      <w:r w:rsidDel="00000000" w:rsidR="00000000" w:rsidRPr="00000000">
        <w:rPr>
          <w:rtl w:val="0"/>
        </w:rPr>
        <w:t xml:space="preserve">Disclaimers and Guarantees section</w:t>
      </w:r>
    </w:p>
    <w:p w:rsidR="00000000" w:rsidDel="00000000" w:rsidP="00000000" w:rsidRDefault="00000000" w:rsidRPr="00000000" w14:paraId="00000081">
      <w:pPr>
        <w:spacing w:before="240" w:line="240" w:lineRule="auto"/>
        <w:rPr/>
      </w:pPr>
      <w:r w:rsidDel="00000000" w:rsidR="00000000" w:rsidRPr="00000000">
        <w:rPr>
          <w:rtl w:val="0"/>
        </w:rPr>
        <w:t xml:space="preserve"> </w:t>
      </w:r>
    </w:p>
    <w:p w:rsidR="00000000" w:rsidDel="00000000" w:rsidP="00000000" w:rsidRDefault="00000000" w:rsidRPr="00000000" w14:paraId="00000082">
      <w:pPr>
        <w:spacing w:before="240" w:line="240" w:lineRule="auto"/>
        <w:rPr>
          <w:i w:val="1"/>
        </w:rPr>
      </w:pPr>
      <w:r w:rsidDel="00000000" w:rsidR="00000000" w:rsidRPr="00000000">
        <w:rPr>
          <w:i w:val="1"/>
          <w:rtl w:val="0"/>
        </w:rPr>
        <w:t xml:space="preserve">Celestial Mall is not responsible for any insanity, brain melting, soul implosions, </w:t>
      </w:r>
      <w:ins w:author="Anonymous" w:id="17" w:date="2024-01-13T23:31:00Z">
        <w:commentRangeStart w:id="1"/>
        <w:commentRangeStart w:id="1"/>
        <w:commentRangeEnd w:id="1"/>
        <w:r w:rsidDel="00000000" w:rsidR="00000000" w:rsidRPr="00000000">
          <w:commentReference w:id="1"/>
        </w:r>
        <w:r w:rsidDel="00000000" w:rsidR="00000000" w:rsidRPr="00000000">
          <w:rPr>
            <w:i w:val="1"/>
            <w:rtl w:val="0"/>
            <w:rPrChange w:author="Anonymous" w:id="18" w:date="2024-01-13T23:31:00Z">
              <w:rPr>
                <w:i w:val="1"/>
              </w:rPr>
            </w:rPrChange>
          </w:rPr>
          <w:t xml:space="preserve">etc.</w:t>
        </w:r>
      </w:ins>
      <w:del w:author="Anonymous" w:id="17" w:date="2024-01-13T23:31:00Z">
        <w:r w:rsidDel="00000000" w:rsidR="00000000" w:rsidRPr="00000000">
          <w:rPr>
            <w:i w:val="1"/>
            <w:rtl w:val="0"/>
            <w:rPrChange w:author="Anonymous" w:id="18" w:date="2024-01-13T23:31:00Z">
              <w:rPr>
                <w:i w:val="1"/>
              </w:rPr>
            </w:rPrChange>
          </w:rPr>
          <w:delText xml:space="preserve">and etc.</w:delText>
        </w:r>
      </w:del>
      <w:r w:rsidDel="00000000" w:rsidR="00000000" w:rsidRPr="00000000">
        <w:rPr>
          <w:i w:val="1"/>
          <w:rtl w:val="0"/>
        </w:rPr>
        <w:t xml:space="preserve"> caused by memetic hazards and origin memories!</w:t>
      </w:r>
    </w:p>
    <w:p w:rsidR="00000000" w:rsidDel="00000000" w:rsidP="00000000" w:rsidRDefault="00000000" w:rsidRPr="00000000" w14:paraId="00000083">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84">
      <w:pPr>
        <w:spacing w:before="240" w:line="240" w:lineRule="auto"/>
        <w:rPr>
          <w:i w:val="1"/>
        </w:rPr>
      </w:pPr>
      <w:r w:rsidDel="00000000" w:rsidR="00000000" w:rsidRPr="00000000">
        <w:rPr>
          <w:i w:val="1"/>
          <w:rtl w:val="0"/>
        </w:rPr>
        <w:t xml:space="preserve">Celestial Mall is not responsible for any death, torture, dismemberment, castration, reality and causality collapse and etc. caused by yanderes!</w:t>
      </w:r>
    </w:p>
    <w:p w:rsidR="00000000" w:rsidDel="00000000" w:rsidP="00000000" w:rsidRDefault="00000000" w:rsidRPr="00000000" w14:paraId="00000085">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86">
      <w:pPr>
        <w:spacing w:before="240" w:line="240" w:lineRule="auto"/>
        <w:rPr>
          <w:i w:val="1"/>
        </w:rPr>
      </w:pPr>
      <w:r w:rsidDel="00000000" w:rsidR="00000000" w:rsidRPr="00000000">
        <w:rPr>
          <w:i w:val="1"/>
          <w:rtl w:val="0"/>
        </w:rPr>
        <w:t xml:space="preserve">Celestial Mall is not responsible for any damages to forests, houses, buildings, bases, babies, oceans, swimming pools, etc. caused by flaming hair and other appendages!</w:t>
      </w:r>
    </w:p>
    <w:p w:rsidR="00000000" w:rsidDel="00000000" w:rsidP="00000000" w:rsidRDefault="00000000" w:rsidRPr="00000000" w14:paraId="00000087">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88">
      <w:pPr>
        <w:spacing w:before="240" w:line="240" w:lineRule="auto"/>
        <w:rPr>
          <w:i w:val="1"/>
        </w:rPr>
      </w:pPr>
      <w:r w:rsidDel="00000000" w:rsidR="00000000" w:rsidRPr="00000000">
        <w:rPr>
          <w:i w:val="1"/>
          <w:rtl w:val="0"/>
        </w:rPr>
        <w:t xml:space="preserve">Celestial Mall is not responsible for any incursions, butterfly effects, paradox, being unborn, and every other unintended effects caused by time manipulation!</w:t>
      </w:r>
    </w:p>
    <w:p w:rsidR="00000000" w:rsidDel="00000000" w:rsidP="00000000" w:rsidRDefault="00000000" w:rsidRPr="00000000" w14:paraId="00000089">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8A">
      <w:pPr>
        <w:spacing w:before="240" w:line="240" w:lineRule="auto"/>
        <w:rPr>
          <w:i w:val="1"/>
        </w:rPr>
      </w:pPr>
      <w:r w:rsidDel="00000000" w:rsidR="00000000" w:rsidRPr="00000000">
        <w:rPr>
          <w:i w:val="1"/>
          <w:rtl w:val="0"/>
        </w:rPr>
        <w:t xml:space="preserve">Celestial Mall is not responsible for any humiliation, general cringiness and reputation gains as a sexual deviant cause by transformations to magical girls!</w:t>
      </w:r>
    </w:p>
    <w:p w:rsidR="00000000" w:rsidDel="00000000" w:rsidP="00000000" w:rsidRDefault="00000000" w:rsidRPr="00000000" w14:paraId="0000008B">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8C">
      <w:pPr>
        <w:spacing w:before="240" w:line="240" w:lineRule="auto"/>
        <w:rPr>
          <w:i w:val="1"/>
        </w:rPr>
      </w:pPr>
      <w:r w:rsidDel="00000000" w:rsidR="00000000" w:rsidRPr="00000000">
        <w:rPr>
          <w:i w:val="1"/>
          <w:rtl w:val="0"/>
        </w:rPr>
        <w:t xml:space="preserve">Celestial Mall is not responsible for any lives, solar systems, universe, timelines and other forms of existence ruined by hyper-evolving super viruses!</w:t>
      </w:r>
    </w:p>
    <w:p w:rsidR="00000000" w:rsidDel="00000000" w:rsidP="00000000" w:rsidRDefault="00000000" w:rsidRPr="00000000" w14:paraId="0000008D">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8E">
      <w:pPr>
        <w:spacing w:before="240" w:line="240" w:lineRule="auto"/>
        <w:rPr>
          <w:i w:val="1"/>
        </w:rPr>
      </w:pPr>
      <w:r w:rsidDel="00000000" w:rsidR="00000000" w:rsidRPr="00000000">
        <w:rPr>
          <w:i w:val="1"/>
          <w:rtl w:val="0"/>
        </w:rPr>
        <w:t xml:space="preserve">Celestial Mall is not responsible for any apocalypse, societal collapse, religious war, incestuous leanings caused by 'too much' 'charisma','loyalty','beauty' and 'sex' perks!</w:t>
      </w:r>
    </w:p>
    <w:p w:rsidR="00000000" w:rsidDel="00000000" w:rsidP="00000000" w:rsidRDefault="00000000" w:rsidRPr="00000000" w14:paraId="0000008F">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0">
      <w:pPr>
        <w:spacing w:before="240" w:line="240" w:lineRule="auto"/>
        <w:rPr>
          <w:i w:val="1"/>
        </w:rPr>
      </w:pPr>
      <w:r w:rsidDel="00000000" w:rsidR="00000000" w:rsidRPr="00000000">
        <w:rPr>
          <w:i w:val="1"/>
          <w:rtl w:val="0"/>
        </w:rPr>
        <w:t xml:space="preserve">Celestial Mall is not responsible for any obsession, mind breaking, and psychological breakdown of everyone up to and including aspects of reality caused by fluffy tails!</w:t>
      </w:r>
    </w:p>
    <w:p w:rsidR="00000000" w:rsidDel="00000000" w:rsidP="00000000" w:rsidRDefault="00000000" w:rsidRPr="00000000" w14:paraId="00000091">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2">
      <w:pPr>
        <w:spacing w:before="240" w:line="240" w:lineRule="auto"/>
        <w:rPr>
          <w:i w:val="1"/>
        </w:rPr>
      </w:pPr>
      <w:r w:rsidDel="00000000" w:rsidR="00000000" w:rsidRPr="00000000">
        <w:rPr>
          <w:i w:val="1"/>
          <w:rtl w:val="0"/>
        </w:rPr>
        <w:t xml:space="preserve">Celestial Mall is not responsible for any erasure of people, buildings, concepts and general existence caused by irresponsible, out of control, and improper use of reality warping!</w:t>
      </w:r>
    </w:p>
    <w:p w:rsidR="00000000" w:rsidDel="00000000" w:rsidP="00000000" w:rsidRDefault="00000000" w:rsidRPr="00000000" w14:paraId="00000093">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4">
      <w:pPr>
        <w:spacing w:before="240" w:line="240" w:lineRule="auto"/>
        <w:rPr>
          <w:i w:val="1"/>
        </w:rPr>
      </w:pPr>
      <w:r w:rsidDel="00000000" w:rsidR="00000000" w:rsidRPr="00000000">
        <w:rPr>
          <w:i w:val="1"/>
          <w:rtl w:val="0"/>
        </w:rPr>
        <w:t xml:space="preserve">Celestial Mall urges customers to use reality warping sober!</w:t>
      </w:r>
    </w:p>
    <w:p w:rsidR="00000000" w:rsidDel="00000000" w:rsidP="00000000" w:rsidRDefault="00000000" w:rsidRPr="00000000" w14:paraId="00000095">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6">
      <w:pPr>
        <w:spacing w:before="240" w:line="240" w:lineRule="auto"/>
        <w:rPr>
          <w:i w:val="1"/>
        </w:rPr>
      </w:pPr>
      <w:r w:rsidDel="00000000" w:rsidR="00000000" w:rsidRPr="00000000">
        <w:rPr>
          <w:i w:val="1"/>
          <w:rtl w:val="0"/>
        </w:rPr>
        <w:t xml:space="preserve">Celestial Mall urges customers to only make purchases while sober!</w:t>
      </w:r>
    </w:p>
    <w:p w:rsidR="00000000" w:rsidDel="00000000" w:rsidP="00000000" w:rsidRDefault="00000000" w:rsidRPr="00000000" w14:paraId="00000097">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8">
      <w:pPr>
        <w:spacing w:before="240" w:line="240" w:lineRule="auto"/>
        <w:rPr>
          <w:i w:val="1"/>
        </w:rPr>
      </w:pPr>
      <w:r w:rsidDel="00000000" w:rsidR="00000000" w:rsidRPr="00000000">
        <w:rPr>
          <w:i w:val="1"/>
          <w:rtl w:val="0"/>
        </w:rPr>
        <w:t xml:space="preserve">Celestial Mall guarantees that no JumpChan will interfere with your wares.</w:t>
      </w:r>
    </w:p>
    <w:p w:rsidR="00000000" w:rsidDel="00000000" w:rsidP="00000000" w:rsidRDefault="00000000" w:rsidRPr="00000000" w14:paraId="00000099">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A">
      <w:pPr>
        <w:spacing w:before="240" w:line="240" w:lineRule="auto"/>
        <w:rPr>
          <w:i w:val="1"/>
        </w:rPr>
      </w:pPr>
      <w:r w:rsidDel="00000000" w:rsidR="00000000" w:rsidRPr="00000000">
        <w:rPr>
          <w:i w:val="1"/>
          <w:rtl w:val="0"/>
        </w:rPr>
        <w:t xml:space="preserve">Celestial Mall guarantees that no JumpChan will interfere with your life.</w:t>
      </w:r>
    </w:p>
    <w:p w:rsidR="00000000" w:rsidDel="00000000" w:rsidP="00000000" w:rsidRDefault="00000000" w:rsidRPr="00000000" w14:paraId="0000009B">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C">
      <w:pPr>
        <w:spacing w:before="240" w:line="240" w:lineRule="auto"/>
        <w:rPr>
          <w:i w:val="1"/>
        </w:rPr>
      </w:pPr>
      <w:r w:rsidDel="00000000" w:rsidR="00000000" w:rsidRPr="00000000">
        <w:rPr>
          <w:i w:val="1"/>
          <w:rtl w:val="0"/>
        </w:rPr>
        <w:t xml:space="preserve">Celestial Mall guarantees that no JumpChan will ever contact you. A lot of JumpChans will try to scam you just for laughs…they are very VERY bored.</w:t>
      </w:r>
    </w:p>
    <w:p w:rsidR="00000000" w:rsidDel="00000000" w:rsidP="00000000" w:rsidRDefault="00000000" w:rsidRPr="00000000" w14:paraId="0000009D">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9E">
      <w:pPr>
        <w:spacing w:before="240" w:line="240" w:lineRule="auto"/>
        <w:rPr>
          <w:b w:val="1"/>
          <w:i w:val="1"/>
        </w:rPr>
      </w:pPr>
      <w:r w:rsidDel="00000000" w:rsidR="00000000" w:rsidRPr="00000000">
        <w:rPr>
          <w:i w:val="1"/>
          <w:rtl w:val="0"/>
        </w:rPr>
        <w:t xml:space="preserve">Celestial Mall guarantees that you are not subject to "you are boring and I'm abandoning you" policy of JumpChan as </w:t>
      </w:r>
      <w:r w:rsidDel="00000000" w:rsidR="00000000" w:rsidRPr="00000000">
        <w:rPr>
          <w:b w:val="1"/>
          <w:i w:val="1"/>
          <w:rtl w:val="0"/>
        </w:rPr>
        <w:t xml:space="preserve">You are being watch by a lot of JumpChans</w:t>
      </w:r>
    </w:p>
    <w:p w:rsidR="00000000" w:rsidDel="00000000" w:rsidP="00000000" w:rsidRDefault="00000000" w:rsidRPr="00000000" w14:paraId="0000009F">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A0">
      <w:pPr>
        <w:spacing w:before="240" w:line="240" w:lineRule="auto"/>
        <w:rPr>
          <w:i w:val="1"/>
        </w:rPr>
      </w:pPr>
      <w:r w:rsidDel="00000000" w:rsidR="00000000" w:rsidRPr="00000000">
        <w:rPr>
          <w:i w:val="1"/>
          <w:rtl w:val="0"/>
        </w:rPr>
        <w:t xml:space="preserve">Celestial Mall does not sponsor or sell to Renegades</w:t>
      </w:r>
    </w:p>
    <w:p w:rsidR="00000000" w:rsidDel="00000000" w:rsidP="00000000" w:rsidRDefault="00000000" w:rsidRPr="00000000" w14:paraId="000000A1">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A2">
      <w:pPr>
        <w:spacing w:before="240" w:line="240" w:lineRule="auto"/>
        <w:rPr>
          <w:i w:val="1"/>
        </w:rPr>
      </w:pPr>
      <w:r w:rsidDel="00000000" w:rsidR="00000000" w:rsidRPr="00000000">
        <w:rPr>
          <w:i w:val="1"/>
          <w:rtl w:val="0"/>
        </w:rPr>
        <w:t xml:space="preserve">Celestial Mall does not sell Renegade JumpDocs or equivalent</w:t>
      </w:r>
    </w:p>
    <w:p w:rsidR="00000000" w:rsidDel="00000000" w:rsidP="00000000" w:rsidRDefault="00000000" w:rsidRPr="00000000" w14:paraId="000000A3">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A4">
      <w:pPr>
        <w:spacing w:before="240" w:line="240" w:lineRule="auto"/>
        <w:rPr>
          <w:i w:val="1"/>
        </w:rPr>
      </w:pPr>
      <w:r w:rsidDel="00000000" w:rsidR="00000000" w:rsidRPr="00000000">
        <w:rPr>
          <w:i w:val="1"/>
          <w:rtl w:val="0"/>
        </w:rPr>
        <w:t xml:space="preserve">Celestial Mall does not sell Out-of-context JumpDocs as they are not streamlined yet</w:t>
      </w:r>
    </w:p>
    <w:p w:rsidR="00000000" w:rsidDel="00000000" w:rsidP="00000000" w:rsidRDefault="00000000" w:rsidRPr="00000000" w14:paraId="000000A5">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A6">
      <w:pPr>
        <w:spacing w:before="240" w:line="240" w:lineRule="auto"/>
        <w:rPr>
          <w:i w:val="1"/>
        </w:rPr>
      </w:pPr>
      <w:r w:rsidDel="00000000" w:rsidR="00000000" w:rsidRPr="00000000">
        <w:rPr>
          <w:i w:val="1"/>
          <w:rtl w:val="0"/>
        </w:rPr>
        <w:t xml:space="preserve">Celestial Mall does not sell NSFW JumpDoc to customers inflicted with Pint Sized drawback or those equivalent to under 21 years old human</w:t>
      </w:r>
    </w:p>
    <w:p w:rsidR="00000000" w:rsidDel="00000000" w:rsidP="00000000" w:rsidRDefault="00000000" w:rsidRPr="00000000" w14:paraId="000000A7">
      <w:pPr>
        <w:spacing w:before="240" w:line="240" w:lineRule="auto"/>
        <w:rPr>
          <w:i w:val="1"/>
        </w:rPr>
      </w:pPr>
      <w:r w:rsidDel="00000000" w:rsidR="00000000" w:rsidRPr="00000000">
        <w:rPr>
          <w:i w:val="1"/>
          <w:rtl w:val="0"/>
        </w:rPr>
        <w:t xml:space="preserve"> </w:t>
      </w:r>
    </w:p>
    <w:p w:rsidR="00000000" w:rsidDel="00000000" w:rsidP="00000000" w:rsidRDefault="00000000" w:rsidRPr="00000000" w14:paraId="000000A8">
      <w:pPr>
        <w:spacing w:before="240" w:line="240" w:lineRule="auto"/>
        <w:rPr>
          <w:i w:val="1"/>
        </w:rPr>
      </w:pPr>
      <w:r w:rsidDel="00000000" w:rsidR="00000000" w:rsidRPr="00000000">
        <w:rPr>
          <w:i w:val="1"/>
          <w:rtl w:val="0"/>
        </w:rPr>
        <w:t xml:space="preserve">Celestial Mall's motto is 'Superior Infinity at your service!'</w:t>
      </w:r>
    </w:p>
    <w:p w:rsidR="00000000" w:rsidDel="00000000" w:rsidP="00000000" w:rsidRDefault="00000000" w:rsidRPr="00000000" w14:paraId="000000A9">
      <w:pPr>
        <w:spacing w:line="240" w:lineRule="auto"/>
        <w:ind w:left="360" w:firstLine="0"/>
        <w:rPr/>
      </w:pPr>
      <w:r w:rsidDel="00000000" w:rsidR="00000000" w:rsidRPr="00000000">
        <w:rPr>
          <w:rtl w:val="0"/>
        </w:rPr>
        <w:t xml:space="preserve"> </w:t>
      </w:r>
      <w:ins w:author="Xeno 7100" w:id="19" w:date="2025-07-25T03:33:49Z">
        <w:r w:rsidDel="00000000" w:rsidR="00000000" w:rsidRPr="00000000">
          <w:fldChar w:fldCharType="begin"/>
        </w:r>
        <w:r w:rsidDel="00000000" w:rsidR="00000000" w:rsidRPr="00000000">
          <w:instrText xml:space="preserve">HYPERLINK "https://ltouroumov.github.io/worm-cyoa-v6-fork/viewer/"</w:instrText>
        </w:r>
        <w:r w:rsidDel="00000000" w:rsidR="00000000" w:rsidRPr="00000000">
          <w:fldChar w:fldCharType="separate"/>
        </w:r>
        <w:r w:rsidDel="00000000" w:rsidR="00000000" w:rsidRPr="00000000">
          <w:rPr>
            <w:color w:val="1155cc"/>
            <w:u w:val="single"/>
            <w:rtl w:val="0"/>
          </w:rPr>
          <w:t xml:space="preserve">Interactive CYOA</w:t>
        </w:r>
        <w:r w:rsidDel="00000000" w:rsidR="00000000" w:rsidRPr="00000000">
          <w:fldChar w:fldCharType="end"/>
        </w:r>
      </w:ins>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CYOA 6 </w:t>
      </w:r>
      <w:hyperlink r:id="rId7">
        <w:r w:rsidDel="00000000" w:rsidR="00000000" w:rsidRPr="00000000">
          <w:rPr>
            <w:color w:val="1155cc"/>
            <w:u w:val="single"/>
            <w:rtl w:val="0"/>
          </w:rPr>
          <w:t xml:space="preserve">https://ltouroumov.github.io/worm-cyoa-v6-fork/viewer/</w:t>
        </w:r>
      </w:hyperlink>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Celestial Forge V3: </w:t>
      </w:r>
    </w:p>
    <w:p w:rsidR="00000000" w:rsidDel="00000000" w:rsidP="00000000" w:rsidRDefault="00000000" w:rsidRPr="00000000" w14:paraId="000000AD">
      <w:pPr>
        <w:spacing w:line="240" w:lineRule="auto"/>
        <w:rPr/>
      </w:pPr>
      <w:hyperlink r:id="rId8">
        <w:r w:rsidDel="00000000" w:rsidR="00000000" w:rsidRPr="00000000">
          <w:rPr>
            <w:color w:val="1155cc"/>
            <w:u w:val="single"/>
            <w:rtl w:val="0"/>
          </w:rPr>
          <w:t xml:space="preserve">https://docs.google.com/document/d/1bIrBVFTVRXfmmbmqgQCbZSa8aB-NljtOIyaZ3gGNAs4/edit</w:t>
        </w:r>
      </w:hyperlink>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1" w:date="2024-01-13T23:31:1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'and so forth'</w:t>
      </w:r>
    </w:p>
  </w:comment>
  <w:comment w:author="Amryn El" w:id="0" w:date="2023-09-17T08:44:1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needs to mention where we can appear, otherwise the Setting section needs to be available to choose our starting location (even if the choices are  limited)? Also are our choices of starting time in the Scenario section limited?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touroumov.github.io/worm-cyoa-v6-fork/viewer/" TargetMode="External"/><Relationship Id="rId8" Type="http://schemas.openxmlformats.org/officeDocument/2006/relationships/hyperlink" Target="https://docs.google.com/document/d/1bIrBVFTVRXfmmbmqgQCbZSa8aB-NljtOIyaZ3gGNAs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